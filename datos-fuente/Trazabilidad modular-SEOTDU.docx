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FC89" w14:textId="77777777" w:rsidR="005F4B1B" w:rsidRDefault="005F4B1B" w:rsidP="005F4B1B">
      <w:pPr>
        <w:pStyle w:val="Ttulo4"/>
        <w:tabs>
          <w:tab w:val="left" w:pos="3350"/>
        </w:tabs>
        <w:rPr>
          <w:lang w:val="es-ES"/>
        </w:rPr>
      </w:pPr>
      <w:bookmarkStart w:id="0" w:name="_Toc242374081"/>
      <w:r>
        <w:rPr>
          <w:lang w:val="es-ES"/>
        </w:rPr>
        <w:t>Trazabilidad modular</w:t>
      </w:r>
      <w:bookmarkEnd w:id="0"/>
    </w:p>
    <w:p w14:paraId="643C0AAE" w14:textId="77777777" w:rsidR="005F4B1B" w:rsidRDefault="005F4B1B" w:rsidP="005F4B1B">
      <w:r>
        <w:t>La</w:t>
      </w:r>
      <w:r w:rsidRPr="00564D0F">
        <w:t xml:space="preserve"> navegación e interacción de la plataforma</w:t>
      </w:r>
      <w:r>
        <w:t xml:space="preserve"> está</w:t>
      </w:r>
      <w:r w:rsidRPr="00564D0F">
        <w:t xml:space="preserve"> estructurada </w:t>
      </w:r>
      <w:r>
        <w:t>de forma</w:t>
      </w:r>
      <w:r w:rsidRPr="00564D0F">
        <w:t xml:space="preserve"> lógica en tres momentos clave: </w:t>
      </w:r>
      <w:r>
        <w:t xml:space="preserve">1) </w:t>
      </w:r>
      <w:r w:rsidRPr="00564D0F">
        <w:t xml:space="preserve">el acceso y contexto inicial, </w:t>
      </w:r>
      <w:r>
        <w:t xml:space="preserve">2) </w:t>
      </w:r>
      <w:r w:rsidRPr="00564D0F">
        <w:t xml:space="preserve">la exploración a través del geovisor y, finalmente, </w:t>
      </w:r>
      <w:r>
        <w:t xml:space="preserve">3) </w:t>
      </w:r>
      <w:r w:rsidRPr="00564D0F">
        <w:t>la consulta profunda en el catálogo</w:t>
      </w:r>
      <w:r>
        <w:t xml:space="preserve"> documental de instrumentos</w:t>
      </w:r>
      <w:r w:rsidRPr="00564D0F">
        <w:t xml:space="preserve">. </w:t>
      </w:r>
    </w:p>
    <w:p w14:paraId="6E72993D" w14:textId="77777777" w:rsidR="005F4B1B" w:rsidRDefault="005F4B1B" w:rsidP="005F4B1B">
      <w:r w:rsidRPr="00564D0F">
        <w:t>Este esquema detalla paso a paso el recorrido del usuario</w:t>
      </w:r>
      <w:r>
        <w:t xml:space="preserve"> general</w:t>
      </w:r>
      <w:r w:rsidRPr="00564D0F">
        <w:t>, desde que inicia la plataforma y selecciona un</w:t>
      </w:r>
      <w:r>
        <w:t>o de los 5</w:t>
      </w:r>
      <w:r w:rsidRPr="00564D0F">
        <w:t xml:space="preserve"> módulo</w:t>
      </w:r>
      <w:r>
        <w:t>s propuestos, habilitando la selección del conocer el</w:t>
      </w:r>
      <w:r w:rsidRPr="00564D0F">
        <w:t xml:space="preserve"> </w:t>
      </w:r>
      <w:r>
        <w:t xml:space="preserve">mapa base, el </w:t>
      </w:r>
      <w:r w:rsidRPr="00564D0F">
        <w:t>diagnóstico</w:t>
      </w:r>
      <w:r>
        <w:t xml:space="preserve"> (desempeño territorial) y</w:t>
      </w:r>
      <w:r w:rsidRPr="00564D0F">
        <w:t xml:space="preserve"> </w:t>
      </w:r>
      <w:r>
        <w:t xml:space="preserve">las </w:t>
      </w:r>
      <w:r w:rsidRPr="00564D0F">
        <w:t>estrategia</w:t>
      </w:r>
      <w:r>
        <w:t>s propuestas por el PEOTDU (estrategia territorial)</w:t>
      </w:r>
      <w:r w:rsidRPr="00564D0F">
        <w:t xml:space="preserve">, hasta </w:t>
      </w:r>
      <w:r>
        <w:t>el desplegar</w:t>
      </w:r>
      <w:r w:rsidRPr="00564D0F">
        <w:t xml:space="preserve"> el panel de estadística descriptiva. </w:t>
      </w:r>
      <w:r>
        <w:t xml:space="preserve"> </w:t>
      </w:r>
      <w:r w:rsidRPr="00564D0F">
        <w:t xml:space="preserve">El diseño </w:t>
      </w:r>
      <w:r>
        <w:t xml:space="preserve">modular </w:t>
      </w:r>
      <w:r w:rsidRPr="00564D0F">
        <w:t>está pensado para garantizar que la transición entre el análisis espacial y la validación documental sea intuitiva</w:t>
      </w:r>
      <w:r>
        <w:t xml:space="preserve">, </w:t>
      </w:r>
      <w:r w:rsidRPr="00564D0F">
        <w:t>fluida</w:t>
      </w:r>
      <w:r>
        <w:t xml:space="preserve"> y congruente ante la normativa dictada en el PEOTDU.</w:t>
      </w:r>
    </w:p>
    <w:p w14:paraId="3D6DA5CF"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27</w:t>
      </w:r>
      <w:r>
        <w:rPr>
          <w:noProof/>
        </w:rPr>
        <w:fldChar w:fldCharType="end"/>
      </w:r>
      <w:r>
        <w:t xml:space="preserve"> Flujo de interacción con el usuario</w:t>
      </w:r>
    </w:p>
    <w:p w14:paraId="327EB85D" w14:textId="77777777" w:rsidR="005F4B1B" w:rsidRDefault="005F4B1B" w:rsidP="005F4B1B">
      <w:pPr>
        <w:spacing w:after="0"/>
        <w:jc w:val="center"/>
        <w:rPr>
          <w:lang w:val="es-ES"/>
        </w:rPr>
      </w:pPr>
      <w:r>
        <w:rPr>
          <w:noProof/>
          <w:lang w:val="es-ES"/>
        </w:rPr>
        <w:drawing>
          <wp:inline distT="0" distB="0" distL="0" distR="0" wp14:anchorId="3C74EE3E" wp14:editId="6CE49830">
            <wp:extent cx="2428875" cy="6670528"/>
            <wp:effectExtent l="0" t="0" r="0" b="0"/>
            <wp:docPr id="359990012" name="Imagen 8"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4910" name="Imagen 8" descr="Interfaz de usuario gráfica, Diagram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0232" cy="6674254"/>
                    </a:xfrm>
                    <a:prstGeom prst="rect">
                      <a:avLst/>
                    </a:prstGeom>
                  </pic:spPr>
                </pic:pic>
              </a:graphicData>
            </a:graphic>
          </wp:inline>
        </w:drawing>
      </w:r>
    </w:p>
    <w:p w14:paraId="42738A2C" w14:textId="77777777" w:rsidR="005F4B1B" w:rsidRPr="00564D0F" w:rsidRDefault="005F4B1B" w:rsidP="005F4B1B">
      <w:pPr>
        <w:jc w:val="center"/>
        <w:rPr>
          <w:i/>
          <w:iCs/>
          <w:color w:val="404040" w:themeColor="text1" w:themeTint="BF"/>
          <w:sz w:val="16"/>
        </w:rPr>
      </w:pPr>
      <w:r w:rsidRPr="002E387E">
        <w:rPr>
          <w:rStyle w:val="nfasissutil"/>
        </w:rPr>
        <w:t>Fuente: Elaboración propia</w:t>
      </w:r>
    </w:p>
    <w:p w14:paraId="65889146" w14:textId="77777777" w:rsidR="005F4B1B" w:rsidRDefault="005F4B1B" w:rsidP="005F4B1B">
      <w:r w:rsidRPr="00564D0F">
        <w:t xml:space="preserve">Como se destaca </w:t>
      </w:r>
      <w:r>
        <w:t xml:space="preserve">que </w:t>
      </w:r>
      <w:r w:rsidRPr="00564D0F">
        <w:t>la trazabilidad es el eje articulador de todo el sistema. Esta característica se aplica directamente al asegurar que cada dato geoespacial consultado y analizado en el Geovisor esté perfectamente conectado y alineado con su respectiva ficha técnica dentro del Catálogo de Instrumentos.</w:t>
      </w:r>
      <w:del w:id="1" w:author="Alejandra Guzmán Nuricumbo" w:date="2026-08-23T15:06:00Z" w16du:dateUtc="2026-08-23T21:06:00Z">
        <w:r w:rsidRPr="00564D0F" w:rsidDel="00122584">
          <w:delText xml:space="preserve"> </w:delText>
        </w:r>
      </w:del>
    </w:p>
    <w:p w14:paraId="433A1BB9"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28</w:t>
      </w:r>
      <w:r>
        <w:rPr>
          <w:noProof/>
        </w:rPr>
        <w:fldChar w:fldCharType="end"/>
      </w:r>
      <w:r>
        <w:t xml:space="preserve"> Mapa base del SEPOTDUM</w:t>
      </w:r>
    </w:p>
    <w:p w14:paraId="27465443" w14:textId="77777777" w:rsidR="005F4B1B" w:rsidRDefault="005F4B1B" w:rsidP="005F4B1B">
      <w:pPr>
        <w:spacing w:after="0"/>
      </w:pPr>
      <w:r>
        <w:rPr>
          <w:noProof/>
        </w:rPr>
        <w:drawing>
          <wp:inline distT="0" distB="0" distL="0" distR="0" wp14:anchorId="18AF5736" wp14:editId="19B16A24">
            <wp:extent cx="5942630" cy="4202047"/>
            <wp:effectExtent l="0" t="0" r="1270" b="8255"/>
            <wp:docPr id="1132507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40615"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2630" cy="4202047"/>
                    </a:xfrm>
                    <a:prstGeom prst="rect">
                      <a:avLst/>
                    </a:prstGeom>
                  </pic:spPr>
                </pic:pic>
              </a:graphicData>
            </a:graphic>
          </wp:inline>
        </w:drawing>
      </w:r>
    </w:p>
    <w:p w14:paraId="501B4FD4" w14:textId="77777777" w:rsidR="005F4B1B" w:rsidRDefault="005F4B1B" w:rsidP="005F4B1B">
      <w:pPr>
        <w:jc w:val="center"/>
      </w:pPr>
      <w:r w:rsidRPr="002E387E">
        <w:rPr>
          <w:rStyle w:val="nfasissutil"/>
        </w:rPr>
        <w:t>Fuente: Elaboración propia</w:t>
      </w:r>
    </w:p>
    <w:p w14:paraId="42D2486A" w14:textId="77777777" w:rsidR="005F4B1B" w:rsidRDefault="005F4B1B" w:rsidP="005F4B1B">
      <w:r>
        <w:t>E</w:t>
      </w:r>
      <w:r w:rsidRPr="00564D0F">
        <w:t>sta indexación de identificadores, el sistema evita que existan datos aislados o "huérfanos"; permitiendo que el usuario transite de una consulta puramente visual o estadística en el mapa hacia la evidencia documental institucional que la respalda, garantizando así la integridad total de la información</w:t>
      </w:r>
      <w:r>
        <w:t xml:space="preserve"> normativa por modulo.</w:t>
      </w:r>
    </w:p>
    <w:p w14:paraId="1830E087" w14:textId="77777777" w:rsidR="005F4B1B" w:rsidRDefault="005F4B1B" w:rsidP="005F4B1B">
      <w:pPr>
        <w:pStyle w:val="Ttulo5"/>
      </w:pPr>
      <w:r>
        <w:t>Patrón de análisis modular</w:t>
      </w:r>
    </w:p>
    <w:p w14:paraId="2622629A" w14:textId="77777777" w:rsidR="005F4B1B" w:rsidRDefault="005F4B1B" w:rsidP="005F4B1B">
      <w:r w:rsidRPr="00A52114">
        <w:t xml:space="preserve">El diseño de la </w:t>
      </w:r>
      <w:r>
        <w:t>P</w:t>
      </w:r>
      <w:r w:rsidRPr="00A52114">
        <w:t>lataforma se fundamenta en un patrón de análisis modular</w:t>
      </w:r>
      <w:r>
        <w:t xml:space="preserve"> y temático</w:t>
      </w:r>
      <w:r w:rsidRPr="00A52114">
        <w:t xml:space="preserve">, donde cada </w:t>
      </w:r>
      <w:r>
        <w:t>monitor funciona como caja que</w:t>
      </w:r>
      <w:r w:rsidRPr="00A52114">
        <w:t xml:space="preserve"> encapsula </w:t>
      </w:r>
      <w:r>
        <w:t xml:space="preserve">las estrategias y uno o dos subsistemas del PEOTDU, agrupando la totalidad de su información en secciones temáticas; respetando </w:t>
      </w:r>
      <w:r w:rsidRPr="00A52114">
        <w:t>sus propias entidades, atributos</w:t>
      </w:r>
      <w:r>
        <w:t>, tipo de análisis, representaciones y</w:t>
      </w:r>
      <w:r w:rsidRPr="00A52114">
        <w:t xml:space="preserve"> reglas de o</w:t>
      </w:r>
      <w:r>
        <w:t>peración</w:t>
      </w:r>
      <w:r w:rsidRPr="00A52114">
        <w:t xml:space="preserve">, manteniendo al mismo tiempo una interoperabilidad transversal a través del identificador geográfico central. </w:t>
      </w:r>
    </w:p>
    <w:p w14:paraId="102D7355"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29</w:t>
      </w:r>
      <w:r>
        <w:rPr>
          <w:noProof/>
        </w:rPr>
        <w:fldChar w:fldCharType="end"/>
      </w:r>
      <w:r>
        <w:t xml:space="preserve"> Patrón modular</w:t>
      </w:r>
    </w:p>
    <w:p w14:paraId="3AAE3EFF" w14:textId="77777777" w:rsidR="005F4B1B" w:rsidRDefault="005F4B1B" w:rsidP="005F4B1B">
      <w:pPr>
        <w:spacing w:after="0"/>
        <w:jc w:val="center"/>
      </w:pPr>
      <w:r w:rsidRPr="001D2C0A">
        <w:rPr>
          <w:noProof/>
        </w:rPr>
        <w:drawing>
          <wp:inline distT="0" distB="0" distL="0" distR="0" wp14:anchorId="4641B168" wp14:editId="613FC3D0">
            <wp:extent cx="5943600" cy="3333750"/>
            <wp:effectExtent l="0" t="0" r="0" b="0"/>
            <wp:docPr id="504729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9619" name=""/>
                    <pic:cNvPicPr/>
                  </pic:nvPicPr>
                  <pic:blipFill>
                    <a:blip r:embed="rId8"/>
                    <a:stretch>
                      <a:fillRect/>
                    </a:stretch>
                  </pic:blipFill>
                  <pic:spPr>
                    <a:xfrm>
                      <a:off x="0" y="0"/>
                      <a:ext cx="5943600" cy="3333750"/>
                    </a:xfrm>
                    <a:prstGeom prst="rect">
                      <a:avLst/>
                    </a:prstGeom>
                  </pic:spPr>
                </pic:pic>
              </a:graphicData>
            </a:graphic>
          </wp:inline>
        </w:drawing>
      </w:r>
    </w:p>
    <w:p w14:paraId="49B3A28A" w14:textId="77777777" w:rsidR="005F4B1B" w:rsidRDefault="005F4B1B" w:rsidP="005F4B1B">
      <w:pPr>
        <w:jc w:val="center"/>
      </w:pPr>
      <w:r w:rsidRPr="002E387E">
        <w:rPr>
          <w:rStyle w:val="nfasissutil"/>
        </w:rPr>
        <w:t>Fuente: Elaboración propia</w:t>
      </w:r>
    </w:p>
    <w:p w14:paraId="0B6F632D" w14:textId="77777777" w:rsidR="005F4B1B" w:rsidRDefault="005F4B1B" w:rsidP="005F4B1B">
      <w:r w:rsidRPr="00A52114">
        <w:t xml:space="preserve">Los siguientes apartados describen la </w:t>
      </w:r>
      <w:r>
        <w:t>trazabilidad</w:t>
      </w:r>
      <w:r w:rsidRPr="00A52114">
        <w:t xml:space="preserve"> estructural de los cinco </w:t>
      </w:r>
      <w:r>
        <w:t>monitores</w:t>
      </w:r>
      <w:r w:rsidRPr="00A52114">
        <w:t xml:space="preserve"> de</w:t>
      </w:r>
      <w:r>
        <w:t xml:space="preserve"> </w:t>
      </w:r>
      <w:r w:rsidRPr="00A52114">
        <w:t>l</w:t>
      </w:r>
      <w:r>
        <w:t>a</w:t>
      </w:r>
      <w:r w:rsidRPr="00A52114">
        <w:t xml:space="preserve"> </w:t>
      </w:r>
      <w:r>
        <w:t>Plataforma</w:t>
      </w:r>
      <w:r w:rsidRPr="00A52114">
        <w:t xml:space="preserve">, sentando las bases para su representación de clases y casos de uso </w:t>
      </w:r>
      <w:r>
        <w:t>a partir de</w:t>
      </w:r>
      <w:r w:rsidRPr="00A52114">
        <w:t xml:space="preserve"> diagramas UML </w:t>
      </w:r>
      <w:r>
        <w:t xml:space="preserve">que </w:t>
      </w:r>
      <w:r w:rsidRPr="00A52114">
        <w:t xml:space="preserve">ilustran los aspectos cuantificables de un sistema que pueden describirse </w:t>
      </w:r>
      <w:r>
        <w:t xml:space="preserve">y </w:t>
      </w:r>
      <w:r w:rsidRPr="00A52114">
        <w:t>visualmente como las relaciones, el comportamiento, la estructura y la funcionalidad</w:t>
      </w:r>
      <w:r>
        <w:t xml:space="preserve"> </w:t>
      </w:r>
      <w:sdt>
        <w:sdtPr>
          <w:id w:val="-1411761321"/>
          <w:citation/>
        </w:sdtPr>
        <w:sdtContent>
          <w:r>
            <w:fldChar w:fldCharType="begin"/>
          </w:r>
          <w:r>
            <w:instrText xml:space="preserve"> CITATION IBM261 \l 2058 </w:instrText>
          </w:r>
          <w:r>
            <w:fldChar w:fldCharType="separate"/>
          </w:r>
          <w:r>
            <w:rPr>
              <w:noProof/>
            </w:rPr>
            <w:t>(IBM, 2026)</w:t>
          </w:r>
          <w:r>
            <w:fldChar w:fldCharType="end"/>
          </w:r>
        </w:sdtContent>
      </w:sdt>
      <w:r>
        <w:t>.</w:t>
      </w:r>
    </w:p>
    <w:p w14:paraId="4B3C5D0F" w14:textId="77777777" w:rsidR="005F4B1B" w:rsidRPr="00A52114" w:rsidRDefault="005F4B1B" w:rsidP="005F4B1B">
      <w:pPr>
        <w:pStyle w:val="Ttulo6"/>
      </w:pPr>
      <w:r w:rsidRPr="00A52114">
        <w:t>Monitor Ambiental</w:t>
      </w:r>
    </w:p>
    <w:p w14:paraId="65CAECA0" w14:textId="77777777" w:rsidR="005F4B1B" w:rsidRDefault="005F4B1B" w:rsidP="005F4B1B">
      <w:r w:rsidRPr="00A52114">
        <w:t xml:space="preserve">Este </w:t>
      </w:r>
      <w:r>
        <w:t>monitor</w:t>
      </w:r>
      <w:r w:rsidRPr="00A52114">
        <w:t xml:space="preserve"> modela </w:t>
      </w:r>
      <w:r>
        <w:t xml:space="preserve">el </w:t>
      </w:r>
      <w:r w:rsidRPr="00A52114">
        <w:t>patrón de análisis correspondiente</w:t>
      </w:r>
      <w:r w:rsidRPr="001F0BB4">
        <w:t xml:space="preserve"> </w:t>
      </w:r>
      <w:r>
        <w:t>al eje estratégico de E1 Selva, Tierra y Agua y las diferentes secciones temáticas del PEOTDU. Siendo:</w:t>
      </w:r>
      <w:r w:rsidRPr="00A52114">
        <w:t xml:space="preserve"> medio físico</w:t>
      </w:r>
      <w:r>
        <w:t>, al clima y cambio climático, recursos hídricos, cobertura vegetal y usos de suelo, y servicios ecosistémicos</w:t>
      </w:r>
      <w:ins w:id="2" w:author="Elsa PP" w:date="2026-08-24T16:46:00Z" w16du:dateUtc="2026-08-24T22:46:00Z">
        <w:r>
          <w:t>.</w:t>
        </w:r>
      </w:ins>
      <w:del w:id="3" w:author="Elsa PP" w:date="2026-08-24T16:46:00Z" w16du:dateUtc="2026-08-24T22:46:00Z">
        <w:r w:rsidRPr="00A52114" w:rsidDel="00F2448C">
          <w:delText xml:space="preserve"> y la biodiversidad</w:delText>
        </w:r>
      </w:del>
      <w:r w:rsidRPr="00A52114">
        <w:t xml:space="preserve"> El patrón de análisis se centra en la relación espacial entre </w:t>
      </w:r>
      <w:r>
        <w:t xml:space="preserve">temas, </w:t>
      </w:r>
      <w:r w:rsidRPr="00A52114">
        <w:t>polígonos</w:t>
      </w:r>
      <w:r>
        <w:t xml:space="preserve"> </w:t>
      </w:r>
      <w:r w:rsidRPr="00A52114">
        <w:t>de conservación, áreas naturales protegidas, cuerpos de agua</w:t>
      </w:r>
      <w:r>
        <w:t xml:space="preserve"> y </w:t>
      </w:r>
      <w:r w:rsidRPr="00A52114">
        <w:t>variables climáticas</w:t>
      </w:r>
      <w:r>
        <w:t>.</w:t>
      </w:r>
    </w:p>
    <w:p w14:paraId="34E4B0B5"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30</w:t>
      </w:r>
      <w:r>
        <w:rPr>
          <w:noProof/>
        </w:rPr>
        <w:fldChar w:fldCharType="end"/>
      </w:r>
      <w:r>
        <w:t>. UML – Monitor Ambiental</w:t>
      </w:r>
    </w:p>
    <w:p w14:paraId="445BEFE3" w14:textId="77777777" w:rsidR="005F4B1B" w:rsidRDefault="005F4B1B" w:rsidP="005F4B1B">
      <w:pPr>
        <w:spacing w:after="0"/>
        <w:jc w:val="center"/>
      </w:pPr>
      <w:r>
        <w:rPr>
          <w:noProof/>
        </w:rPr>
        <w:drawing>
          <wp:inline distT="0" distB="0" distL="0" distR="0" wp14:anchorId="6647E504" wp14:editId="6F29BE37">
            <wp:extent cx="5943600" cy="5659755"/>
            <wp:effectExtent l="0" t="0" r="0" b="0"/>
            <wp:docPr id="11734379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14865" name="Imagen 16475148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659755"/>
                    </a:xfrm>
                    <a:prstGeom prst="rect">
                      <a:avLst/>
                    </a:prstGeom>
                  </pic:spPr>
                </pic:pic>
              </a:graphicData>
            </a:graphic>
          </wp:inline>
        </w:drawing>
      </w:r>
      <w:ins w:id="4" w:author="Alejandra Guzmán Nuricumbo" w:date="2026-08-23T15:37:00Z" w16du:dateUtc="2026-08-23T21:37:00Z">
        <w:r>
          <w:rPr>
            <w:noProof/>
          </w:rPr>
          <w:t xml:space="preserve">  </w:t>
        </w:r>
      </w:ins>
    </w:p>
    <w:p w14:paraId="160EB308" w14:textId="77777777" w:rsidR="005F4B1B" w:rsidRDefault="005F4B1B" w:rsidP="005F4B1B">
      <w:pPr>
        <w:tabs>
          <w:tab w:val="center" w:pos="4680"/>
          <w:tab w:val="left" w:pos="7000"/>
        </w:tabs>
        <w:jc w:val="left"/>
        <w:rPr>
          <w:rStyle w:val="nfasissutil"/>
        </w:rPr>
      </w:pPr>
      <w:r>
        <w:rPr>
          <w:rStyle w:val="nfasissutil"/>
        </w:rPr>
        <w:tab/>
      </w:r>
      <w:r w:rsidRPr="002E387E">
        <w:rPr>
          <w:rStyle w:val="nfasissutil"/>
        </w:rPr>
        <w:t>Fuente: Elaboración propia</w:t>
      </w:r>
    </w:p>
    <w:p w14:paraId="4CF6EC08" w14:textId="77777777" w:rsidR="005F4B1B" w:rsidRDefault="005F4B1B" w:rsidP="005F4B1B">
      <w:pPr>
        <w:pStyle w:val="Descripcin"/>
        <w:keepNext/>
        <w:spacing w:after="0"/>
        <w:jc w:val="center"/>
      </w:pPr>
    </w:p>
    <w:p w14:paraId="37C9DC9A" w14:textId="77777777" w:rsidR="005F4B1B" w:rsidRDefault="005F4B1B" w:rsidP="005F4B1B">
      <w:pPr>
        <w:pStyle w:val="Ttulo7"/>
      </w:pPr>
      <w:r w:rsidRPr="00774EFD">
        <w:t>Medio físico</w:t>
      </w:r>
    </w:p>
    <w:p w14:paraId="5620D6C9" w14:textId="77777777" w:rsidR="005F4B1B" w:rsidRPr="00774EFD" w:rsidRDefault="005F4B1B" w:rsidP="005F4B1B">
      <w:pPr>
        <w:pStyle w:val="Ttulo8"/>
        <w:rPr>
          <w:b/>
          <w:bCs/>
        </w:rPr>
      </w:pPr>
      <w:r w:rsidRPr="00774EFD">
        <w:t>Provincias fisiográficas</w:t>
      </w:r>
    </w:p>
    <w:p w14:paraId="44DCCADD" w14:textId="77777777" w:rsidR="005F4B1B" w:rsidRPr="00774EFD" w:rsidRDefault="005F4B1B" w:rsidP="005F4B1B">
      <w:pPr>
        <w:spacing w:after="0"/>
        <w:rPr>
          <w:b/>
          <w:bCs/>
        </w:rPr>
      </w:pPr>
      <w:r>
        <w:rPr>
          <w:b/>
          <w:bCs/>
        </w:rPr>
        <w:t>Descripción</w:t>
      </w:r>
      <w:r w:rsidRPr="00774EFD">
        <w:rPr>
          <w:b/>
          <w:bCs/>
        </w:rPr>
        <w:t>:</w:t>
      </w:r>
      <w:r>
        <w:rPr>
          <w:b/>
          <w:bCs/>
        </w:rPr>
        <w:t xml:space="preserve"> </w:t>
      </w:r>
      <w:r w:rsidRPr="00774EFD">
        <w:t>En este tema la variable corresponde a las provincias y subprovincias fisiográficas que existen en el estado</w:t>
      </w:r>
      <w:r>
        <w:t>.</w:t>
      </w:r>
    </w:p>
    <w:p w14:paraId="655F6510" w14:textId="77777777" w:rsidR="005F4B1B" w:rsidRPr="00774EFD" w:rsidRDefault="005F4B1B" w:rsidP="005F4B1B">
      <w:pPr>
        <w:spacing w:after="0"/>
        <w:rPr>
          <w:b/>
          <w:bCs/>
        </w:rPr>
      </w:pPr>
      <w:r w:rsidRPr="00774EFD">
        <w:rPr>
          <w:b/>
          <w:bCs/>
        </w:rPr>
        <w:t>Variables: </w:t>
      </w:r>
      <w:r w:rsidRPr="00774EFD">
        <w:t>Provincias y Subprovincias fisiográficas</w:t>
      </w:r>
      <w:r>
        <w:t>.</w:t>
      </w:r>
    </w:p>
    <w:p w14:paraId="17B4FC6B" w14:textId="77777777" w:rsidR="005F4B1B" w:rsidRPr="00774EFD" w:rsidRDefault="005F4B1B" w:rsidP="005F4B1B">
      <w:pPr>
        <w:spacing w:after="0"/>
      </w:pPr>
      <w:r w:rsidRPr="00774EFD">
        <w:rPr>
          <w:b/>
          <w:bCs/>
        </w:rPr>
        <w:t>Capas utilizadas:</w:t>
      </w:r>
      <w:r>
        <w:t xml:space="preserve"> </w:t>
      </w:r>
      <w:r w:rsidRPr="00774EFD">
        <w:t>C04_MFNProvinciasFisiograficas_INEGI_2023</w:t>
      </w:r>
      <w:r>
        <w:t xml:space="preserve"> y </w:t>
      </w:r>
      <w:r w:rsidRPr="00774EFD">
        <w:t>C04_MFNSubprovinciasFisiograficas_INEGI_2023</w:t>
      </w:r>
      <w:r>
        <w:t xml:space="preserve">. </w:t>
      </w:r>
    </w:p>
    <w:p w14:paraId="1544540A" w14:textId="77777777" w:rsidR="005F4B1B" w:rsidRPr="00774EFD" w:rsidRDefault="005F4B1B" w:rsidP="005F4B1B">
      <w:pPr>
        <w:spacing w:after="0"/>
        <w:rPr>
          <w:b/>
          <w:bCs/>
        </w:rPr>
      </w:pPr>
      <w:r>
        <w:rPr>
          <w:b/>
          <w:bCs/>
        </w:rPr>
        <w:t>Descripción a</w:t>
      </w:r>
      <w:r w:rsidRPr="00774EFD">
        <w:rPr>
          <w:b/>
          <w:bCs/>
        </w:rPr>
        <w:t>nalítica:</w:t>
      </w:r>
      <w:r>
        <w:rPr>
          <w:b/>
          <w:bCs/>
        </w:rPr>
        <w:t xml:space="preserve"> </w:t>
      </w:r>
      <w:r w:rsidRPr="00774EFD">
        <w:t>Dos provincias fisiográficas en Campeche: Península de Yucatán (78%) y Llanura Costera del Golfo Sur (19%)</w:t>
      </w:r>
      <w:r>
        <w:t xml:space="preserve">.  </w:t>
      </w:r>
      <w:r w:rsidRPr="00774EFD">
        <w:t>Tres subprovincias: Carso Yucateco (5%), Carso y Lomeríos de Campeche (77%)</w:t>
      </w:r>
      <w:r>
        <w:t xml:space="preserve"> </w:t>
      </w:r>
      <w:r w:rsidRPr="00774EFD">
        <w:t>y Llanuras y Pantanos Tabasqueños (18%)</w:t>
      </w:r>
    </w:p>
    <w:p w14:paraId="7958BBD3" w14:textId="77777777" w:rsidR="005F4B1B" w:rsidRPr="00774EFD" w:rsidRDefault="005F4B1B" w:rsidP="005F4B1B">
      <w:pPr>
        <w:spacing w:after="0"/>
        <w:rPr>
          <w:b/>
          <w:bCs/>
        </w:rPr>
      </w:pPr>
      <w:r>
        <w:rPr>
          <w:b/>
          <w:bCs/>
        </w:rPr>
        <w:t>Descripción n</w:t>
      </w:r>
      <w:r w:rsidRPr="00774EFD">
        <w:rPr>
          <w:b/>
          <w:bCs/>
        </w:rPr>
        <w:t>arrativa:</w:t>
      </w:r>
      <w:r>
        <w:rPr>
          <w:b/>
          <w:bCs/>
        </w:rPr>
        <w:t xml:space="preserve"> </w:t>
      </w:r>
      <w:r w:rsidRPr="00774EFD">
        <w:t>Campeche pertenece a dos grandes regiones geográficas: la Península de Yucatán (78% del territorio) y la Llanura Costera del Golfo Sur (19%). La primera es una plataforma de roca caliza casi plana donde el agua se infitra al subsuelo formando ríos subterráneos y cenotes. La segunda, al suroeste, es la zona de pantanos, ríos y lagunas que comparte características con Tabasco.</w:t>
      </w:r>
    </w:p>
    <w:p w14:paraId="5C2A96B2" w14:textId="77777777" w:rsidR="005F4B1B" w:rsidRPr="00774EFD" w:rsidRDefault="005F4B1B" w:rsidP="005F4B1B">
      <w:pPr>
        <w:spacing w:after="0"/>
      </w:pPr>
      <w:r w:rsidRPr="00774EFD">
        <w:lastRenderedPageBreak/>
        <w:t>El territorio de Campeche pertenece a dos grandes regiones geográficas del país:</w:t>
      </w:r>
    </w:p>
    <w:p w14:paraId="68E40D0B" w14:textId="77777777" w:rsidR="005F4B1B" w:rsidRPr="00774EFD" w:rsidRDefault="005F4B1B">
      <w:pPr>
        <w:numPr>
          <w:ilvl w:val="0"/>
          <w:numId w:val="3"/>
        </w:numPr>
        <w:spacing w:after="0"/>
      </w:pPr>
      <w:r w:rsidRPr="00774EFD">
        <w:t>Península de Yucatán (78% del territorio): una gran plataforma de roca caliza, relativamente plana, con una característica única — el agua no corre por la superﬁcie sino que se inﬁltra hacia el subsuelo, formando ríos subterráneos, cavernas y los famosos cenotes.</w:t>
      </w:r>
    </w:p>
    <w:p w14:paraId="0FD54BCC" w14:textId="77777777" w:rsidR="005F4B1B" w:rsidRPr="00774EFD" w:rsidRDefault="005F4B1B">
      <w:pPr>
        <w:numPr>
          <w:ilvl w:val="0"/>
          <w:numId w:val="3"/>
        </w:numPr>
        <w:spacing w:after="0"/>
      </w:pPr>
      <w:r w:rsidRPr="00774EFD">
        <w:t>Llanura Costera del Golfo Sur (19% del territorio): la zona suroeste del estado, que comparte características con Tabasco — suelos profundos formados por depósitos de ríos, pantanos, y la gran Laguna de Términos.</w:t>
      </w:r>
    </w:p>
    <w:p w14:paraId="04C97AB3" w14:textId="77777777" w:rsidR="005F4B1B" w:rsidRPr="00774EFD" w:rsidRDefault="005F4B1B" w:rsidP="005F4B1B">
      <w:pPr>
        <w:spacing w:after="0"/>
      </w:pPr>
      <w:r w:rsidRPr="00774EFD">
        <w:t>Estas provincias, a su vez, comprenden tres subprovincias:</w:t>
      </w:r>
    </w:p>
    <w:p w14:paraId="4074D13C" w14:textId="77777777" w:rsidR="005F4B1B" w:rsidRPr="00774EFD" w:rsidRDefault="005F4B1B">
      <w:pPr>
        <w:numPr>
          <w:ilvl w:val="0"/>
          <w:numId w:val="4"/>
        </w:numPr>
        <w:spacing w:after="0"/>
      </w:pPr>
      <w:r w:rsidRPr="00774EFD">
        <w:t>Carso Yucateco (5% del territorio)</w:t>
      </w:r>
      <w:r>
        <w:t>.</w:t>
      </w:r>
    </w:p>
    <w:p w14:paraId="5C8BCB14" w14:textId="77777777" w:rsidR="005F4B1B" w:rsidRPr="00774EFD" w:rsidRDefault="005F4B1B">
      <w:pPr>
        <w:numPr>
          <w:ilvl w:val="0"/>
          <w:numId w:val="4"/>
        </w:numPr>
        <w:spacing w:after="0"/>
      </w:pPr>
      <w:r w:rsidRPr="00774EFD">
        <w:t>Carso y Lomeríos de Campeche (77% del territorio)</w:t>
      </w:r>
    </w:p>
    <w:p w14:paraId="79FAA7C3" w14:textId="77777777" w:rsidR="005F4B1B" w:rsidRPr="00774EFD" w:rsidRDefault="005F4B1B">
      <w:pPr>
        <w:numPr>
          <w:ilvl w:val="0"/>
          <w:numId w:val="4"/>
        </w:numPr>
      </w:pPr>
      <w:r w:rsidRPr="00774EFD">
        <w:t>Llanuras y Pantanos Tabasqueños (18% del territorio)</w:t>
      </w:r>
    </w:p>
    <w:p w14:paraId="2002DA74"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31</w:t>
      </w:r>
      <w:r>
        <w:rPr>
          <w:noProof/>
        </w:rPr>
        <w:fldChar w:fldCharType="end"/>
      </w:r>
      <w:r>
        <w:t xml:space="preserve"> Ficha técnica de provincias fisiográficas</w:t>
      </w:r>
    </w:p>
    <w:tbl>
      <w:tblPr>
        <w:tblStyle w:val="Tablaconcuadrcula"/>
        <w:tblW w:w="0" w:type="auto"/>
        <w:tblLook w:val="04A0" w:firstRow="1" w:lastRow="0" w:firstColumn="1" w:lastColumn="0" w:noHBand="0" w:noVBand="1"/>
      </w:tblPr>
      <w:tblGrid>
        <w:gridCol w:w="2210"/>
        <w:gridCol w:w="1591"/>
        <w:gridCol w:w="5027"/>
      </w:tblGrid>
      <w:tr w:rsidR="005F4B1B" w:rsidRPr="00774EFD" w14:paraId="5278A660" w14:textId="77777777" w:rsidTr="00BD2B64">
        <w:tc>
          <w:tcPr>
            <w:tcW w:w="0" w:type="auto"/>
            <w:gridSpan w:val="3"/>
            <w:shd w:val="clear" w:color="auto" w:fill="156082" w:themeFill="accent1"/>
            <w:vAlign w:val="center"/>
            <w:hideMark/>
          </w:tcPr>
          <w:p w14:paraId="28835C4C"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Provincias fisiográficas</w:t>
            </w:r>
          </w:p>
        </w:tc>
      </w:tr>
      <w:tr w:rsidR="005F4B1B" w:rsidRPr="00774EFD" w14:paraId="2E3189A7" w14:textId="77777777" w:rsidTr="00BD2B64">
        <w:tc>
          <w:tcPr>
            <w:tcW w:w="0" w:type="auto"/>
            <w:gridSpan w:val="3"/>
            <w:shd w:val="clear" w:color="auto" w:fill="156082" w:themeFill="accent1"/>
            <w:vAlign w:val="center"/>
            <w:hideMark/>
          </w:tcPr>
          <w:p w14:paraId="799397C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39B53E25" w14:textId="77777777" w:rsidTr="00BD2B64">
        <w:tc>
          <w:tcPr>
            <w:tcW w:w="0" w:type="auto"/>
            <w:shd w:val="clear" w:color="auto" w:fill="156082" w:themeFill="accent1"/>
            <w:vAlign w:val="center"/>
            <w:hideMark/>
          </w:tcPr>
          <w:p w14:paraId="3D7A8A8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21216C7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1A4A914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430D727F" w14:textId="77777777" w:rsidTr="00BD2B64">
        <w:tc>
          <w:tcPr>
            <w:tcW w:w="0" w:type="auto"/>
            <w:vMerge w:val="restart"/>
            <w:vAlign w:val="center"/>
            <w:hideMark/>
          </w:tcPr>
          <w:p w14:paraId="791DDEFD" w14:textId="77777777" w:rsidR="005F4B1B" w:rsidRPr="00774EFD" w:rsidRDefault="005F4B1B" w:rsidP="00BD2B64">
            <w:pPr>
              <w:jc w:val="center"/>
            </w:pPr>
            <w:r w:rsidRPr="00774EFD">
              <w:t>En este tema la variable corresponde a las provincias y subprovincias fisiográficas que existen en el estado</w:t>
            </w:r>
          </w:p>
        </w:tc>
        <w:tc>
          <w:tcPr>
            <w:tcW w:w="0" w:type="auto"/>
            <w:vAlign w:val="center"/>
            <w:hideMark/>
          </w:tcPr>
          <w:p w14:paraId="0A00900B" w14:textId="77777777" w:rsidR="005F4B1B" w:rsidRPr="00774EFD" w:rsidRDefault="005F4B1B" w:rsidP="00BD2B64">
            <w:pPr>
              <w:jc w:val="center"/>
            </w:pPr>
            <w:r w:rsidRPr="00774EFD">
              <w:t>Provincias fisiográficas</w:t>
            </w:r>
          </w:p>
        </w:tc>
        <w:tc>
          <w:tcPr>
            <w:tcW w:w="0" w:type="auto"/>
            <w:vAlign w:val="center"/>
            <w:hideMark/>
          </w:tcPr>
          <w:p w14:paraId="52A29A7C" w14:textId="77777777" w:rsidR="005F4B1B" w:rsidRPr="00774EFD" w:rsidRDefault="005F4B1B" w:rsidP="00BD2B64">
            <w:pPr>
              <w:jc w:val="center"/>
            </w:pPr>
            <w:r w:rsidRPr="00774EFD">
              <w:t>C04_MFNProvinciasFisiograficas_INEGI_2023.shp</w:t>
            </w:r>
            <w:r w:rsidRPr="00774EFD">
              <w:rPr>
                <w:vertAlign w:val="superscript"/>
              </w:rPr>
              <w:t xml:space="preserve"> (1)(2)</w:t>
            </w:r>
          </w:p>
        </w:tc>
      </w:tr>
      <w:tr w:rsidR="005F4B1B" w:rsidRPr="00774EFD" w14:paraId="2BC170BD" w14:textId="77777777" w:rsidTr="00BD2B64">
        <w:tc>
          <w:tcPr>
            <w:tcW w:w="0" w:type="auto"/>
            <w:vMerge/>
            <w:vAlign w:val="center"/>
            <w:hideMark/>
          </w:tcPr>
          <w:p w14:paraId="75EE37BE" w14:textId="77777777" w:rsidR="005F4B1B" w:rsidRPr="00774EFD" w:rsidRDefault="005F4B1B" w:rsidP="00BD2B64">
            <w:pPr>
              <w:jc w:val="center"/>
            </w:pPr>
          </w:p>
        </w:tc>
        <w:tc>
          <w:tcPr>
            <w:tcW w:w="0" w:type="auto"/>
            <w:vAlign w:val="center"/>
            <w:hideMark/>
          </w:tcPr>
          <w:p w14:paraId="4EDD6A69" w14:textId="77777777" w:rsidR="005F4B1B" w:rsidRPr="00774EFD" w:rsidRDefault="005F4B1B" w:rsidP="00BD2B64">
            <w:pPr>
              <w:jc w:val="center"/>
            </w:pPr>
            <w:r w:rsidRPr="00774EFD">
              <w:t>Subprovincias fisiográficas</w:t>
            </w:r>
          </w:p>
        </w:tc>
        <w:tc>
          <w:tcPr>
            <w:tcW w:w="0" w:type="auto"/>
            <w:vAlign w:val="center"/>
            <w:hideMark/>
          </w:tcPr>
          <w:p w14:paraId="1F4817B0" w14:textId="77777777" w:rsidR="005F4B1B" w:rsidRPr="00774EFD" w:rsidRDefault="005F4B1B" w:rsidP="00BD2B64">
            <w:pPr>
              <w:jc w:val="center"/>
            </w:pPr>
            <w:r w:rsidRPr="00774EFD">
              <w:t>C04_MFNSubprovinciasFisiograficas_INEGI_2023.shp</w:t>
            </w:r>
            <w:r w:rsidRPr="00774EFD">
              <w:rPr>
                <w:vertAlign w:val="superscript"/>
              </w:rPr>
              <w:t xml:space="preserve"> (1)(2)</w:t>
            </w:r>
          </w:p>
        </w:tc>
      </w:tr>
      <w:tr w:rsidR="005F4B1B" w:rsidRPr="00774EFD" w14:paraId="4CD552B6" w14:textId="77777777" w:rsidTr="00BD2B64">
        <w:tc>
          <w:tcPr>
            <w:tcW w:w="0" w:type="auto"/>
            <w:gridSpan w:val="3"/>
            <w:shd w:val="clear" w:color="auto" w:fill="156082" w:themeFill="accent1"/>
            <w:vAlign w:val="center"/>
            <w:hideMark/>
          </w:tcPr>
          <w:p w14:paraId="370EC62C"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26F31F3D" w14:textId="77777777" w:rsidTr="00BD2B64">
        <w:tc>
          <w:tcPr>
            <w:tcW w:w="0" w:type="auto"/>
            <w:gridSpan w:val="2"/>
            <w:shd w:val="clear" w:color="auto" w:fill="156082" w:themeFill="accent1"/>
            <w:vAlign w:val="center"/>
            <w:hideMark/>
          </w:tcPr>
          <w:p w14:paraId="2ED2E9F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Provincias fisiográficas</w:t>
            </w:r>
          </w:p>
        </w:tc>
        <w:tc>
          <w:tcPr>
            <w:tcW w:w="0" w:type="auto"/>
            <w:shd w:val="clear" w:color="auto" w:fill="156082" w:themeFill="accent1"/>
            <w:vAlign w:val="center"/>
            <w:hideMark/>
          </w:tcPr>
          <w:p w14:paraId="6C662DAC"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w:t>
            </w:r>
          </w:p>
        </w:tc>
      </w:tr>
      <w:tr w:rsidR="005F4B1B" w:rsidRPr="00774EFD" w14:paraId="423AE2B6" w14:textId="77777777" w:rsidTr="00BD2B64">
        <w:tc>
          <w:tcPr>
            <w:tcW w:w="0" w:type="auto"/>
            <w:gridSpan w:val="2"/>
            <w:vAlign w:val="center"/>
            <w:hideMark/>
          </w:tcPr>
          <w:p w14:paraId="58023576" w14:textId="77777777" w:rsidR="005F4B1B" w:rsidRPr="00774EFD" w:rsidRDefault="005F4B1B" w:rsidP="00BD2B64">
            <w:pPr>
              <w:jc w:val="center"/>
            </w:pPr>
            <w:r w:rsidRPr="00774EFD">
              <w:t>Península de Yucatán</w:t>
            </w:r>
          </w:p>
        </w:tc>
        <w:tc>
          <w:tcPr>
            <w:tcW w:w="0" w:type="auto"/>
            <w:vAlign w:val="center"/>
            <w:hideMark/>
          </w:tcPr>
          <w:p w14:paraId="67C9C296" w14:textId="77777777" w:rsidR="005F4B1B" w:rsidRPr="00774EFD" w:rsidRDefault="005F4B1B" w:rsidP="00BD2B64">
            <w:pPr>
              <w:jc w:val="center"/>
            </w:pPr>
            <w:r w:rsidRPr="00774EFD">
              <w:t>78%</w:t>
            </w:r>
          </w:p>
        </w:tc>
      </w:tr>
      <w:tr w:rsidR="005F4B1B" w:rsidRPr="00774EFD" w14:paraId="1FA9E26A" w14:textId="77777777" w:rsidTr="00BD2B64">
        <w:tc>
          <w:tcPr>
            <w:tcW w:w="0" w:type="auto"/>
            <w:gridSpan w:val="2"/>
            <w:vAlign w:val="center"/>
            <w:hideMark/>
          </w:tcPr>
          <w:p w14:paraId="6818415F" w14:textId="77777777" w:rsidR="005F4B1B" w:rsidRPr="00774EFD" w:rsidRDefault="005F4B1B" w:rsidP="00BD2B64">
            <w:pPr>
              <w:jc w:val="center"/>
            </w:pPr>
            <w:r w:rsidRPr="00774EFD">
              <w:t>Llanura Costera del Golfo Sur</w:t>
            </w:r>
          </w:p>
        </w:tc>
        <w:tc>
          <w:tcPr>
            <w:tcW w:w="0" w:type="auto"/>
            <w:vAlign w:val="center"/>
            <w:hideMark/>
          </w:tcPr>
          <w:p w14:paraId="0590D0E0" w14:textId="77777777" w:rsidR="005F4B1B" w:rsidRPr="00774EFD" w:rsidRDefault="005F4B1B" w:rsidP="00BD2B64">
            <w:pPr>
              <w:jc w:val="center"/>
            </w:pPr>
            <w:r w:rsidRPr="00774EFD">
              <w:t>19%</w:t>
            </w:r>
          </w:p>
        </w:tc>
      </w:tr>
      <w:tr w:rsidR="005F4B1B" w:rsidRPr="00774EFD" w14:paraId="1F6B6890" w14:textId="77777777" w:rsidTr="00BD2B64">
        <w:tc>
          <w:tcPr>
            <w:tcW w:w="0" w:type="auto"/>
            <w:gridSpan w:val="2"/>
            <w:shd w:val="clear" w:color="auto" w:fill="156082" w:themeFill="accent1"/>
            <w:vAlign w:val="center"/>
            <w:hideMark/>
          </w:tcPr>
          <w:p w14:paraId="535FC97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Subprovincias fisiográficas</w:t>
            </w:r>
          </w:p>
        </w:tc>
        <w:tc>
          <w:tcPr>
            <w:tcW w:w="0" w:type="auto"/>
            <w:shd w:val="clear" w:color="auto" w:fill="156082" w:themeFill="accent1"/>
            <w:vAlign w:val="center"/>
            <w:hideMark/>
          </w:tcPr>
          <w:p w14:paraId="1CC07C4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w:t>
            </w:r>
          </w:p>
        </w:tc>
      </w:tr>
      <w:tr w:rsidR="005F4B1B" w:rsidRPr="00774EFD" w14:paraId="1347CD92" w14:textId="77777777" w:rsidTr="00BD2B64">
        <w:tc>
          <w:tcPr>
            <w:tcW w:w="0" w:type="auto"/>
            <w:gridSpan w:val="2"/>
            <w:vAlign w:val="center"/>
            <w:hideMark/>
          </w:tcPr>
          <w:p w14:paraId="76971076" w14:textId="77777777" w:rsidR="005F4B1B" w:rsidRPr="00774EFD" w:rsidRDefault="005F4B1B" w:rsidP="00BD2B64">
            <w:pPr>
              <w:jc w:val="center"/>
            </w:pPr>
            <w:r w:rsidRPr="00774EFD">
              <w:t>Carso Yucateco</w:t>
            </w:r>
          </w:p>
        </w:tc>
        <w:tc>
          <w:tcPr>
            <w:tcW w:w="0" w:type="auto"/>
            <w:vAlign w:val="center"/>
            <w:hideMark/>
          </w:tcPr>
          <w:p w14:paraId="1C5F68E5" w14:textId="77777777" w:rsidR="005F4B1B" w:rsidRPr="00774EFD" w:rsidRDefault="005F4B1B" w:rsidP="00BD2B64">
            <w:pPr>
              <w:jc w:val="center"/>
            </w:pPr>
            <w:r w:rsidRPr="00774EFD">
              <w:t>5%</w:t>
            </w:r>
          </w:p>
        </w:tc>
      </w:tr>
      <w:tr w:rsidR="005F4B1B" w:rsidRPr="00774EFD" w14:paraId="2AFE9560" w14:textId="77777777" w:rsidTr="00BD2B64">
        <w:tc>
          <w:tcPr>
            <w:tcW w:w="0" w:type="auto"/>
            <w:gridSpan w:val="2"/>
            <w:vAlign w:val="center"/>
            <w:hideMark/>
          </w:tcPr>
          <w:p w14:paraId="44A60C3E" w14:textId="77777777" w:rsidR="005F4B1B" w:rsidRPr="00774EFD" w:rsidRDefault="005F4B1B" w:rsidP="00BD2B64">
            <w:pPr>
              <w:jc w:val="center"/>
            </w:pPr>
            <w:r w:rsidRPr="00774EFD">
              <w:t>Carso y Lomeríos de Campeche</w:t>
            </w:r>
          </w:p>
        </w:tc>
        <w:tc>
          <w:tcPr>
            <w:tcW w:w="0" w:type="auto"/>
            <w:vAlign w:val="center"/>
            <w:hideMark/>
          </w:tcPr>
          <w:p w14:paraId="313074D3" w14:textId="77777777" w:rsidR="005F4B1B" w:rsidRPr="00774EFD" w:rsidRDefault="005F4B1B" w:rsidP="00BD2B64">
            <w:pPr>
              <w:jc w:val="center"/>
            </w:pPr>
            <w:r w:rsidRPr="00774EFD">
              <w:t>77%</w:t>
            </w:r>
          </w:p>
        </w:tc>
      </w:tr>
      <w:tr w:rsidR="005F4B1B" w:rsidRPr="00774EFD" w14:paraId="41F0F6CC" w14:textId="77777777" w:rsidTr="00BD2B64">
        <w:tc>
          <w:tcPr>
            <w:tcW w:w="0" w:type="auto"/>
            <w:gridSpan w:val="2"/>
            <w:vAlign w:val="center"/>
            <w:hideMark/>
          </w:tcPr>
          <w:p w14:paraId="03B54BBC" w14:textId="77777777" w:rsidR="005F4B1B" w:rsidRPr="00774EFD" w:rsidRDefault="005F4B1B" w:rsidP="00BD2B64">
            <w:pPr>
              <w:jc w:val="center"/>
            </w:pPr>
            <w:r w:rsidRPr="00774EFD">
              <w:t>Llanuras y Pantanos Tabasqueños</w:t>
            </w:r>
          </w:p>
        </w:tc>
        <w:tc>
          <w:tcPr>
            <w:tcW w:w="0" w:type="auto"/>
            <w:vAlign w:val="center"/>
            <w:hideMark/>
          </w:tcPr>
          <w:p w14:paraId="5D272630" w14:textId="77777777" w:rsidR="005F4B1B" w:rsidRPr="00774EFD" w:rsidRDefault="005F4B1B" w:rsidP="00BD2B64">
            <w:pPr>
              <w:jc w:val="center"/>
            </w:pPr>
            <w:r w:rsidRPr="00774EFD">
              <w:t>18%</w:t>
            </w:r>
          </w:p>
        </w:tc>
      </w:tr>
    </w:tbl>
    <w:p w14:paraId="5438D782" w14:textId="77777777" w:rsidR="005F4B1B" w:rsidRPr="00774EFD" w:rsidRDefault="005F4B1B" w:rsidP="005F4B1B">
      <w:r w:rsidRPr="002E387E">
        <w:rPr>
          <w:rStyle w:val="nfasissutil"/>
        </w:rPr>
        <w:t>Fuente: Elaboración propia</w:t>
      </w:r>
    </w:p>
    <w:p w14:paraId="23B0898B" w14:textId="77777777" w:rsidR="005F4B1B" w:rsidRPr="00774EFD" w:rsidRDefault="005F4B1B" w:rsidP="005F4B1B">
      <w:pPr>
        <w:pStyle w:val="Ttulo8"/>
        <w:rPr>
          <w:b/>
          <w:bCs/>
        </w:rPr>
      </w:pPr>
      <w:r w:rsidRPr="00774EFD">
        <w:t>Geología</w:t>
      </w:r>
    </w:p>
    <w:p w14:paraId="469961E0" w14:textId="77777777" w:rsidR="005F4B1B" w:rsidRPr="00774EFD" w:rsidRDefault="005F4B1B" w:rsidP="005F4B1B">
      <w:pPr>
        <w:spacing w:after="0"/>
        <w:rPr>
          <w:b/>
          <w:bCs/>
        </w:rPr>
      </w:pPr>
      <w:r w:rsidRPr="00774EFD">
        <w:rPr>
          <w:b/>
          <w:bCs/>
        </w:rPr>
        <w:t>Descrip</w:t>
      </w:r>
      <w:r>
        <w:rPr>
          <w:b/>
          <w:bCs/>
        </w:rPr>
        <w:t xml:space="preserve">ción:  </w:t>
      </w:r>
      <w:r w:rsidRPr="00774EFD">
        <w:t>En este tema las variables corresponden a los tipos de roca (1) y la litología (2) que existe en el estado</w:t>
      </w:r>
      <w:r>
        <w:t>.</w:t>
      </w:r>
    </w:p>
    <w:p w14:paraId="054CBA0D" w14:textId="77777777" w:rsidR="005F4B1B" w:rsidRPr="00774EFD" w:rsidRDefault="005F4B1B" w:rsidP="005F4B1B">
      <w:pPr>
        <w:spacing w:after="0"/>
      </w:pPr>
      <w:r w:rsidRPr="00774EFD">
        <w:rPr>
          <w:b/>
          <w:bCs/>
        </w:rPr>
        <w:t>Variables:</w:t>
      </w:r>
      <w:r w:rsidRPr="00774EFD">
        <w:t xml:space="preserve"> Tipos de roca (1) y litología (2)</w:t>
      </w:r>
    </w:p>
    <w:p w14:paraId="6B8A38DF" w14:textId="77777777" w:rsidR="005F4B1B" w:rsidRPr="00774EFD" w:rsidRDefault="005F4B1B" w:rsidP="005F4B1B">
      <w:pPr>
        <w:spacing w:after="0"/>
      </w:pPr>
      <w:r w:rsidRPr="00774EFD">
        <w:rPr>
          <w:b/>
          <w:bCs/>
        </w:rPr>
        <w:t>Capas utilizadas:</w:t>
      </w:r>
      <w:r w:rsidRPr="00774EFD">
        <w:t xml:space="preserve"> C04_MFNGeología_INEGI_2023</w:t>
      </w:r>
    </w:p>
    <w:p w14:paraId="30B4AD09" w14:textId="77777777" w:rsidR="005F4B1B" w:rsidRPr="00774EFD" w:rsidRDefault="005F4B1B" w:rsidP="005F4B1B">
      <w:pPr>
        <w:spacing w:after="0"/>
        <w:rPr>
          <w:b/>
          <w:bCs/>
        </w:rPr>
      </w:pPr>
      <w:r>
        <w:rPr>
          <w:b/>
          <w:bCs/>
        </w:rPr>
        <w:t>Descripción a</w:t>
      </w:r>
      <w:r w:rsidRPr="00774EFD">
        <w:rPr>
          <w:b/>
          <w:bCs/>
        </w:rPr>
        <w:t>nalítica:</w:t>
      </w:r>
      <w:r>
        <w:rPr>
          <w:b/>
          <w:bCs/>
        </w:rPr>
        <w:t xml:space="preserve"> </w:t>
      </w:r>
      <w:r w:rsidRPr="00774EFD">
        <w:t>Tipos de rocas: Sedimentarias (99.5% del territorio</w:t>
      </w:r>
      <w:r>
        <w:t>); u</w:t>
      </w:r>
      <w:r w:rsidRPr="00774EFD">
        <w:t>nidades litológicas (litología): Aluvial (877,599.1 ha), Caliza-Coquina (186,825.49 ha), Caliza-Dolomítica (2,487.63 ha), Caliza-Marga (1,632,328.64 ha), Caliza-Yeso (2,198,193.11), Conglomerado poligénico-Arenisca (938.87 ha), Coquina-Caliza (2,656.25 ha), Lacustre (35,075.57 ha), Lagunar (551,223.39 ha) y Litoral (29,241.96 ha)</w:t>
      </w:r>
      <w:r>
        <w:t xml:space="preserve"> </w:t>
      </w:r>
      <w:sdt>
        <w:sdtPr>
          <w:id w:val="-704721094"/>
          <w:citation/>
        </w:sdtPr>
        <w:sdtContent>
          <w:r>
            <w:fldChar w:fldCharType="begin"/>
          </w:r>
          <w:r>
            <w:instrText xml:space="preserve"> CITATION SED231 \l 2058 </w:instrText>
          </w:r>
          <w:r>
            <w:fldChar w:fldCharType="separate"/>
          </w:r>
          <w:r>
            <w:rPr>
              <w:noProof/>
            </w:rPr>
            <w:t>(SEDATU, 2023)</w:t>
          </w:r>
          <w:r>
            <w:fldChar w:fldCharType="end"/>
          </w:r>
        </w:sdtContent>
      </w:sdt>
      <w:r>
        <w:t>.</w:t>
      </w:r>
    </w:p>
    <w:p w14:paraId="1E5F0D03" w14:textId="77777777" w:rsidR="005F4B1B" w:rsidRPr="00774EFD" w:rsidRDefault="005F4B1B" w:rsidP="005F4B1B">
      <w:pPr>
        <w:spacing w:after="0"/>
        <w:rPr>
          <w:b/>
          <w:bCs/>
        </w:rPr>
      </w:pPr>
      <w:r>
        <w:rPr>
          <w:b/>
          <w:bCs/>
        </w:rPr>
        <w:t>Descripción n</w:t>
      </w:r>
      <w:r w:rsidRPr="00774EFD">
        <w:rPr>
          <w:b/>
          <w:bCs/>
        </w:rPr>
        <w:t>arrativa:</w:t>
      </w:r>
      <w:r>
        <w:rPr>
          <w:b/>
          <w:bCs/>
        </w:rPr>
        <w:t xml:space="preserve"> </w:t>
      </w:r>
      <w:r w:rsidRPr="00774EFD">
        <w:t>El 99.5% del suelo de Campeche está formado por rocas sedimentarias (principalmente calizas</w:t>
      </w:r>
      <w:r>
        <w:t>)</w:t>
      </w:r>
      <w:r w:rsidRPr="00774EFD">
        <w:t xml:space="preserve"> que se formaron durante millones de años, lo que genera grandes extensiones de zonas kársticas. Esta composición tiene consecuencias prácticas muy concretas para la vida cotidiana</w:t>
      </w:r>
      <w:r>
        <w:t>.</w:t>
      </w:r>
    </w:p>
    <w:p w14:paraId="3F82DE4B" w14:textId="77777777" w:rsidR="005F4B1B" w:rsidRPr="00774EFD" w:rsidRDefault="005F4B1B" w:rsidP="005F4B1B">
      <w:r w:rsidRPr="00774EFD">
        <w:t>La roca caliza es porosa: el agua de lluvia se inﬁltra rápidamente al subsuelo, recargando los acuíferos de toda la Península de Yucatán. El suelo calcáreo es frágil: la construcción de carreteras y ediﬁcios sobre él requiere técnicas especiales para no generar hundimientos. Hay yeso y minerales de valor económico en municipios como Hopelchén y Calakmul.</w:t>
      </w:r>
    </w:p>
    <w:p w14:paraId="1A96B18C"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32</w:t>
      </w:r>
      <w:r>
        <w:rPr>
          <w:noProof/>
        </w:rPr>
        <w:fldChar w:fldCharType="end"/>
      </w:r>
      <w:r>
        <w:t xml:space="preserve"> Ficha técnica de Geología</w:t>
      </w:r>
    </w:p>
    <w:tbl>
      <w:tblPr>
        <w:tblStyle w:val="Tablaconcuadrcula"/>
        <w:tblW w:w="0" w:type="auto"/>
        <w:tblLook w:val="04A0" w:firstRow="1" w:lastRow="0" w:firstColumn="1" w:lastColumn="0" w:noHBand="0" w:noVBand="1"/>
      </w:tblPr>
      <w:tblGrid>
        <w:gridCol w:w="3031"/>
        <w:gridCol w:w="1712"/>
        <w:gridCol w:w="4085"/>
      </w:tblGrid>
      <w:tr w:rsidR="005F4B1B" w:rsidRPr="00774EFD" w14:paraId="2AD68DFD" w14:textId="77777777" w:rsidTr="00BD2B64">
        <w:tc>
          <w:tcPr>
            <w:tcW w:w="0" w:type="auto"/>
            <w:gridSpan w:val="3"/>
            <w:shd w:val="clear" w:color="auto" w:fill="156082" w:themeFill="accent1"/>
            <w:vAlign w:val="center"/>
            <w:hideMark/>
          </w:tcPr>
          <w:p w14:paraId="22261A9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Geología</w:t>
            </w:r>
          </w:p>
        </w:tc>
      </w:tr>
      <w:tr w:rsidR="005F4B1B" w:rsidRPr="00774EFD" w14:paraId="3C76F8D5" w14:textId="77777777" w:rsidTr="00BD2B64">
        <w:tc>
          <w:tcPr>
            <w:tcW w:w="0" w:type="auto"/>
            <w:gridSpan w:val="3"/>
            <w:shd w:val="clear" w:color="auto" w:fill="156082" w:themeFill="accent1"/>
            <w:vAlign w:val="center"/>
            <w:hideMark/>
          </w:tcPr>
          <w:p w14:paraId="0411DDC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1526028C" w14:textId="77777777" w:rsidTr="00BD2B64">
        <w:tc>
          <w:tcPr>
            <w:tcW w:w="0" w:type="auto"/>
            <w:shd w:val="clear" w:color="auto" w:fill="156082" w:themeFill="accent1"/>
            <w:vAlign w:val="center"/>
            <w:hideMark/>
          </w:tcPr>
          <w:p w14:paraId="3B34EAC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781FC79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7639740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3C339CC4" w14:textId="77777777" w:rsidTr="00BD2B64">
        <w:tc>
          <w:tcPr>
            <w:tcW w:w="0" w:type="auto"/>
            <w:vMerge w:val="restart"/>
            <w:vAlign w:val="center"/>
            <w:hideMark/>
          </w:tcPr>
          <w:p w14:paraId="6E3C7705" w14:textId="77777777" w:rsidR="005F4B1B" w:rsidRPr="00774EFD" w:rsidRDefault="005F4B1B" w:rsidP="00BD2B64">
            <w:pPr>
              <w:jc w:val="center"/>
            </w:pPr>
            <w:r w:rsidRPr="00774EFD">
              <w:t>En este tema las variables corresponden a tipos de rocas (1) y Litología (2)</w:t>
            </w:r>
          </w:p>
        </w:tc>
        <w:tc>
          <w:tcPr>
            <w:tcW w:w="0" w:type="auto"/>
            <w:vAlign w:val="center"/>
            <w:hideMark/>
          </w:tcPr>
          <w:p w14:paraId="20AEE392" w14:textId="77777777" w:rsidR="005F4B1B" w:rsidRPr="00774EFD" w:rsidRDefault="005F4B1B" w:rsidP="00BD2B64">
            <w:pPr>
              <w:jc w:val="center"/>
            </w:pPr>
            <w:r w:rsidRPr="00774EFD">
              <w:t>Tipos de rocas</w:t>
            </w:r>
          </w:p>
        </w:tc>
        <w:tc>
          <w:tcPr>
            <w:tcW w:w="0" w:type="auto"/>
            <w:vAlign w:val="center"/>
            <w:hideMark/>
          </w:tcPr>
          <w:p w14:paraId="705D091D" w14:textId="77777777" w:rsidR="005F4B1B" w:rsidRPr="00774EFD" w:rsidRDefault="005F4B1B" w:rsidP="00BD2B64">
            <w:pPr>
              <w:jc w:val="center"/>
            </w:pPr>
            <w:r w:rsidRPr="00774EFD">
              <w:t>Desconocido. Probablemente: C04_MFNGeología_INEGI_2023</w:t>
            </w:r>
            <w:r w:rsidRPr="00774EFD">
              <w:rPr>
                <w:vertAlign w:val="superscript"/>
              </w:rPr>
              <w:t>(1)(2)</w:t>
            </w:r>
          </w:p>
        </w:tc>
      </w:tr>
      <w:tr w:rsidR="005F4B1B" w:rsidRPr="00774EFD" w14:paraId="097CD1B0" w14:textId="77777777" w:rsidTr="00BD2B64">
        <w:tc>
          <w:tcPr>
            <w:tcW w:w="0" w:type="auto"/>
            <w:vMerge/>
            <w:vAlign w:val="center"/>
            <w:hideMark/>
          </w:tcPr>
          <w:p w14:paraId="2311CF2A" w14:textId="77777777" w:rsidR="005F4B1B" w:rsidRPr="00774EFD" w:rsidRDefault="005F4B1B" w:rsidP="00BD2B64">
            <w:pPr>
              <w:jc w:val="center"/>
            </w:pPr>
          </w:p>
        </w:tc>
        <w:tc>
          <w:tcPr>
            <w:tcW w:w="0" w:type="auto"/>
            <w:vAlign w:val="center"/>
            <w:hideMark/>
          </w:tcPr>
          <w:p w14:paraId="7D454E6D" w14:textId="77777777" w:rsidR="005F4B1B" w:rsidRPr="00774EFD" w:rsidRDefault="005F4B1B" w:rsidP="00BD2B64">
            <w:pPr>
              <w:jc w:val="center"/>
            </w:pPr>
            <w:r w:rsidRPr="00774EFD">
              <w:t>Litología (Unidades litológicas)</w:t>
            </w:r>
          </w:p>
        </w:tc>
        <w:tc>
          <w:tcPr>
            <w:tcW w:w="0" w:type="auto"/>
            <w:vAlign w:val="center"/>
            <w:hideMark/>
          </w:tcPr>
          <w:p w14:paraId="66DEB96F" w14:textId="77777777" w:rsidR="005F4B1B" w:rsidRPr="00774EFD" w:rsidRDefault="005F4B1B" w:rsidP="00BD2B64">
            <w:pPr>
              <w:jc w:val="center"/>
            </w:pPr>
            <w:r w:rsidRPr="00774EFD">
              <w:t>Desconocido. Probablemente: C04_MFNGeología_INEGI_2023</w:t>
            </w:r>
            <w:r w:rsidRPr="00774EFD">
              <w:rPr>
                <w:vertAlign w:val="superscript"/>
              </w:rPr>
              <w:t>(1)(2)</w:t>
            </w:r>
          </w:p>
        </w:tc>
      </w:tr>
      <w:tr w:rsidR="005F4B1B" w:rsidRPr="00774EFD" w14:paraId="4B3D2D66" w14:textId="77777777" w:rsidTr="00BD2B64">
        <w:tc>
          <w:tcPr>
            <w:tcW w:w="0" w:type="auto"/>
            <w:gridSpan w:val="3"/>
            <w:shd w:val="clear" w:color="auto" w:fill="156082" w:themeFill="accent1"/>
            <w:vAlign w:val="center"/>
            <w:hideMark/>
          </w:tcPr>
          <w:p w14:paraId="1484F1C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09D03E49" w14:textId="77777777" w:rsidTr="00BD2B64">
        <w:tc>
          <w:tcPr>
            <w:tcW w:w="0" w:type="auto"/>
            <w:gridSpan w:val="2"/>
            <w:shd w:val="clear" w:color="auto" w:fill="156082" w:themeFill="accent1"/>
            <w:vAlign w:val="center"/>
            <w:hideMark/>
          </w:tcPr>
          <w:p w14:paraId="0503796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Tipos de rocas</w:t>
            </w:r>
          </w:p>
        </w:tc>
        <w:tc>
          <w:tcPr>
            <w:tcW w:w="0" w:type="auto"/>
            <w:shd w:val="clear" w:color="auto" w:fill="156082" w:themeFill="accent1"/>
            <w:vAlign w:val="center"/>
            <w:hideMark/>
          </w:tcPr>
          <w:p w14:paraId="7155F62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w:t>
            </w:r>
          </w:p>
        </w:tc>
      </w:tr>
      <w:tr w:rsidR="005F4B1B" w:rsidRPr="00774EFD" w14:paraId="16093419" w14:textId="77777777" w:rsidTr="00BD2B64">
        <w:tc>
          <w:tcPr>
            <w:tcW w:w="0" w:type="auto"/>
            <w:gridSpan w:val="2"/>
            <w:vAlign w:val="center"/>
            <w:hideMark/>
          </w:tcPr>
          <w:p w14:paraId="14F23862" w14:textId="77777777" w:rsidR="005F4B1B" w:rsidRPr="00774EFD" w:rsidRDefault="005F4B1B" w:rsidP="00BD2B64">
            <w:pPr>
              <w:jc w:val="center"/>
            </w:pPr>
            <w:r w:rsidRPr="00774EFD">
              <w:t>Sedimentaria</w:t>
            </w:r>
          </w:p>
        </w:tc>
        <w:tc>
          <w:tcPr>
            <w:tcW w:w="0" w:type="auto"/>
            <w:vAlign w:val="center"/>
            <w:hideMark/>
          </w:tcPr>
          <w:p w14:paraId="2B69D47B" w14:textId="77777777" w:rsidR="005F4B1B" w:rsidRPr="00774EFD" w:rsidRDefault="005F4B1B" w:rsidP="00BD2B64">
            <w:pPr>
              <w:jc w:val="center"/>
            </w:pPr>
            <w:r w:rsidRPr="00774EFD">
              <w:t>99.5%</w:t>
            </w:r>
          </w:p>
        </w:tc>
      </w:tr>
      <w:tr w:rsidR="005F4B1B" w:rsidRPr="00774EFD" w14:paraId="2F684831" w14:textId="77777777" w:rsidTr="00BD2B64">
        <w:tc>
          <w:tcPr>
            <w:tcW w:w="0" w:type="auto"/>
            <w:gridSpan w:val="2"/>
            <w:shd w:val="clear" w:color="auto" w:fill="156082" w:themeFill="accent1"/>
            <w:vAlign w:val="center"/>
            <w:hideMark/>
          </w:tcPr>
          <w:p w14:paraId="7A206C8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Litología (Unidades litológicas)</w:t>
            </w:r>
          </w:p>
        </w:tc>
        <w:tc>
          <w:tcPr>
            <w:tcW w:w="0" w:type="auto"/>
            <w:shd w:val="clear" w:color="auto" w:fill="156082" w:themeFill="accent1"/>
            <w:vAlign w:val="center"/>
            <w:hideMark/>
          </w:tcPr>
          <w:p w14:paraId="48EFB7B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r>
      <w:tr w:rsidR="005F4B1B" w:rsidRPr="00774EFD" w14:paraId="3165FF2F" w14:textId="77777777" w:rsidTr="00BD2B64">
        <w:tc>
          <w:tcPr>
            <w:tcW w:w="0" w:type="auto"/>
            <w:gridSpan w:val="2"/>
            <w:vAlign w:val="center"/>
            <w:hideMark/>
          </w:tcPr>
          <w:p w14:paraId="4EA64FAC" w14:textId="77777777" w:rsidR="005F4B1B" w:rsidRPr="00774EFD" w:rsidRDefault="005F4B1B" w:rsidP="00BD2B64">
            <w:pPr>
              <w:jc w:val="center"/>
            </w:pPr>
            <w:r w:rsidRPr="00774EFD">
              <w:t>Aluvial</w:t>
            </w:r>
          </w:p>
        </w:tc>
        <w:tc>
          <w:tcPr>
            <w:tcW w:w="0" w:type="auto"/>
            <w:vAlign w:val="center"/>
            <w:hideMark/>
          </w:tcPr>
          <w:p w14:paraId="5D4B6B73" w14:textId="77777777" w:rsidR="005F4B1B" w:rsidRPr="00774EFD" w:rsidRDefault="005F4B1B" w:rsidP="00BD2B64">
            <w:pPr>
              <w:jc w:val="center"/>
            </w:pPr>
            <w:r w:rsidRPr="00774EFD">
              <w:t>877,599.1</w:t>
            </w:r>
          </w:p>
        </w:tc>
      </w:tr>
      <w:tr w:rsidR="005F4B1B" w:rsidRPr="00774EFD" w14:paraId="4B889F47" w14:textId="77777777" w:rsidTr="00BD2B64">
        <w:tc>
          <w:tcPr>
            <w:tcW w:w="0" w:type="auto"/>
            <w:gridSpan w:val="2"/>
            <w:vAlign w:val="center"/>
            <w:hideMark/>
          </w:tcPr>
          <w:p w14:paraId="30FB70D6" w14:textId="77777777" w:rsidR="005F4B1B" w:rsidRPr="00774EFD" w:rsidRDefault="005F4B1B" w:rsidP="00BD2B64">
            <w:pPr>
              <w:jc w:val="center"/>
            </w:pPr>
            <w:r w:rsidRPr="00774EFD">
              <w:t>Caliza-Coquina</w:t>
            </w:r>
          </w:p>
        </w:tc>
        <w:tc>
          <w:tcPr>
            <w:tcW w:w="0" w:type="auto"/>
            <w:vAlign w:val="center"/>
            <w:hideMark/>
          </w:tcPr>
          <w:p w14:paraId="39249583" w14:textId="77777777" w:rsidR="005F4B1B" w:rsidRPr="00774EFD" w:rsidRDefault="005F4B1B" w:rsidP="00BD2B64">
            <w:pPr>
              <w:jc w:val="center"/>
            </w:pPr>
            <w:r w:rsidRPr="00774EFD">
              <w:t>186,825.49</w:t>
            </w:r>
          </w:p>
        </w:tc>
      </w:tr>
      <w:tr w:rsidR="005F4B1B" w:rsidRPr="00774EFD" w14:paraId="1E0C2175" w14:textId="77777777" w:rsidTr="00BD2B64">
        <w:tc>
          <w:tcPr>
            <w:tcW w:w="0" w:type="auto"/>
            <w:gridSpan w:val="2"/>
            <w:vAlign w:val="center"/>
            <w:hideMark/>
          </w:tcPr>
          <w:p w14:paraId="535334B8" w14:textId="77777777" w:rsidR="005F4B1B" w:rsidRPr="00774EFD" w:rsidRDefault="005F4B1B" w:rsidP="00BD2B64">
            <w:pPr>
              <w:jc w:val="center"/>
            </w:pPr>
            <w:r w:rsidRPr="00774EFD">
              <w:t>Caliza-Dolomítica</w:t>
            </w:r>
          </w:p>
        </w:tc>
        <w:tc>
          <w:tcPr>
            <w:tcW w:w="0" w:type="auto"/>
            <w:vAlign w:val="center"/>
            <w:hideMark/>
          </w:tcPr>
          <w:p w14:paraId="3A1A4D16" w14:textId="77777777" w:rsidR="005F4B1B" w:rsidRPr="00774EFD" w:rsidRDefault="005F4B1B" w:rsidP="00BD2B64">
            <w:pPr>
              <w:jc w:val="center"/>
            </w:pPr>
            <w:r w:rsidRPr="00774EFD">
              <w:t>2,487.63</w:t>
            </w:r>
          </w:p>
        </w:tc>
      </w:tr>
      <w:tr w:rsidR="005F4B1B" w:rsidRPr="00774EFD" w14:paraId="3D7E34DC" w14:textId="77777777" w:rsidTr="00BD2B64">
        <w:tc>
          <w:tcPr>
            <w:tcW w:w="0" w:type="auto"/>
            <w:gridSpan w:val="2"/>
            <w:vAlign w:val="center"/>
            <w:hideMark/>
          </w:tcPr>
          <w:p w14:paraId="526C3E86" w14:textId="77777777" w:rsidR="005F4B1B" w:rsidRPr="00774EFD" w:rsidRDefault="005F4B1B" w:rsidP="00BD2B64">
            <w:pPr>
              <w:jc w:val="center"/>
            </w:pPr>
            <w:r w:rsidRPr="00774EFD">
              <w:t>Caliza-Marga</w:t>
            </w:r>
          </w:p>
        </w:tc>
        <w:tc>
          <w:tcPr>
            <w:tcW w:w="0" w:type="auto"/>
            <w:vAlign w:val="center"/>
            <w:hideMark/>
          </w:tcPr>
          <w:p w14:paraId="1DA77D4A" w14:textId="77777777" w:rsidR="005F4B1B" w:rsidRPr="00774EFD" w:rsidRDefault="005F4B1B" w:rsidP="00BD2B64">
            <w:pPr>
              <w:jc w:val="center"/>
            </w:pPr>
            <w:r w:rsidRPr="00774EFD">
              <w:t>1,632,328.64</w:t>
            </w:r>
          </w:p>
        </w:tc>
      </w:tr>
      <w:tr w:rsidR="005F4B1B" w:rsidRPr="00774EFD" w14:paraId="088E6075" w14:textId="77777777" w:rsidTr="00BD2B64">
        <w:tc>
          <w:tcPr>
            <w:tcW w:w="0" w:type="auto"/>
            <w:gridSpan w:val="2"/>
            <w:vAlign w:val="center"/>
            <w:hideMark/>
          </w:tcPr>
          <w:p w14:paraId="2DBE9F82" w14:textId="77777777" w:rsidR="005F4B1B" w:rsidRPr="00774EFD" w:rsidRDefault="005F4B1B" w:rsidP="00BD2B64">
            <w:pPr>
              <w:jc w:val="center"/>
            </w:pPr>
            <w:r w:rsidRPr="00774EFD">
              <w:t>Caliza-Yeso</w:t>
            </w:r>
          </w:p>
        </w:tc>
        <w:tc>
          <w:tcPr>
            <w:tcW w:w="0" w:type="auto"/>
            <w:vAlign w:val="center"/>
            <w:hideMark/>
          </w:tcPr>
          <w:p w14:paraId="04FA11ED" w14:textId="77777777" w:rsidR="005F4B1B" w:rsidRPr="00774EFD" w:rsidRDefault="005F4B1B" w:rsidP="00BD2B64">
            <w:pPr>
              <w:jc w:val="center"/>
            </w:pPr>
            <w:r w:rsidRPr="00774EFD">
              <w:t>2,198,193.11</w:t>
            </w:r>
          </w:p>
        </w:tc>
      </w:tr>
      <w:tr w:rsidR="005F4B1B" w:rsidRPr="00774EFD" w14:paraId="534BCF51" w14:textId="77777777" w:rsidTr="00BD2B64">
        <w:tc>
          <w:tcPr>
            <w:tcW w:w="0" w:type="auto"/>
            <w:gridSpan w:val="2"/>
            <w:vAlign w:val="center"/>
            <w:hideMark/>
          </w:tcPr>
          <w:p w14:paraId="59171430" w14:textId="77777777" w:rsidR="005F4B1B" w:rsidRPr="00774EFD" w:rsidRDefault="005F4B1B" w:rsidP="00BD2B64">
            <w:pPr>
              <w:jc w:val="center"/>
            </w:pPr>
            <w:r w:rsidRPr="00774EFD">
              <w:t>Conglomerado poligénico-Arenisca</w:t>
            </w:r>
          </w:p>
        </w:tc>
        <w:tc>
          <w:tcPr>
            <w:tcW w:w="0" w:type="auto"/>
            <w:vAlign w:val="center"/>
            <w:hideMark/>
          </w:tcPr>
          <w:p w14:paraId="656E4B4E" w14:textId="77777777" w:rsidR="005F4B1B" w:rsidRPr="00774EFD" w:rsidRDefault="005F4B1B" w:rsidP="00BD2B64">
            <w:pPr>
              <w:jc w:val="center"/>
            </w:pPr>
            <w:r w:rsidRPr="00774EFD">
              <w:t>938.87</w:t>
            </w:r>
          </w:p>
        </w:tc>
      </w:tr>
      <w:tr w:rsidR="005F4B1B" w:rsidRPr="00774EFD" w14:paraId="265C021C" w14:textId="77777777" w:rsidTr="00BD2B64">
        <w:tc>
          <w:tcPr>
            <w:tcW w:w="0" w:type="auto"/>
            <w:gridSpan w:val="2"/>
            <w:vAlign w:val="center"/>
            <w:hideMark/>
          </w:tcPr>
          <w:p w14:paraId="1E5D4A6B" w14:textId="77777777" w:rsidR="005F4B1B" w:rsidRPr="00774EFD" w:rsidRDefault="005F4B1B" w:rsidP="00BD2B64">
            <w:pPr>
              <w:jc w:val="center"/>
            </w:pPr>
            <w:r w:rsidRPr="00774EFD">
              <w:t>Coquina-Caliza</w:t>
            </w:r>
          </w:p>
        </w:tc>
        <w:tc>
          <w:tcPr>
            <w:tcW w:w="0" w:type="auto"/>
            <w:vAlign w:val="center"/>
            <w:hideMark/>
          </w:tcPr>
          <w:p w14:paraId="7BFCA53D" w14:textId="77777777" w:rsidR="005F4B1B" w:rsidRPr="00774EFD" w:rsidRDefault="005F4B1B" w:rsidP="00BD2B64">
            <w:pPr>
              <w:jc w:val="center"/>
            </w:pPr>
            <w:r w:rsidRPr="00774EFD">
              <w:t>2,656.25</w:t>
            </w:r>
          </w:p>
        </w:tc>
      </w:tr>
      <w:tr w:rsidR="005F4B1B" w:rsidRPr="00774EFD" w14:paraId="0B419E17" w14:textId="77777777" w:rsidTr="00BD2B64">
        <w:tc>
          <w:tcPr>
            <w:tcW w:w="0" w:type="auto"/>
            <w:gridSpan w:val="2"/>
            <w:vAlign w:val="center"/>
            <w:hideMark/>
          </w:tcPr>
          <w:p w14:paraId="32C9A3D8" w14:textId="77777777" w:rsidR="005F4B1B" w:rsidRPr="00774EFD" w:rsidRDefault="005F4B1B" w:rsidP="00BD2B64">
            <w:pPr>
              <w:jc w:val="center"/>
            </w:pPr>
            <w:r w:rsidRPr="00774EFD">
              <w:t>Lacustre</w:t>
            </w:r>
          </w:p>
        </w:tc>
        <w:tc>
          <w:tcPr>
            <w:tcW w:w="0" w:type="auto"/>
            <w:vAlign w:val="center"/>
            <w:hideMark/>
          </w:tcPr>
          <w:p w14:paraId="7C9F6DBB" w14:textId="77777777" w:rsidR="005F4B1B" w:rsidRPr="00774EFD" w:rsidRDefault="005F4B1B" w:rsidP="00BD2B64">
            <w:pPr>
              <w:jc w:val="center"/>
            </w:pPr>
            <w:r w:rsidRPr="00774EFD">
              <w:t>35,075.57</w:t>
            </w:r>
          </w:p>
        </w:tc>
      </w:tr>
      <w:tr w:rsidR="005F4B1B" w:rsidRPr="00774EFD" w14:paraId="60BBB656" w14:textId="77777777" w:rsidTr="00BD2B64">
        <w:tc>
          <w:tcPr>
            <w:tcW w:w="0" w:type="auto"/>
            <w:gridSpan w:val="2"/>
            <w:vAlign w:val="center"/>
            <w:hideMark/>
          </w:tcPr>
          <w:p w14:paraId="6F5A9545" w14:textId="77777777" w:rsidR="005F4B1B" w:rsidRPr="00774EFD" w:rsidRDefault="005F4B1B" w:rsidP="00BD2B64">
            <w:pPr>
              <w:jc w:val="center"/>
            </w:pPr>
            <w:r w:rsidRPr="00774EFD">
              <w:t>Lagunar</w:t>
            </w:r>
          </w:p>
        </w:tc>
        <w:tc>
          <w:tcPr>
            <w:tcW w:w="0" w:type="auto"/>
            <w:vAlign w:val="center"/>
            <w:hideMark/>
          </w:tcPr>
          <w:p w14:paraId="011D6BC3" w14:textId="77777777" w:rsidR="005F4B1B" w:rsidRPr="00774EFD" w:rsidRDefault="005F4B1B" w:rsidP="00BD2B64">
            <w:pPr>
              <w:jc w:val="center"/>
            </w:pPr>
            <w:r w:rsidRPr="00774EFD">
              <w:t>551,223.39</w:t>
            </w:r>
          </w:p>
        </w:tc>
      </w:tr>
      <w:tr w:rsidR="005F4B1B" w:rsidRPr="00774EFD" w14:paraId="36B28F9F" w14:textId="77777777" w:rsidTr="00BD2B64">
        <w:tc>
          <w:tcPr>
            <w:tcW w:w="0" w:type="auto"/>
            <w:gridSpan w:val="2"/>
            <w:vAlign w:val="center"/>
            <w:hideMark/>
          </w:tcPr>
          <w:p w14:paraId="1C4ED850" w14:textId="77777777" w:rsidR="005F4B1B" w:rsidRPr="00774EFD" w:rsidRDefault="005F4B1B" w:rsidP="00BD2B64">
            <w:pPr>
              <w:jc w:val="center"/>
            </w:pPr>
            <w:r w:rsidRPr="00774EFD">
              <w:t>Litoral</w:t>
            </w:r>
          </w:p>
        </w:tc>
        <w:tc>
          <w:tcPr>
            <w:tcW w:w="0" w:type="auto"/>
            <w:vAlign w:val="center"/>
            <w:hideMark/>
          </w:tcPr>
          <w:p w14:paraId="17CD368D" w14:textId="77777777" w:rsidR="005F4B1B" w:rsidRPr="00774EFD" w:rsidRDefault="005F4B1B" w:rsidP="00BD2B64">
            <w:pPr>
              <w:jc w:val="center"/>
            </w:pPr>
            <w:r w:rsidRPr="00774EFD">
              <w:t>29,241.96</w:t>
            </w:r>
          </w:p>
        </w:tc>
      </w:tr>
    </w:tbl>
    <w:p w14:paraId="7B3C9CC7" w14:textId="77777777" w:rsidR="005F4B1B" w:rsidRPr="007A3640" w:rsidRDefault="005F4B1B" w:rsidP="005F4B1B">
      <w:r w:rsidRPr="002E387E">
        <w:rPr>
          <w:rStyle w:val="nfasissutil"/>
        </w:rPr>
        <w:t>Fuente: Elaboración propia</w:t>
      </w:r>
    </w:p>
    <w:p w14:paraId="5F576C36" w14:textId="77777777" w:rsidR="005F4B1B" w:rsidRPr="00774EFD" w:rsidRDefault="005F4B1B" w:rsidP="005F4B1B">
      <w:pPr>
        <w:pStyle w:val="Ttulo8"/>
        <w:rPr>
          <w:b/>
          <w:bCs/>
        </w:rPr>
      </w:pPr>
      <w:r w:rsidRPr="00774EFD">
        <w:t>Geomorfología y topografía</w:t>
      </w:r>
    </w:p>
    <w:p w14:paraId="37DF3F71" w14:textId="77777777" w:rsidR="005F4B1B" w:rsidRPr="00774EFD" w:rsidRDefault="005F4B1B" w:rsidP="005F4B1B">
      <w:pPr>
        <w:spacing w:after="0"/>
        <w:rPr>
          <w:b/>
          <w:bCs/>
        </w:rPr>
      </w:pPr>
      <w:r>
        <w:rPr>
          <w:b/>
          <w:bCs/>
        </w:rPr>
        <w:t>Descripción</w:t>
      </w:r>
      <w:r w:rsidRPr="00774EFD">
        <w:rPr>
          <w:b/>
          <w:bCs/>
        </w:rPr>
        <w:t>:</w:t>
      </w:r>
      <w:r>
        <w:rPr>
          <w:b/>
          <w:bCs/>
        </w:rPr>
        <w:t xml:space="preserve"> </w:t>
      </w:r>
      <w:r w:rsidRPr="00774EFD">
        <w:t>En este tema las variables corresponden a las principales elevaciones (cerros) (1) y a los tipos de topoformas (2) que existen en el estado</w:t>
      </w:r>
    </w:p>
    <w:p w14:paraId="0A919424" w14:textId="77777777" w:rsidR="005F4B1B" w:rsidRPr="00774EFD" w:rsidRDefault="005F4B1B" w:rsidP="005F4B1B">
      <w:pPr>
        <w:spacing w:after="0"/>
        <w:rPr>
          <w:b/>
          <w:bCs/>
        </w:rPr>
      </w:pPr>
      <w:r w:rsidRPr="00774EFD">
        <w:rPr>
          <w:b/>
          <w:bCs/>
        </w:rPr>
        <w:t>Variables:</w:t>
      </w:r>
      <w:r>
        <w:rPr>
          <w:b/>
          <w:bCs/>
        </w:rPr>
        <w:t xml:space="preserve"> </w:t>
      </w:r>
      <w:r w:rsidRPr="00774EFD">
        <w:t>Principales elevaciones (cerros)</w:t>
      </w:r>
      <w:r>
        <w:rPr>
          <w:b/>
          <w:bCs/>
        </w:rPr>
        <w:t xml:space="preserve"> </w:t>
      </w:r>
      <w:r>
        <w:t xml:space="preserve">y </w:t>
      </w:r>
      <w:r w:rsidRPr="00774EFD">
        <w:t>Tipos de topoformas</w:t>
      </w:r>
      <w:r>
        <w:t>.</w:t>
      </w:r>
    </w:p>
    <w:p w14:paraId="0DECE480" w14:textId="77777777" w:rsidR="005F4B1B" w:rsidRPr="00774EFD" w:rsidRDefault="005F4B1B" w:rsidP="005F4B1B">
      <w:pPr>
        <w:spacing w:after="0"/>
        <w:rPr>
          <w:b/>
          <w:bCs/>
        </w:rPr>
      </w:pPr>
      <w:r w:rsidRPr="00774EFD">
        <w:rPr>
          <w:b/>
          <w:bCs/>
        </w:rPr>
        <w:t>Capas utilizadas: </w:t>
      </w:r>
      <w:r>
        <w:rPr>
          <w:b/>
          <w:bCs/>
        </w:rPr>
        <w:t xml:space="preserve"> </w:t>
      </w:r>
      <w:r w:rsidRPr="00774EFD">
        <w:t>C04_MFNPrincipalesElevaciones_INEGI_2023</w:t>
      </w:r>
      <w:r>
        <w:rPr>
          <w:b/>
          <w:bCs/>
        </w:rPr>
        <w:t xml:space="preserve"> </w:t>
      </w:r>
      <w:r w:rsidRPr="00222CB2">
        <w:t xml:space="preserve">y </w:t>
      </w:r>
      <w:r w:rsidRPr="00774EFD">
        <w:t>C04MFNTopoformas_INEGI_2023</w:t>
      </w:r>
      <w:r>
        <w:t>.</w:t>
      </w:r>
    </w:p>
    <w:p w14:paraId="5406B78C" w14:textId="77777777" w:rsidR="005F4B1B" w:rsidRPr="00774EFD" w:rsidRDefault="005F4B1B" w:rsidP="005F4B1B">
      <w:pPr>
        <w:spacing w:after="0"/>
        <w:rPr>
          <w:b/>
          <w:bCs/>
        </w:rPr>
      </w:pPr>
      <w:r w:rsidRPr="00222CB2">
        <w:rPr>
          <w:b/>
          <w:bCs/>
        </w:rPr>
        <w:t>Descripción a</w:t>
      </w:r>
      <w:r w:rsidRPr="00774EFD">
        <w:rPr>
          <w:b/>
          <w:bCs/>
        </w:rPr>
        <w:t>nalítica:</w:t>
      </w:r>
      <w:r>
        <w:rPr>
          <w:b/>
          <w:bCs/>
        </w:rPr>
        <w:t xml:space="preserve"> </w:t>
      </w:r>
      <w:r w:rsidRPr="00774EFD">
        <w:t>Cerro Champerico (altitud 390 msnm), Cerro los Chinos (370 msnm), Cerro el Ramonal (340 msnm), Cerro las Águilas (320 msnm), Cerro el Doce (250 msnm), Cerro Chumul (230 msnm) y Cerro el Gavilán (210 msnm)</w:t>
      </w:r>
      <w:r w:rsidRPr="00222CB2">
        <w:t xml:space="preserve">. </w:t>
      </w:r>
      <w:r w:rsidRPr="00774EFD">
        <w:t>Cuerpo de agua (3.24%), Llanura (53.43%), Lomerío (42.24%), Playa o Barra (1.1%)</w:t>
      </w:r>
      <w:r>
        <w:t xml:space="preserve"> </w:t>
      </w:r>
      <w:sdt>
        <w:sdtPr>
          <w:id w:val="1306507430"/>
          <w:citation/>
        </w:sdtPr>
        <w:sdtContent>
          <w:r>
            <w:fldChar w:fldCharType="begin"/>
          </w:r>
          <w:r>
            <w:instrText xml:space="preserve"> CITATION SED231 \l 2058 </w:instrText>
          </w:r>
          <w:r>
            <w:fldChar w:fldCharType="separate"/>
          </w:r>
          <w:r>
            <w:rPr>
              <w:noProof/>
            </w:rPr>
            <w:t>(SEDATU, 2023)</w:t>
          </w:r>
          <w:r>
            <w:fldChar w:fldCharType="end"/>
          </w:r>
        </w:sdtContent>
      </w:sdt>
    </w:p>
    <w:p w14:paraId="20BC66C7"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Campeche es predominantemente plano, pero no completamente. El 53% del territorio son llanuras, el 42% son lomeríos suaves y únicamente el 1% son playas o barras. Solo en el sureste, en Calakmul, hay elevaciones más significativas, donde se encuentra el punto más elevado del estado: el Cerro Champerico con 390 msnm de altitud. Existe una cordillera pequeña llamada Sierra Alta o Sierra Puuc que recorre el estado de sur a norte, pasando por Seybaplaya, Hopelchén y Calkiní, con alturas entre 40 y 100 msnm. La costa tiene 523 km de longitud, en su mayoría arenosa y baja. En algunos puntos de Seybaplaya y Champotón, el mar se retira hasta 500 metros por las tardes.</w:t>
      </w:r>
    </w:p>
    <w:p w14:paraId="76BFAFDD"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33</w:t>
      </w:r>
      <w:r>
        <w:rPr>
          <w:noProof/>
        </w:rPr>
        <w:fldChar w:fldCharType="end"/>
      </w:r>
      <w:r>
        <w:t xml:space="preserve"> Ficha técnica de Geomorfología y topografía</w:t>
      </w:r>
    </w:p>
    <w:tbl>
      <w:tblPr>
        <w:tblStyle w:val="Tablaconcuadrcula"/>
        <w:tblW w:w="0" w:type="auto"/>
        <w:tblLook w:val="04A0" w:firstRow="1" w:lastRow="0" w:firstColumn="1" w:lastColumn="0" w:noHBand="0" w:noVBand="1"/>
      </w:tblPr>
      <w:tblGrid>
        <w:gridCol w:w="2754"/>
        <w:gridCol w:w="1580"/>
        <w:gridCol w:w="4494"/>
      </w:tblGrid>
      <w:tr w:rsidR="005F4B1B" w:rsidRPr="00774EFD" w14:paraId="247820A0" w14:textId="77777777" w:rsidTr="00BD2B64">
        <w:tc>
          <w:tcPr>
            <w:tcW w:w="0" w:type="auto"/>
            <w:gridSpan w:val="3"/>
            <w:shd w:val="clear" w:color="auto" w:fill="156082" w:themeFill="accent1"/>
            <w:vAlign w:val="center"/>
            <w:hideMark/>
          </w:tcPr>
          <w:p w14:paraId="32CAADB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Geomorfología y topografía</w:t>
            </w:r>
          </w:p>
        </w:tc>
      </w:tr>
      <w:tr w:rsidR="005F4B1B" w:rsidRPr="00774EFD" w14:paraId="1E321ACC" w14:textId="77777777" w:rsidTr="00BD2B64">
        <w:tc>
          <w:tcPr>
            <w:tcW w:w="0" w:type="auto"/>
            <w:gridSpan w:val="3"/>
            <w:shd w:val="clear" w:color="auto" w:fill="156082" w:themeFill="accent1"/>
            <w:vAlign w:val="center"/>
            <w:hideMark/>
          </w:tcPr>
          <w:p w14:paraId="2F88625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26DB60BD" w14:textId="77777777" w:rsidTr="00BD2B64">
        <w:tc>
          <w:tcPr>
            <w:tcW w:w="0" w:type="auto"/>
            <w:shd w:val="clear" w:color="auto" w:fill="156082" w:themeFill="accent1"/>
            <w:vAlign w:val="center"/>
            <w:hideMark/>
          </w:tcPr>
          <w:p w14:paraId="033AC08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7FF7D7C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621DA8A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6B350635" w14:textId="77777777" w:rsidTr="00BD2B64">
        <w:tc>
          <w:tcPr>
            <w:tcW w:w="0" w:type="auto"/>
            <w:vMerge w:val="restart"/>
            <w:vAlign w:val="center"/>
            <w:hideMark/>
          </w:tcPr>
          <w:p w14:paraId="491AFF3D" w14:textId="77777777" w:rsidR="005F4B1B" w:rsidRPr="00774EFD" w:rsidRDefault="005F4B1B" w:rsidP="00BD2B64">
            <w:pPr>
              <w:jc w:val="center"/>
            </w:pPr>
            <w:r w:rsidRPr="00774EFD">
              <w:t>En este tema las variables corresponden a principales elevaciones (1) y Tipos de topoformas (2)</w:t>
            </w:r>
          </w:p>
        </w:tc>
        <w:tc>
          <w:tcPr>
            <w:tcW w:w="0" w:type="auto"/>
            <w:vAlign w:val="center"/>
            <w:hideMark/>
          </w:tcPr>
          <w:p w14:paraId="2BBE9310" w14:textId="77777777" w:rsidR="005F4B1B" w:rsidRPr="00774EFD" w:rsidRDefault="005F4B1B" w:rsidP="00BD2B64">
            <w:pPr>
              <w:jc w:val="center"/>
            </w:pPr>
            <w:r w:rsidRPr="00774EFD">
              <w:t>Principales elevaciones (cerros)</w:t>
            </w:r>
          </w:p>
        </w:tc>
        <w:tc>
          <w:tcPr>
            <w:tcW w:w="0" w:type="auto"/>
            <w:vAlign w:val="center"/>
            <w:hideMark/>
          </w:tcPr>
          <w:p w14:paraId="491CA6BA" w14:textId="77777777" w:rsidR="005F4B1B" w:rsidRPr="00774EFD" w:rsidRDefault="005F4B1B" w:rsidP="00BD2B64">
            <w:pPr>
              <w:jc w:val="center"/>
            </w:pPr>
            <w:r w:rsidRPr="00774EFD">
              <w:t>C04_MFNPrincipalesElevaciones_INEGI_2023</w:t>
            </w:r>
            <w:r w:rsidRPr="00774EFD">
              <w:rPr>
                <w:vertAlign w:val="superscript"/>
              </w:rPr>
              <w:t>(1)(2</w:t>
            </w:r>
          </w:p>
        </w:tc>
      </w:tr>
      <w:tr w:rsidR="005F4B1B" w:rsidRPr="00774EFD" w14:paraId="68BCD82B" w14:textId="77777777" w:rsidTr="00BD2B64">
        <w:tc>
          <w:tcPr>
            <w:tcW w:w="0" w:type="auto"/>
            <w:vMerge/>
            <w:vAlign w:val="center"/>
            <w:hideMark/>
          </w:tcPr>
          <w:p w14:paraId="6C3C1AE2" w14:textId="77777777" w:rsidR="005F4B1B" w:rsidRPr="00774EFD" w:rsidRDefault="005F4B1B" w:rsidP="00BD2B64">
            <w:pPr>
              <w:jc w:val="center"/>
            </w:pPr>
          </w:p>
        </w:tc>
        <w:tc>
          <w:tcPr>
            <w:tcW w:w="0" w:type="auto"/>
            <w:vAlign w:val="center"/>
            <w:hideMark/>
          </w:tcPr>
          <w:p w14:paraId="58E04537" w14:textId="77777777" w:rsidR="005F4B1B" w:rsidRPr="00774EFD" w:rsidRDefault="005F4B1B" w:rsidP="00BD2B64">
            <w:pPr>
              <w:jc w:val="center"/>
            </w:pPr>
            <w:r w:rsidRPr="00774EFD">
              <w:t>Tipos de topoformas</w:t>
            </w:r>
          </w:p>
        </w:tc>
        <w:tc>
          <w:tcPr>
            <w:tcW w:w="0" w:type="auto"/>
            <w:vAlign w:val="center"/>
            <w:hideMark/>
          </w:tcPr>
          <w:p w14:paraId="2ECC2539" w14:textId="77777777" w:rsidR="005F4B1B" w:rsidRPr="00774EFD" w:rsidRDefault="005F4B1B" w:rsidP="00BD2B64">
            <w:pPr>
              <w:jc w:val="center"/>
            </w:pPr>
            <w:r w:rsidRPr="00774EFD">
              <w:t>C04_MFNTopoformas_INEGI_2023</w:t>
            </w:r>
            <w:r w:rsidRPr="00774EFD">
              <w:rPr>
                <w:vertAlign w:val="superscript"/>
              </w:rPr>
              <w:t>(1)(2)</w:t>
            </w:r>
          </w:p>
        </w:tc>
      </w:tr>
      <w:tr w:rsidR="005F4B1B" w:rsidRPr="00774EFD" w14:paraId="1ED50DF9" w14:textId="77777777" w:rsidTr="00BD2B64">
        <w:tc>
          <w:tcPr>
            <w:tcW w:w="0" w:type="auto"/>
            <w:gridSpan w:val="3"/>
            <w:shd w:val="clear" w:color="auto" w:fill="156082" w:themeFill="accent1"/>
            <w:vAlign w:val="center"/>
            <w:hideMark/>
          </w:tcPr>
          <w:p w14:paraId="2FBDC90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18239D7E" w14:textId="77777777" w:rsidTr="00BD2B64">
        <w:tc>
          <w:tcPr>
            <w:tcW w:w="0" w:type="auto"/>
            <w:gridSpan w:val="2"/>
            <w:shd w:val="clear" w:color="auto" w:fill="156082" w:themeFill="accent1"/>
            <w:vAlign w:val="center"/>
            <w:hideMark/>
          </w:tcPr>
          <w:p w14:paraId="6E85BE6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Principales elevaciones</w:t>
            </w:r>
          </w:p>
        </w:tc>
        <w:tc>
          <w:tcPr>
            <w:tcW w:w="0" w:type="auto"/>
            <w:shd w:val="clear" w:color="auto" w:fill="156082" w:themeFill="accent1"/>
            <w:vAlign w:val="center"/>
            <w:hideMark/>
          </w:tcPr>
          <w:p w14:paraId="1BE76BE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Altitud (msnm)</w:t>
            </w:r>
          </w:p>
        </w:tc>
      </w:tr>
      <w:tr w:rsidR="005F4B1B" w:rsidRPr="00774EFD" w14:paraId="2DF33CCD" w14:textId="77777777" w:rsidTr="00BD2B64">
        <w:tc>
          <w:tcPr>
            <w:tcW w:w="0" w:type="auto"/>
            <w:gridSpan w:val="2"/>
            <w:vAlign w:val="center"/>
            <w:hideMark/>
          </w:tcPr>
          <w:p w14:paraId="295DA811" w14:textId="77777777" w:rsidR="005F4B1B" w:rsidRPr="00774EFD" w:rsidRDefault="005F4B1B" w:rsidP="00BD2B64">
            <w:pPr>
              <w:jc w:val="center"/>
            </w:pPr>
            <w:r w:rsidRPr="00774EFD">
              <w:t>Cerro Champerico</w:t>
            </w:r>
          </w:p>
        </w:tc>
        <w:tc>
          <w:tcPr>
            <w:tcW w:w="0" w:type="auto"/>
            <w:vAlign w:val="center"/>
            <w:hideMark/>
          </w:tcPr>
          <w:p w14:paraId="09055DFC" w14:textId="77777777" w:rsidR="005F4B1B" w:rsidRPr="00774EFD" w:rsidRDefault="005F4B1B" w:rsidP="00BD2B64">
            <w:pPr>
              <w:jc w:val="center"/>
            </w:pPr>
            <w:r w:rsidRPr="00774EFD">
              <w:t>390</w:t>
            </w:r>
          </w:p>
        </w:tc>
      </w:tr>
      <w:tr w:rsidR="005F4B1B" w:rsidRPr="00774EFD" w14:paraId="4512B300" w14:textId="77777777" w:rsidTr="00BD2B64">
        <w:tc>
          <w:tcPr>
            <w:tcW w:w="0" w:type="auto"/>
            <w:gridSpan w:val="2"/>
            <w:vAlign w:val="center"/>
            <w:hideMark/>
          </w:tcPr>
          <w:p w14:paraId="67705D69" w14:textId="77777777" w:rsidR="005F4B1B" w:rsidRPr="00774EFD" w:rsidRDefault="005F4B1B" w:rsidP="00BD2B64">
            <w:pPr>
              <w:jc w:val="center"/>
            </w:pPr>
            <w:r w:rsidRPr="00774EFD">
              <w:t>Cerro Los Chinos</w:t>
            </w:r>
          </w:p>
        </w:tc>
        <w:tc>
          <w:tcPr>
            <w:tcW w:w="0" w:type="auto"/>
            <w:vAlign w:val="center"/>
            <w:hideMark/>
          </w:tcPr>
          <w:p w14:paraId="5CBC7649" w14:textId="77777777" w:rsidR="005F4B1B" w:rsidRPr="00774EFD" w:rsidRDefault="005F4B1B" w:rsidP="00BD2B64">
            <w:pPr>
              <w:jc w:val="center"/>
            </w:pPr>
            <w:r w:rsidRPr="00774EFD">
              <w:t>370</w:t>
            </w:r>
          </w:p>
        </w:tc>
      </w:tr>
      <w:tr w:rsidR="005F4B1B" w:rsidRPr="00774EFD" w14:paraId="2B3AE244" w14:textId="77777777" w:rsidTr="00BD2B64">
        <w:tc>
          <w:tcPr>
            <w:tcW w:w="0" w:type="auto"/>
            <w:gridSpan w:val="2"/>
            <w:vAlign w:val="center"/>
            <w:hideMark/>
          </w:tcPr>
          <w:p w14:paraId="7969D0BA" w14:textId="77777777" w:rsidR="005F4B1B" w:rsidRPr="00774EFD" w:rsidRDefault="005F4B1B" w:rsidP="00BD2B64">
            <w:pPr>
              <w:jc w:val="center"/>
            </w:pPr>
            <w:r w:rsidRPr="00774EFD">
              <w:t>Cerro el Ramonal</w:t>
            </w:r>
          </w:p>
        </w:tc>
        <w:tc>
          <w:tcPr>
            <w:tcW w:w="0" w:type="auto"/>
            <w:vAlign w:val="center"/>
            <w:hideMark/>
          </w:tcPr>
          <w:p w14:paraId="6B796594" w14:textId="77777777" w:rsidR="005F4B1B" w:rsidRPr="00774EFD" w:rsidRDefault="005F4B1B" w:rsidP="00BD2B64">
            <w:pPr>
              <w:jc w:val="center"/>
            </w:pPr>
            <w:r w:rsidRPr="00774EFD">
              <w:t>340</w:t>
            </w:r>
          </w:p>
        </w:tc>
      </w:tr>
      <w:tr w:rsidR="005F4B1B" w:rsidRPr="00774EFD" w14:paraId="12518942" w14:textId="77777777" w:rsidTr="00BD2B64">
        <w:tc>
          <w:tcPr>
            <w:tcW w:w="0" w:type="auto"/>
            <w:gridSpan w:val="2"/>
            <w:vAlign w:val="center"/>
            <w:hideMark/>
          </w:tcPr>
          <w:p w14:paraId="0D071C27" w14:textId="77777777" w:rsidR="005F4B1B" w:rsidRPr="00774EFD" w:rsidRDefault="005F4B1B" w:rsidP="00BD2B64">
            <w:pPr>
              <w:jc w:val="center"/>
            </w:pPr>
            <w:r w:rsidRPr="00774EFD">
              <w:t>Cerro las Águilas</w:t>
            </w:r>
          </w:p>
        </w:tc>
        <w:tc>
          <w:tcPr>
            <w:tcW w:w="0" w:type="auto"/>
            <w:vAlign w:val="center"/>
            <w:hideMark/>
          </w:tcPr>
          <w:p w14:paraId="64CFC8A7" w14:textId="77777777" w:rsidR="005F4B1B" w:rsidRPr="00774EFD" w:rsidRDefault="005F4B1B" w:rsidP="00BD2B64">
            <w:pPr>
              <w:jc w:val="center"/>
            </w:pPr>
            <w:r w:rsidRPr="00774EFD">
              <w:t>320</w:t>
            </w:r>
          </w:p>
        </w:tc>
      </w:tr>
      <w:tr w:rsidR="005F4B1B" w:rsidRPr="00774EFD" w14:paraId="208B982B" w14:textId="77777777" w:rsidTr="00BD2B64">
        <w:tc>
          <w:tcPr>
            <w:tcW w:w="0" w:type="auto"/>
            <w:gridSpan w:val="2"/>
            <w:vAlign w:val="center"/>
            <w:hideMark/>
          </w:tcPr>
          <w:p w14:paraId="5D0B739B" w14:textId="77777777" w:rsidR="005F4B1B" w:rsidRPr="00774EFD" w:rsidRDefault="005F4B1B" w:rsidP="00BD2B64">
            <w:pPr>
              <w:jc w:val="center"/>
            </w:pPr>
            <w:r w:rsidRPr="00774EFD">
              <w:t>Cerro el Doce</w:t>
            </w:r>
          </w:p>
        </w:tc>
        <w:tc>
          <w:tcPr>
            <w:tcW w:w="0" w:type="auto"/>
            <w:vAlign w:val="center"/>
            <w:hideMark/>
          </w:tcPr>
          <w:p w14:paraId="1B5ED7DA" w14:textId="77777777" w:rsidR="005F4B1B" w:rsidRPr="00774EFD" w:rsidRDefault="005F4B1B" w:rsidP="00BD2B64">
            <w:pPr>
              <w:jc w:val="center"/>
            </w:pPr>
            <w:r w:rsidRPr="00774EFD">
              <w:t>250</w:t>
            </w:r>
          </w:p>
        </w:tc>
      </w:tr>
      <w:tr w:rsidR="005F4B1B" w:rsidRPr="00774EFD" w14:paraId="070C7E7D" w14:textId="77777777" w:rsidTr="00BD2B64">
        <w:tc>
          <w:tcPr>
            <w:tcW w:w="0" w:type="auto"/>
            <w:gridSpan w:val="2"/>
            <w:vAlign w:val="center"/>
            <w:hideMark/>
          </w:tcPr>
          <w:p w14:paraId="26597886" w14:textId="77777777" w:rsidR="005F4B1B" w:rsidRPr="00774EFD" w:rsidRDefault="005F4B1B" w:rsidP="00BD2B64">
            <w:pPr>
              <w:jc w:val="center"/>
            </w:pPr>
            <w:r w:rsidRPr="00774EFD">
              <w:t>Cerro Chumul</w:t>
            </w:r>
          </w:p>
        </w:tc>
        <w:tc>
          <w:tcPr>
            <w:tcW w:w="0" w:type="auto"/>
            <w:vAlign w:val="center"/>
            <w:hideMark/>
          </w:tcPr>
          <w:p w14:paraId="51716A6B" w14:textId="77777777" w:rsidR="005F4B1B" w:rsidRPr="00774EFD" w:rsidRDefault="005F4B1B" w:rsidP="00BD2B64">
            <w:pPr>
              <w:jc w:val="center"/>
            </w:pPr>
            <w:r w:rsidRPr="00774EFD">
              <w:t>230</w:t>
            </w:r>
          </w:p>
        </w:tc>
      </w:tr>
      <w:tr w:rsidR="005F4B1B" w:rsidRPr="00774EFD" w14:paraId="20A728E9" w14:textId="77777777" w:rsidTr="00BD2B64">
        <w:tc>
          <w:tcPr>
            <w:tcW w:w="0" w:type="auto"/>
            <w:gridSpan w:val="2"/>
            <w:vAlign w:val="center"/>
            <w:hideMark/>
          </w:tcPr>
          <w:p w14:paraId="055D3F4E" w14:textId="77777777" w:rsidR="005F4B1B" w:rsidRPr="00774EFD" w:rsidRDefault="005F4B1B" w:rsidP="00BD2B64">
            <w:pPr>
              <w:jc w:val="center"/>
            </w:pPr>
            <w:r w:rsidRPr="00774EFD">
              <w:t>Cerro el Gavilán</w:t>
            </w:r>
          </w:p>
        </w:tc>
        <w:tc>
          <w:tcPr>
            <w:tcW w:w="0" w:type="auto"/>
            <w:vAlign w:val="center"/>
            <w:hideMark/>
          </w:tcPr>
          <w:p w14:paraId="65524829" w14:textId="77777777" w:rsidR="005F4B1B" w:rsidRPr="00774EFD" w:rsidRDefault="005F4B1B" w:rsidP="00BD2B64">
            <w:pPr>
              <w:jc w:val="center"/>
            </w:pPr>
            <w:r w:rsidRPr="00774EFD">
              <w:t>210</w:t>
            </w:r>
          </w:p>
        </w:tc>
      </w:tr>
      <w:tr w:rsidR="005F4B1B" w:rsidRPr="00774EFD" w14:paraId="2C4CF327" w14:textId="77777777" w:rsidTr="00BD2B64">
        <w:tc>
          <w:tcPr>
            <w:tcW w:w="0" w:type="auto"/>
            <w:gridSpan w:val="2"/>
            <w:shd w:val="clear" w:color="auto" w:fill="156082" w:themeFill="accent1"/>
            <w:vAlign w:val="center"/>
            <w:hideMark/>
          </w:tcPr>
          <w:p w14:paraId="47D9283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Tipos de topoformas</w:t>
            </w:r>
          </w:p>
        </w:tc>
        <w:tc>
          <w:tcPr>
            <w:tcW w:w="0" w:type="auto"/>
            <w:shd w:val="clear" w:color="auto" w:fill="156082" w:themeFill="accent1"/>
            <w:vAlign w:val="center"/>
            <w:hideMark/>
          </w:tcPr>
          <w:p w14:paraId="70E8C14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 (%)</w:t>
            </w:r>
          </w:p>
        </w:tc>
      </w:tr>
      <w:tr w:rsidR="005F4B1B" w:rsidRPr="00774EFD" w14:paraId="7AEABEF9" w14:textId="77777777" w:rsidTr="00BD2B64">
        <w:tc>
          <w:tcPr>
            <w:tcW w:w="0" w:type="auto"/>
            <w:gridSpan w:val="2"/>
            <w:vAlign w:val="center"/>
            <w:hideMark/>
          </w:tcPr>
          <w:p w14:paraId="1F18F7F6" w14:textId="77777777" w:rsidR="005F4B1B" w:rsidRPr="00774EFD" w:rsidRDefault="005F4B1B" w:rsidP="00BD2B64">
            <w:pPr>
              <w:jc w:val="center"/>
            </w:pPr>
            <w:r w:rsidRPr="00774EFD">
              <w:lastRenderedPageBreak/>
              <w:t>Cuerpo de agua</w:t>
            </w:r>
          </w:p>
        </w:tc>
        <w:tc>
          <w:tcPr>
            <w:tcW w:w="0" w:type="auto"/>
            <w:vAlign w:val="center"/>
            <w:hideMark/>
          </w:tcPr>
          <w:p w14:paraId="1BED5536" w14:textId="77777777" w:rsidR="005F4B1B" w:rsidRPr="00774EFD" w:rsidRDefault="005F4B1B" w:rsidP="00BD2B64">
            <w:pPr>
              <w:jc w:val="center"/>
            </w:pPr>
            <w:r w:rsidRPr="00774EFD">
              <w:t>3.24</w:t>
            </w:r>
          </w:p>
        </w:tc>
      </w:tr>
      <w:tr w:rsidR="005F4B1B" w:rsidRPr="00774EFD" w14:paraId="4A220AE8" w14:textId="77777777" w:rsidTr="00BD2B64">
        <w:tc>
          <w:tcPr>
            <w:tcW w:w="0" w:type="auto"/>
            <w:gridSpan w:val="2"/>
            <w:vAlign w:val="center"/>
            <w:hideMark/>
          </w:tcPr>
          <w:p w14:paraId="1AAD45CE" w14:textId="77777777" w:rsidR="005F4B1B" w:rsidRPr="00774EFD" w:rsidRDefault="005F4B1B" w:rsidP="00BD2B64">
            <w:pPr>
              <w:jc w:val="center"/>
            </w:pPr>
            <w:r w:rsidRPr="00774EFD">
              <w:t>Llanura</w:t>
            </w:r>
          </w:p>
        </w:tc>
        <w:tc>
          <w:tcPr>
            <w:tcW w:w="0" w:type="auto"/>
            <w:vAlign w:val="center"/>
            <w:hideMark/>
          </w:tcPr>
          <w:p w14:paraId="045BA052" w14:textId="77777777" w:rsidR="005F4B1B" w:rsidRPr="00774EFD" w:rsidRDefault="005F4B1B" w:rsidP="00BD2B64">
            <w:pPr>
              <w:jc w:val="center"/>
            </w:pPr>
            <w:r w:rsidRPr="00774EFD">
              <w:t>53.43</w:t>
            </w:r>
          </w:p>
        </w:tc>
      </w:tr>
      <w:tr w:rsidR="005F4B1B" w:rsidRPr="00774EFD" w14:paraId="16B82C41" w14:textId="77777777" w:rsidTr="00BD2B64">
        <w:tc>
          <w:tcPr>
            <w:tcW w:w="0" w:type="auto"/>
            <w:gridSpan w:val="2"/>
            <w:vAlign w:val="center"/>
            <w:hideMark/>
          </w:tcPr>
          <w:p w14:paraId="17094B10" w14:textId="77777777" w:rsidR="005F4B1B" w:rsidRPr="00774EFD" w:rsidRDefault="005F4B1B" w:rsidP="00BD2B64">
            <w:pPr>
              <w:jc w:val="center"/>
            </w:pPr>
            <w:r w:rsidRPr="00774EFD">
              <w:t>Lomerío</w:t>
            </w:r>
          </w:p>
        </w:tc>
        <w:tc>
          <w:tcPr>
            <w:tcW w:w="0" w:type="auto"/>
            <w:vAlign w:val="center"/>
            <w:hideMark/>
          </w:tcPr>
          <w:p w14:paraId="5A91640D" w14:textId="77777777" w:rsidR="005F4B1B" w:rsidRPr="00774EFD" w:rsidRDefault="005F4B1B" w:rsidP="00BD2B64">
            <w:pPr>
              <w:jc w:val="center"/>
            </w:pPr>
            <w:r w:rsidRPr="00774EFD">
              <w:t>42.24</w:t>
            </w:r>
          </w:p>
        </w:tc>
      </w:tr>
      <w:tr w:rsidR="005F4B1B" w:rsidRPr="00774EFD" w14:paraId="3A673E0B" w14:textId="77777777" w:rsidTr="00BD2B64">
        <w:tc>
          <w:tcPr>
            <w:tcW w:w="0" w:type="auto"/>
            <w:gridSpan w:val="2"/>
            <w:vAlign w:val="center"/>
            <w:hideMark/>
          </w:tcPr>
          <w:p w14:paraId="328671D0" w14:textId="77777777" w:rsidR="005F4B1B" w:rsidRPr="00774EFD" w:rsidRDefault="005F4B1B" w:rsidP="00BD2B64">
            <w:pPr>
              <w:jc w:val="center"/>
            </w:pPr>
            <w:r w:rsidRPr="00774EFD">
              <w:t>Playa o Barra</w:t>
            </w:r>
          </w:p>
        </w:tc>
        <w:tc>
          <w:tcPr>
            <w:tcW w:w="0" w:type="auto"/>
            <w:vAlign w:val="center"/>
            <w:hideMark/>
          </w:tcPr>
          <w:p w14:paraId="6AC8F4E1" w14:textId="77777777" w:rsidR="005F4B1B" w:rsidRPr="00774EFD" w:rsidRDefault="005F4B1B" w:rsidP="00BD2B64">
            <w:pPr>
              <w:jc w:val="center"/>
            </w:pPr>
            <w:r w:rsidRPr="00774EFD">
              <w:t>1.1</w:t>
            </w:r>
          </w:p>
        </w:tc>
      </w:tr>
    </w:tbl>
    <w:p w14:paraId="25C411D3" w14:textId="77777777" w:rsidR="005F4B1B" w:rsidRPr="0048367F" w:rsidRDefault="005F4B1B" w:rsidP="005F4B1B">
      <w:r w:rsidRPr="002E387E">
        <w:rPr>
          <w:rStyle w:val="nfasissutil"/>
        </w:rPr>
        <w:t>Fuente: Elaboración propia</w:t>
      </w:r>
    </w:p>
    <w:p w14:paraId="6DEC9FB8" w14:textId="77777777" w:rsidR="005F4B1B" w:rsidRPr="00774EFD" w:rsidRDefault="005F4B1B" w:rsidP="005F4B1B">
      <w:pPr>
        <w:pStyle w:val="Ttulo8"/>
        <w:rPr>
          <w:b/>
          <w:bCs/>
        </w:rPr>
      </w:pPr>
      <w:r w:rsidRPr="00774EFD">
        <w:t>Edafología</w:t>
      </w:r>
    </w:p>
    <w:p w14:paraId="29B84E68"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 variable corresponde a las unidades edafológicas que existen en el estado</w:t>
      </w:r>
    </w:p>
    <w:p w14:paraId="1EA4A94D" w14:textId="77777777" w:rsidR="005F4B1B" w:rsidRPr="00774EFD" w:rsidRDefault="005F4B1B" w:rsidP="005F4B1B">
      <w:pPr>
        <w:spacing w:after="0"/>
      </w:pPr>
      <w:r w:rsidRPr="00774EFD">
        <w:rPr>
          <w:b/>
          <w:bCs/>
        </w:rPr>
        <w:t>Variable:</w:t>
      </w:r>
      <w:r>
        <w:t xml:space="preserve"> </w:t>
      </w:r>
      <w:r w:rsidRPr="00774EFD">
        <w:t>Unidades edafológicas</w:t>
      </w:r>
    </w:p>
    <w:p w14:paraId="2DFFA752" w14:textId="77777777" w:rsidR="005F4B1B" w:rsidRPr="00774EFD" w:rsidRDefault="005F4B1B" w:rsidP="005F4B1B">
      <w:pPr>
        <w:spacing w:after="0"/>
      </w:pPr>
      <w:r w:rsidRPr="00774EFD">
        <w:rPr>
          <w:b/>
          <w:bCs/>
        </w:rPr>
        <w:t>Capas utilizadas:</w:t>
      </w:r>
      <w:r w:rsidRPr="00774EFD">
        <w:t>  C04_MFNEdafología_INEGI_2023</w:t>
      </w:r>
    </w:p>
    <w:p w14:paraId="43C2BF0B" w14:textId="77777777" w:rsidR="005F4B1B" w:rsidRPr="00774EFD" w:rsidRDefault="005F4B1B" w:rsidP="005F4B1B">
      <w:pPr>
        <w:spacing w:after="0"/>
        <w:rPr>
          <w:b/>
          <w:bCs/>
        </w:rPr>
      </w:pPr>
      <w:r>
        <w:rPr>
          <w:b/>
          <w:bCs/>
        </w:rPr>
        <w:t>Descripción a</w:t>
      </w:r>
      <w:r w:rsidRPr="00774EFD">
        <w:rPr>
          <w:b/>
          <w:bCs/>
        </w:rPr>
        <w:t>nalítica:</w:t>
      </w:r>
      <w:r>
        <w:rPr>
          <w:b/>
          <w:bCs/>
        </w:rPr>
        <w:t xml:space="preserve"> </w:t>
      </w:r>
      <w:r w:rsidRPr="00774EFD">
        <w:t>Tabla 36: Cambisol crómico (0.17%), Feozem calcárico (0.13%) Gleysol eútrico (2.66%), Gleysol mólico (3.18%), Gleysol plíntico (1.21%), Gleysol vértico (23.09%), Histosol eútrico (1.14%), Luvisol cálcico (0.19%), Luvisol crómico (1.48%), Luvisol férrico (0.34%), Nitosol eútrico (1.93%), Regosol calcárico (0.61%), Regosol eútrico (0.38%), Rendzina (55.33%), Litosol (1.55%), Solonchak gleyco (1.09%), Solonchak órtico (1.71%), Vertisol crómico (0.22%), Vertisol pélico (3.27%) y Cuerpos de agua y poblados (0.32%)</w:t>
      </w:r>
      <w:r>
        <w:t xml:space="preserve"> </w:t>
      </w:r>
      <w:sdt>
        <w:sdtPr>
          <w:id w:val="222186535"/>
          <w:citation/>
        </w:sdtPr>
        <w:sdtContent>
          <w:r>
            <w:fldChar w:fldCharType="begin"/>
          </w:r>
          <w:r>
            <w:instrText xml:space="preserve"> CITATION SED231 \l 2058 </w:instrText>
          </w:r>
          <w:r>
            <w:fldChar w:fldCharType="separate"/>
          </w:r>
          <w:r>
            <w:rPr>
              <w:noProof/>
            </w:rPr>
            <w:t>(SEDATU, 2023)</w:t>
          </w:r>
          <w:r>
            <w:fldChar w:fldCharType="end"/>
          </w:r>
        </w:sdtContent>
      </w:sdt>
      <w:r>
        <w:t>.</w:t>
      </w:r>
    </w:p>
    <w:p w14:paraId="2127E310"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Los suelos más comunes son los Leptosoles: delgados, poco profundos, fértiles pero propensos a la erosión (Rendzina). Los Vertisoles, arcillosos y expansivos, son difíciles para la agricultura y problemáticos para construir sobre ellos. En el suroeste predominan los Gleysoles, propios de humedales, que se inundan frecuentemente.</w:t>
      </w:r>
    </w:p>
    <w:p w14:paraId="123E9D07"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34</w:t>
      </w:r>
      <w:r>
        <w:rPr>
          <w:noProof/>
        </w:rPr>
        <w:fldChar w:fldCharType="end"/>
      </w:r>
      <w:r>
        <w:t xml:space="preserve"> Ficha técnica de Edafología</w:t>
      </w:r>
    </w:p>
    <w:tbl>
      <w:tblPr>
        <w:tblStyle w:val="Tablaconcuadrcula"/>
        <w:tblW w:w="0" w:type="auto"/>
        <w:tblLook w:val="04A0" w:firstRow="1" w:lastRow="0" w:firstColumn="1" w:lastColumn="0" w:noHBand="0" w:noVBand="1"/>
      </w:tblPr>
      <w:tblGrid>
        <w:gridCol w:w="3627"/>
        <w:gridCol w:w="1792"/>
        <w:gridCol w:w="3409"/>
      </w:tblGrid>
      <w:tr w:rsidR="005F4B1B" w:rsidRPr="00774EFD" w14:paraId="2D72CA64" w14:textId="77777777" w:rsidTr="00BD2B64">
        <w:tc>
          <w:tcPr>
            <w:tcW w:w="0" w:type="auto"/>
            <w:gridSpan w:val="3"/>
            <w:shd w:val="clear" w:color="auto" w:fill="156082" w:themeFill="accent1"/>
            <w:vAlign w:val="center"/>
            <w:hideMark/>
          </w:tcPr>
          <w:p w14:paraId="071AE29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Edafología</w:t>
            </w:r>
          </w:p>
        </w:tc>
      </w:tr>
      <w:tr w:rsidR="005F4B1B" w:rsidRPr="00774EFD" w14:paraId="3684E5D8" w14:textId="77777777" w:rsidTr="00BD2B64">
        <w:tc>
          <w:tcPr>
            <w:tcW w:w="0" w:type="auto"/>
            <w:gridSpan w:val="3"/>
            <w:shd w:val="clear" w:color="auto" w:fill="156082" w:themeFill="accent1"/>
            <w:vAlign w:val="center"/>
            <w:hideMark/>
          </w:tcPr>
          <w:p w14:paraId="27CB1F8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7E8C8CBE" w14:textId="77777777" w:rsidTr="00BD2B64">
        <w:tc>
          <w:tcPr>
            <w:tcW w:w="0" w:type="auto"/>
            <w:shd w:val="clear" w:color="auto" w:fill="156082" w:themeFill="accent1"/>
            <w:vAlign w:val="center"/>
            <w:hideMark/>
          </w:tcPr>
          <w:p w14:paraId="23724F9C"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7364D9B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7F01AE6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4C28C9F7" w14:textId="77777777" w:rsidTr="00BD2B64">
        <w:tc>
          <w:tcPr>
            <w:tcW w:w="0" w:type="auto"/>
            <w:vAlign w:val="center"/>
            <w:hideMark/>
          </w:tcPr>
          <w:p w14:paraId="71004171" w14:textId="77777777" w:rsidR="005F4B1B" w:rsidRPr="00774EFD" w:rsidRDefault="005F4B1B" w:rsidP="00BD2B64">
            <w:pPr>
              <w:jc w:val="center"/>
            </w:pPr>
            <w:r w:rsidRPr="00774EFD">
              <w:t>En este tema la variable corresponde a las unidades edafológicas</w:t>
            </w:r>
          </w:p>
        </w:tc>
        <w:tc>
          <w:tcPr>
            <w:tcW w:w="0" w:type="auto"/>
            <w:vAlign w:val="center"/>
            <w:hideMark/>
          </w:tcPr>
          <w:p w14:paraId="31DB85F6" w14:textId="77777777" w:rsidR="005F4B1B" w:rsidRPr="00774EFD" w:rsidRDefault="005F4B1B" w:rsidP="00BD2B64">
            <w:pPr>
              <w:jc w:val="center"/>
            </w:pPr>
            <w:r w:rsidRPr="00774EFD">
              <w:t>Unidades edafológicas</w:t>
            </w:r>
          </w:p>
        </w:tc>
        <w:tc>
          <w:tcPr>
            <w:tcW w:w="0" w:type="auto"/>
            <w:vAlign w:val="center"/>
            <w:hideMark/>
          </w:tcPr>
          <w:p w14:paraId="4DAEF639" w14:textId="77777777" w:rsidR="005F4B1B" w:rsidRPr="00774EFD" w:rsidRDefault="005F4B1B" w:rsidP="00BD2B64">
            <w:pPr>
              <w:jc w:val="center"/>
            </w:pPr>
            <w:r w:rsidRPr="00774EFD">
              <w:t>C04_MFNEdafologías_INEGI_2023</w:t>
            </w:r>
            <w:r w:rsidRPr="00774EFD">
              <w:rPr>
                <w:vertAlign w:val="superscript"/>
              </w:rPr>
              <w:t xml:space="preserve"> (1)(2)</w:t>
            </w:r>
          </w:p>
        </w:tc>
      </w:tr>
      <w:tr w:rsidR="005F4B1B" w:rsidRPr="00774EFD" w14:paraId="41259BF9" w14:textId="77777777" w:rsidTr="00BD2B64">
        <w:tc>
          <w:tcPr>
            <w:tcW w:w="0" w:type="auto"/>
            <w:gridSpan w:val="3"/>
            <w:shd w:val="clear" w:color="auto" w:fill="156082" w:themeFill="accent1"/>
            <w:vAlign w:val="center"/>
            <w:hideMark/>
          </w:tcPr>
          <w:p w14:paraId="53D8D9B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14AAC05B" w14:textId="77777777" w:rsidTr="00BD2B64">
        <w:tc>
          <w:tcPr>
            <w:tcW w:w="0" w:type="auto"/>
            <w:gridSpan w:val="2"/>
            <w:shd w:val="clear" w:color="auto" w:fill="156082" w:themeFill="accent1"/>
            <w:vAlign w:val="center"/>
            <w:hideMark/>
          </w:tcPr>
          <w:p w14:paraId="5ADD6C6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Unidades edafológicas</w:t>
            </w:r>
          </w:p>
        </w:tc>
        <w:tc>
          <w:tcPr>
            <w:tcW w:w="0" w:type="auto"/>
            <w:shd w:val="clear" w:color="auto" w:fill="156082" w:themeFill="accent1"/>
            <w:vAlign w:val="center"/>
            <w:hideMark/>
          </w:tcPr>
          <w:p w14:paraId="7B94C08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 (%)</w:t>
            </w:r>
          </w:p>
        </w:tc>
      </w:tr>
      <w:tr w:rsidR="005F4B1B" w:rsidRPr="00774EFD" w14:paraId="28B28659" w14:textId="77777777" w:rsidTr="00BD2B64">
        <w:tc>
          <w:tcPr>
            <w:tcW w:w="0" w:type="auto"/>
            <w:gridSpan w:val="2"/>
            <w:vAlign w:val="center"/>
            <w:hideMark/>
          </w:tcPr>
          <w:p w14:paraId="75A21748" w14:textId="77777777" w:rsidR="005F4B1B" w:rsidRPr="00774EFD" w:rsidRDefault="005F4B1B" w:rsidP="00BD2B64">
            <w:pPr>
              <w:jc w:val="center"/>
            </w:pPr>
            <w:r w:rsidRPr="00774EFD">
              <w:t>Cambisol crómico</w:t>
            </w:r>
          </w:p>
        </w:tc>
        <w:tc>
          <w:tcPr>
            <w:tcW w:w="0" w:type="auto"/>
            <w:vAlign w:val="center"/>
            <w:hideMark/>
          </w:tcPr>
          <w:p w14:paraId="66641625" w14:textId="77777777" w:rsidR="005F4B1B" w:rsidRPr="00774EFD" w:rsidRDefault="005F4B1B" w:rsidP="00BD2B64">
            <w:pPr>
              <w:jc w:val="center"/>
            </w:pPr>
            <w:r w:rsidRPr="00774EFD">
              <w:t>0.17</w:t>
            </w:r>
          </w:p>
        </w:tc>
      </w:tr>
      <w:tr w:rsidR="005F4B1B" w:rsidRPr="00774EFD" w14:paraId="3B140AE7" w14:textId="77777777" w:rsidTr="00BD2B64">
        <w:tc>
          <w:tcPr>
            <w:tcW w:w="0" w:type="auto"/>
            <w:gridSpan w:val="2"/>
            <w:vAlign w:val="center"/>
            <w:hideMark/>
          </w:tcPr>
          <w:p w14:paraId="63D8D64D" w14:textId="77777777" w:rsidR="005F4B1B" w:rsidRPr="00774EFD" w:rsidRDefault="005F4B1B" w:rsidP="00BD2B64">
            <w:pPr>
              <w:jc w:val="center"/>
            </w:pPr>
            <w:r w:rsidRPr="00774EFD">
              <w:t>Feozem calcárico</w:t>
            </w:r>
          </w:p>
        </w:tc>
        <w:tc>
          <w:tcPr>
            <w:tcW w:w="0" w:type="auto"/>
            <w:vAlign w:val="center"/>
            <w:hideMark/>
          </w:tcPr>
          <w:p w14:paraId="10A23D3D" w14:textId="77777777" w:rsidR="005F4B1B" w:rsidRPr="00774EFD" w:rsidRDefault="005F4B1B" w:rsidP="00BD2B64">
            <w:pPr>
              <w:jc w:val="center"/>
            </w:pPr>
            <w:r w:rsidRPr="00774EFD">
              <w:t>0.13</w:t>
            </w:r>
          </w:p>
        </w:tc>
      </w:tr>
      <w:tr w:rsidR="005F4B1B" w:rsidRPr="00774EFD" w14:paraId="0C408291" w14:textId="77777777" w:rsidTr="00BD2B64">
        <w:tc>
          <w:tcPr>
            <w:tcW w:w="0" w:type="auto"/>
            <w:gridSpan w:val="2"/>
            <w:vAlign w:val="center"/>
            <w:hideMark/>
          </w:tcPr>
          <w:p w14:paraId="0AF30D2C" w14:textId="77777777" w:rsidR="005F4B1B" w:rsidRPr="00774EFD" w:rsidRDefault="005F4B1B" w:rsidP="00BD2B64">
            <w:pPr>
              <w:jc w:val="center"/>
            </w:pPr>
            <w:r w:rsidRPr="00774EFD">
              <w:t>Gleysol eútrico</w:t>
            </w:r>
          </w:p>
        </w:tc>
        <w:tc>
          <w:tcPr>
            <w:tcW w:w="0" w:type="auto"/>
            <w:vAlign w:val="center"/>
            <w:hideMark/>
          </w:tcPr>
          <w:p w14:paraId="294D0EE0" w14:textId="77777777" w:rsidR="005F4B1B" w:rsidRPr="00774EFD" w:rsidRDefault="005F4B1B" w:rsidP="00BD2B64">
            <w:pPr>
              <w:jc w:val="center"/>
            </w:pPr>
            <w:r w:rsidRPr="00774EFD">
              <w:t>2.66</w:t>
            </w:r>
          </w:p>
        </w:tc>
      </w:tr>
      <w:tr w:rsidR="005F4B1B" w:rsidRPr="00774EFD" w14:paraId="48155D53" w14:textId="77777777" w:rsidTr="00BD2B64">
        <w:tc>
          <w:tcPr>
            <w:tcW w:w="0" w:type="auto"/>
            <w:gridSpan w:val="2"/>
            <w:vAlign w:val="center"/>
            <w:hideMark/>
          </w:tcPr>
          <w:p w14:paraId="21DDAA54" w14:textId="77777777" w:rsidR="005F4B1B" w:rsidRPr="00774EFD" w:rsidRDefault="005F4B1B" w:rsidP="00BD2B64">
            <w:pPr>
              <w:jc w:val="center"/>
            </w:pPr>
            <w:r w:rsidRPr="00774EFD">
              <w:t>Gleysol mólico</w:t>
            </w:r>
          </w:p>
        </w:tc>
        <w:tc>
          <w:tcPr>
            <w:tcW w:w="0" w:type="auto"/>
            <w:vAlign w:val="center"/>
            <w:hideMark/>
          </w:tcPr>
          <w:p w14:paraId="4FDC0E17" w14:textId="77777777" w:rsidR="005F4B1B" w:rsidRPr="00774EFD" w:rsidRDefault="005F4B1B" w:rsidP="00BD2B64">
            <w:pPr>
              <w:jc w:val="center"/>
            </w:pPr>
            <w:r w:rsidRPr="00774EFD">
              <w:t>3.18</w:t>
            </w:r>
          </w:p>
        </w:tc>
      </w:tr>
      <w:tr w:rsidR="005F4B1B" w:rsidRPr="00774EFD" w14:paraId="6424D965" w14:textId="77777777" w:rsidTr="00BD2B64">
        <w:tc>
          <w:tcPr>
            <w:tcW w:w="0" w:type="auto"/>
            <w:gridSpan w:val="2"/>
            <w:vAlign w:val="center"/>
            <w:hideMark/>
          </w:tcPr>
          <w:p w14:paraId="76AA123D" w14:textId="77777777" w:rsidR="005F4B1B" w:rsidRPr="00774EFD" w:rsidRDefault="005F4B1B" w:rsidP="00BD2B64">
            <w:pPr>
              <w:jc w:val="center"/>
            </w:pPr>
            <w:r w:rsidRPr="00774EFD">
              <w:t>Gleysol plíntico</w:t>
            </w:r>
          </w:p>
        </w:tc>
        <w:tc>
          <w:tcPr>
            <w:tcW w:w="0" w:type="auto"/>
            <w:vAlign w:val="center"/>
            <w:hideMark/>
          </w:tcPr>
          <w:p w14:paraId="758AAD3C" w14:textId="77777777" w:rsidR="005F4B1B" w:rsidRPr="00774EFD" w:rsidRDefault="005F4B1B" w:rsidP="00BD2B64">
            <w:pPr>
              <w:jc w:val="center"/>
            </w:pPr>
            <w:r w:rsidRPr="00774EFD">
              <w:t>1.21</w:t>
            </w:r>
          </w:p>
        </w:tc>
      </w:tr>
      <w:tr w:rsidR="005F4B1B" w:rsidRPr="00774EFD" w14:paraId="1FADDF22" w14:textId="77777777" w:rsidTr="00BD2B64">
        <w:tc>
          <w:tcPr>
            <w:tcW w:w="0" w:type="auto"/>
            <w:gridSpan w:val="2"/>
            <w:vAlign w:val="center"/>
            <w:hideMark/>
          </w:tcPr>
          <w:p w14:paraId="74B4E89B" w14:textId="77777777" w:rsidR="005F4B1B" w:rsidRPr="00774EFD" w:rsidRDefault="005F4B1B" w:rsidP="00BD2B64">
            <w:pPr>
              <w:jc w:val="center"/>
            </w:pPr>
            <w:r w:rsidRPr="00774EFD">
              <w:t>Gleysol vértico</w:t>
            </w:r>
          </w:p>
        </w:tc>
        <w:tc>
          <w:tcPr>
            <w:tcW w:w="0" w:type="auto"/>
            <w:vAlign w:val="center"/>
            <w:hideMark/>
          </w:tcPr>
          <w:p w14:paraId="5B4C783F" w14:textId="77777777" w:rsidR="005F4B1B" w:rsidRPr="00774EFD" w:rsidRDefault="005F4B1B" w:rsidP="00BD2B64">
            <w:pPr>
              <w:jc w:val="center"/>
            </w:pPr>
            <w:r w:rsidRPr="00774EFD">
              <w:t>23.09</w:t>
            </w:r>
          </w:p>
        </w:tc>
      </w:tr>
      <w:tr w:rsidR="005F4B1B" w:rsidRPr="00774EFD" w14:paraId="46B2EF93" w14:textId="77777777" w:rsidTr="00BD2B64">
        <w:tc>
          <w:tcPr>
            <w:tcW w:w="0" w:type="auto"/>
            <w:gridSpan w:val="2"/>
            <w:vAlign w:val="center"/>
            <w:hideMark/>
          </w:tcPr>
          <w:p w14:paraId="6C55D173" w14:textId="77777777" w:rsidR="005F4B1B" w:rsidRPr="00774EFD" w:rsidRDefault="005F4B1B" w:rsidP="00BD2B64">
            <w:pPr>
              <w:jc w:val="center"/>
            </w:pPr>
            <w:r w:rsidRPr="00774EFD">
              <w:t>Histosol eútrico</w:t>
            </w:r>
          </w:p>
        </w:tc>
        <w:tc>
          <w:tcPr>
            <w:tcW w:w="0" w:type="auto"/>
            <w:vAlign w:val="center"/>
            <w:hideMark/>
          </w:tcPr>
          <w:p w14:paraId="3351082A" w14:textId="77777777" w:rsidR="005F4B1B" w:rsidRPr="00774EFD" w:rsidRDefault="005F4B1B" w:rsidP="00BD2B64">
            <w:pPr>
              <w:jc w:val="center"/>
            </w:pPr>
            <w:r w:rsidRPr="00774EFD">
              <w:t>1.14</w:t>
            </w:r>
          </w:p>
        </w:tc>
      </w:tr>
      <w:tr w:rsidR="005F4B1B" w:rsidRPr="00774EFD" w14:paraId="7E0F9532" w14:textId="77777777" w:rsidTr="00BD2B64">
        <w:tc>
          <w:tcPr>
            <w:tcW w:w="0" w:type="auto"/>
            <w:gridSpan w:val="2"/>
            <w:vAlign w:val="center"/>
            <w:hideMark/>
          </w:tcPr>
          <w:p w14:paraId="599DBCB5" w14:textId="77777777" w:rsidR="005F4B1B" w:rsidRPr="00774EFD" w:rsidRDefault="005F4B1B" w:rsidP="00BD2B64">
            <w:pPr>
              <w:jc w:val="center"/>
            </w:pPr>
            <w:r w:rsidRPr="00774EFD">
              <w:t>Luvisol cálcico</w:t>
            </w:r>
          </w:p>
        </w:tc>
        <w:tc>
          <w:tcPr>
            <w:tcW w:w="0" w:type="auto"/>
            <w:vAlign w:val="center"/>
            <w:hideMark/>
          </w:tcPr>
          <w:p w14:paraId="135D5196" w14:textId="77777777" w:rsidR="005F4B1B" w:rsidRPr="00774EFD" w:rsidRDefault="005F4B1B" w:rsidP="00BD2B64">
            <w:pPr>
              <w:jc w:val="center"/>
            </w:pPr>
            <w:r w:rsidRPr="00774EFD">
              <w:t>0.19</w:t>
            </w:r>
          </w:p>
        </w:tc>
      </w:tr>
      <w:tr w:rsidR="005F4B1B" w:rsidRPr="00774EFD" w14:paraId="5A03C2B3" w14:textId="77777777" w:rsidTr="00BD2B64">
        <w:tc>
          <w:tcPr>
            <w:tcW w:w="0" w:type="auto"/>
            <w:gridSpan w:val="2"/>
            <w:vAlign w:val="center"/>
            <w:hideMark/>
          </w:tcPr>
          <w:p w14:paraId="36DB97B9" w14:textId="77777777" w:rsidR="005F4B1B" w:rsidRPr="00774EFD" w:rsidRDefault="005F4B1B" w:rsidP="00BD2B64">
            <w:pPr>
              <w:jc w:val="center"/>
            </w:pPr>
            <w:r w:rsidRPr="00774EFD">
              <w:t>Luvisol crómico</w:t>
            </w:r>
          </w:p>
        </w:tc>
        <w:tc>
          <w:tcPr>
            <w:tcW w:w="0" w:type="auto"/>
            <w:vAlign w:val="center"/>
            <w:hideMark/>
          </w:tcPr>
          <w:p w14:paraId="21587817" w14:textId="77777777" w:rsidR="005F4B1B" w:rsidRPr="00774EFD" w:rsidRDefault="005F4B1B" w:rsidP="00BD2B64">
            <w:pPr>
              <w:jc w:val="center"/>
            </w:pPr>
            <w:r w:rsidRPr="00774EFD">
              <w:t>1.48</w:t>
            </w:r>
          </w:p>
        </w:tc>
      </w:tr>
      <w:tr w:rsidR="005F4B1B" w:rsidRPr="00774EFD" w14:paraId="4D7DB5F1" w14:textId="77777777" w:rsidTr="00BD2B64">
        <w:tc>
          <w:tcPr>
            <w:tcW w:w="0" w:type="auto"/>
            <w:gridSpan w:val="2"/>
            <w:vAlign w:val="center"/>
            <w:hideMark/>
          </w:tcPr>
          <w:p w14:paraId="5D513DA5" w14:textId="77777777" w:rsidR="005F4B1B" w:rsidRPr="00774EFD" w:rsidRDefault="005F4B1B" w:rsidP="00BD2B64">
            <w:pPr>
              <w:jc w:val="center"/>
            </w:pPr>
            <w:r w:rsidRPr="00774EFD">
              <w:t>Luvisol férrico</w:t>
            </w:r>
          </w:p>
        </w:tc>
        <w:tc>
          <w:tcPr>
            <w:tcW w:w="0" w:type="auto"/>
            <w:vAlign w:val="center"/>
            <w:hideMark/>
          </w:tcPr>
          <w:p w14:paraId="10B6BD02" w14:textId="77777777" w:rsidR="005F4B1B" w:rsidRPr="00774EFD" w:rsidRDefault="005F4B1B" w:rsidP="00BD2B64">
            <w:pPr>
              <w:jc w:val="center"/>
            </w:pPr>
            <w:r w:rsidRPr="00774EFD">
              <w:t>0.34</w:t>
            </w:r>
          </w:p>
        </w:tc>
      </w:tr>
      <w:tr w:rsidR="005F4B1B" w:rsidRPr="00774EFD" w14:paraId="1C5B6C17" w14:textId="77777777" w:rsidTr="00BD2B64">
        <w:tc>
          <w:tcPr>
            <w:tcW w:w="0" w:type="auto"/>
            <w:gridSpan w:val="2"/>
            <w:vAlign w:val="center"/>
            <w:hideMark/>
          </w:tcPr>
          <w:p w14:paraId="6AB9AB93" w14:textId="77777777" w:rsidR="005F4B1B" w:rsidRPr="00774EFD" w:rsidRDefault="005F4B1B" w:rsidP="00BD2B64">
            <w:pPr>
              <w:jc w:val="center"/>
            </w:pPr>
            <w:r w:rsidRPr="00774EFD">
              <w:t>Nitosol eútrico</w:t>
            </w:r>
          </w:p>
        </w:tc>
        <w:tc>
          <w:tcPr>
            <w:tcW w:w="0" w:type="auto"/>
            <w:vAlign w:val="center"/>
            <w:hideMark/>
          </w:tcPr>
          <w:p w14:paraId="6FF81C1D" w14:textId="77777777" w:rsidR="005F4B1B" w:rsidRPr="00774EFD" w:rsidRDefault="005F4B1B" w:rsidP="00BD2B64">
            <w:pPr>
              <w:jc w:val="center"/>
            </w:pPr>
            <w:r w:rsidRPr="00774EFD">
              <w:t>1.93</w:t>
            </w:r>
          </w:p>
        </w:tc>
      </w:tr>
      <w:tr w:rsidR="005F4B1B" w:rsidRPr="00774EFD" w14:paraId="46EB3C83" w14:textId="77777777" w:rsidTr="00BD2B64">
        <w:tc>
          <w:tcPr>
            <w:tcW w:w="0" w:type="auto"/>
            <w:gridSpan w:val="2"/>
            <w:vAlign w:val="center"/>
            <w:hideMark/>
          </w:tcPr>
          <w:p w14:paraId="7A4E6307" w14:textId="77777777" w:rsidR="005F4B1B" w:rsidRPr="00774EFD" w:rsidRDefault="005F4B1B" w:rsidP="00BD2B64">
            <w:pPr>
              <w:jc w:val="center"/>
            </w:pPr>
            <w:r w:rsidRPr="00774EFD">
              <w:t>Regosol calcárico</w:t>
            </w:r>
          </w:p>
        </w:tc>
        <w:tc>
          <w:tcPr>
            <w:tcW w:w="0" w:type="auto"/>
            <w:vAlign w:val="center"/>
            <w:hideMark/>
          </w:tcPr>
          <w:p w14:paraId="2C39F7FC" w14:textId="77777777" w:rsidR="005F4B1B" w:rsidRPr="00774EFD" w:rsidRDefault="005F4B1B" w:rsidP="00BD2B64">
            <w:pPr>
              <w:jc w:val="center"/>
            </w:pPr>
            <w:r w:rsidRPr="00774EFD">
              <w:t>0.61</w:t>
            </w:r>
          </w:p>
        </w:tc>
      </w:tr>
      <w:tr w:rsidR="005F4B1B" w:rsidRPr="00774EFD" w14:paraId="4887C21B" w14:textId="77777777" w:rsidTr="00BD2B64">
        <w:tc>
          <w:tcPr>
            <w:tcW w:w="0" w:type="auto"/>
            <w:gridSpan w:val="2"/>
            <w:vAlign w:val="center"/>
            <w:hideMark/>
          </w:tcPr>
          <w:p w14:paraId="497D4FBF" w14:textId="77777777" w:rsidR="005F4B1B" w:rsidRPr="00774EFD" w:rsidRDefault="005F4B1B" w:rsidP="00BD2B64">
            <w:pPr>
              <w:jc w:val="center"/>
            </w:pPr>
            <w:r w:rsidRPr="00774EFD">
              <w:t>Regosol eútrico</w:t>
            </w:r>
          </w:p>
        </w:tc>
        <w:tc>
          <w:tcPr>
            <w:tcW w:w="0" w:type="auto"/>
            <w:vAlign w:val="center"/>
            <w:hideMark/>
          </w:tcPr>
          <w:p w14:paraId="67692A47" w14:textId="77777777" w:rsidR="005F4B1B" w:rsidRPr="00774EFD" w:rsidRDefault="005F4B1B" w:rsidP="00BD2B64">
            <w:pPr>
              <w:jc w:val="center"/>
            </w:pPr>
            <w:r w:rsidRPr="00774EFD">
              <w:t>0.38</w:t>
            </w:r>
          </w:p>
        </w:tc>
      </w:tr>
      <w:tr w:rsidR="005F4B1B" w:rsidRPr="00774EFD" w14:paraId="45E6E075" w14:textId="77777777" w:rsidTr="00BD2B64">
        <w:tc>
          <w:tcPr>
            <w:tcW w:w="0" w:type="auto"/>
            <w:gridSpan w:val="2"/>
            <w:vAlign w:val="center"/>
            <w:hideMark/>
          </w:tcPr>
          <w:p w14:paraId="1B2E5742" w14:textId="77777777" w:rsidR="005F4B1B" w:rsidRPr="00774EFD" w:rsidRDefault="005F4B1B" w:rsidP="00BD2B64">
            <w:pPr>
              <w:jc w:val="center"/>
            </w:pPr>
            <w:r w:rsidRPr="00774EFD">
              <w:t>Rendzina</w:t>
            </w:r>
          </w:p>
        </w:tc>
        <w:tc>
          <w:tcPr>
            <w:tcW w:w="0" w:type="auto"/>
            <w:vAlign w:val="center"/>
            <w:hideMark/>
          </w:tcPr>
          <w:p w14:paraId="5BD64376" w14:textId="77777777" w:rsidR="005F4B1B" w:rsidRPr="00774EFD" w:rsidRDefault="005F4B1B" w:rsidP="00BD2B64">
            <w:pPr>
              <w:jc w:val="center"/>
            </w:pPr>
            <w:r w:rsidRPr="00774EFD">
              <w:t>55.33</w:t>
            </w:r>
          </w:p>
        </w:tc>
      </w:tr>
      <w:tr w:rsidR="005F4B1B" w:rsidRPr="00774EFD" w14:paraId="119F242B" w14:textId="77777777" w:rsidTr="00BD2B64">
        <w:tc>
          <w:tcPr>
            <w:tcW w:w="0" w:type="auto"/>
            <w:gridSpan w:val="2"/>
            <w:vAlign w:val="center"/>
            <w:hideMark/>
          </w:tcPr>
          <w:p w14:paraId="453DB322" w14:textId="77777777" w:rsidR="005F4B1B" w:rsidRPr="00774EFD" w:rsidRDefault="005F4B1B" w:rsidP="00BD2B64">
            <w:pPr>
              <w:jc w:val="center"/>
            </w:pPr>
            <w:r w:rsidRPr="00774EFD">
              <w:t>Litosol</w:t>
            </w:r>
          </w:p>
        </w:tc>
        <w:tc>
          <w:tcPr>
            <w:tcW w:w="0" w:type="auto"/>
            <w:vAlign w:val="center"/>
            <w:hideMark/>
          </w:tcPr>
          <w:p w14:paraId="6B0DF5E4" w14:textId="77777777" w:rsidR="005F4B1B" w:rsidRPr="00774EFD" w:rsidRDefault="005F4B1B" w:rsidP="00BD2B64">
            <w:pPr>
              <w:jc w:val="center"/>
            </w:pPr>
            <w:r w:rsidRPr="00774EFD">
              <w:t>1.55</w:t>
            </w:r>
          </w:p>
        </w:tc>
      </w:tr>
      <w:tr w:rsidR="005F4B1B" w:rsidRPr="00774EFD" w14:paraId="35874640" w14:textId="77777777" w:rsidTr="00BD2B64">
        <w:tc>
          <w:tcPr>
            <w:tcW w:w="0" w:type="auto"/>
            <w:gridSpan w:val="2"/>
            <w:vAlign w:val="center"/>
            <w:hideMark/>
          </w:tcPr>
          <w:p w14:paraId="213B2E4F" w14:textId="77777777" w:rsidR="005F4B1B" w:rsidRPr="00774EFD" w:rsidRDefault="005F4B1B" w:rsidP="00BD2B64">
            <w:pPr>
              <w:jc w:val="center"/>
            </w:pPr>
            <w:r w:rsidRPr="00774EFD">
              <w:t>Solonchak gleyco</w:t>
            </w:r>
          </w:p>
        </w:tc>
        <w:tc>
          <w:tcPr>
            <w:tcW w:w="0" w:type="auto"/>
            <w:vAlign w:val="center"/>
            <w:hideMark/>
          </w:tcPr>
          <w:p w14:paraId="766C5860" w14:textId="77777777" w:rsidR="005F4B1B" w:rsidRPr="00774EFD" w:rsidRDefault="005F4B1B" w:rsidP="00BD2B64">
            <w:pPr>
              <w:jc w:val="center"/>
            </w:pPr>
            <w:r w:rsidRPr="00774EFD">
              <w:t>1.09</w:t>
            </w:r>
          </w:p>
        </w:tc>
      </w:tr>
      <w:tr w:rsidR="005F4B1B" w:rsidRPr="00774EFD" w14:paraId="7BDCF482" w14:textId="77777777" w:rsidTr="00BD2B64">
        <w:tc>
          <w:tcPr>
            <w:tcW w:w="0" w:type="auto"/>
            <w:gridSpan w:val="2"/>
            <w:vAlign w:val="center"/>
            <w:hideMark/>
          </w:tcPr>
          <w:p w14:paraId="219EC3F8" w14:textId="77777777" w:rsidR="005F4B1B" w:rsidRPr="00774EFD" w:rsidRDefault="005F4B1B" w:rsidP="00BD2B64">
            <w:pPr>
              <w:jc w:val="center"/>
            </w:pPr>
            <w:r w:rsidRPr="00774EFD">
              <w:t>Solonchak órtico</w:t>
            </w:r>
          </w:p>
        </w:tc>
        <w:tc>
          <w:tcPr>
            <w:tcW w:w="0" w:type="auto"/>
            <w:vAlign w:val="center"/>
            <w:hideMark/>
          </w:tcPr>
          <w:p w14:paraId="62D0B5D7" w14:textId="77777777" w:rsidR="005F4B1B" w:rsidRPr="00774EFD" w:rsidRDefault="005F4B1B" w:rsidP="00BD2B64">
            <w:pPr>
              <w:jc w:val="center"/>
            </w:pPr>
            <w:r w:rsidRPr="00774EFD">
              <w:t>1.71</w:t>
            </w:r>
          </w:p>
        </w:tc>
      </w:tr>
      <w:tr w:rsidR="005F4B1B" w:rsidRPr="00774EFD" w14:paraId="415284E8" w14:textId="77777777" w:rsidTr="00BD2B64">
        <w:tc>
          <w:tcPr>
            <w:tcW w:w="0" w:type="auto"/>
            <w:gridSpan w:val="2"/>
            <w:vAlign w:val="center"/>
            <w:hideMark/>
          </w:tcPr>
          <w:p w14:paraId="669D25A5" w14:textId="77777777" w:rsidR="005F4B1B" w:rsidRPr="00774EFD" w:rsidRDefault="005F4B1B" w:rsidP="00BD2B64">
            <w:pPr>
              <w:jc w:val="center"/>
            </w:pPr>
            <w:r w:rsidRPr="00774EFD">
              <w:t>Vertisol crómico</w:t>
            </w:r>
          </w:p>
        </w:tc>
        <w:tc>
          <w:tcPr>
            <w:tcW w:w="0" w:type="auto"/>
            <w:vAlign w:val="center"/>
            <w:hideMark/>
          </w:tcPr>
          <w:p w14:paraId="35BA260D" w14:textId="77777777" w:rsidR="005F4B1B" w:rsidRPr="00774EFD" w:rsidRDefault="005F4B1B" w:rsidP="00BD2B64">
            <w:pPr>
              <w:jc w:val="center"/>
            </w:pPr>
            <w:r w:rsidRPr="00774EFD">
              <w:t>0.22</w:t>
            </w:r>
          </w:p>
        </w:tc>
      </w:tr>
      <w:tr w:rsidR="005F4B1B" w:rsidRPr="00774EFD" w14:paraId="111435D1" w14:textId="77777777" w:rsidTr="00BD2B64">
        <w:tc>
          <w:tcPr>
            <w:tcW w:w="0" w:type="auto"/>
            <w:gridSpan w:val="2"/>
            <w:vAlign w:val="center"/>
            <w:hideMark/>
          </w:tcPr>
          <w:p w14:paraId="15C19D5D" w14:textId="77777777" w:rsidR="005F4B1B" w:rsidRPr="00774EFD" w:rsidRDefault="005F4B1B" w:rsidP="00BD2B64">
            <w:pPr>
              <w:jc w:val="center"/>
            </w:pPr>
            <w:r w:rsidRPr="00774EFD">
              <w:t>Vertisol pélico</w:t>
            </w:r>
          </w:p>
        </w:tc>
        <w:tc>
          <w:tcPr>
            <w:tcW w:w="0" w:type="auto"/>
            <w:vAlign w:val="center"/>
            <w:hideMark/>
          </w:tcPr>
          <w:p w14:paraId="3FBEAD89" w14:textId="77777777" w:rsidR="005F4B1B" w:rsidRPr="00774EFD" w:rsidRDefault="005F4B1B" w:rsidP="00BD2B64">
            <w:pPr>
              <w:jc w:val="center"/>
            </w:pPr>
            <w:r w:rsidRPr="00774EFD">
              <w:t>3.27</w:t>
            </w:r>
          </w:p>
        </w:tc>
      </w:tr>
      <w:tr w:rsidR="005F4B1B" w:rsidRPr="00774EFD" w14:paraId="44DC33AC" w14:textId="77777777" w:rsidTr="00BD2B64">
        <w:tc>
          <w:tcPr>
            <w:tcW w:w="0" w:type="auto"/>
            <w:gridSpan w:val="2"/>
            <w:vAlign w:val="center"/>
            <w:hideMark/>
          </w:tcPr>
          <w:p w14:paraId="4F614C9F" w14:textId="77777777" w:rsidR="005F4B1B" w:rsidRPr="00774EFD" w:rsidRDefault="005F4B1B" w:rsidP="00BD2B64">
            <w:pPr>
              <w:jc w:val="center"/>
            </w:pPr>
            <w:r w:rsidRPr="00774EFD">
              <w:t>Cuerpos de agua y poblados</w:t>
            </w:r>
          </w:p>
        </w:tc>
        <w:tc>
          <w:tcPr>
            <w:tcW w:w="0" w:type="auto"/>
            <w:vAlign w:val="center"/>
            <w:hideMark/>
          </w:tcPr>
          <w:p w14:paraId="62C5445B" w14:textId="77777777" w:rsidR="005F4B1B" w:rsidRPr="00774EFD" w:rsidRDefault="005F4B1B" w:rsidP="00BD2B64">
            <w:pPr>
              <w:jc w:val="center"/>
            </w:pPr>
            <w:r w:rsidRPr="00774EFD">
              <w:t>0.32</w:t>
            </w:r>
          </w:p>
        </w:tc>
      </w:tr>
    </w:tbl>
    <w:p w14:paraId="4EB71471" w14:textId="77777777" w:rsidR="005F4B1B" w:rsidRPr="00B71608" w:rsidRDefault="005F4B1B" w:rsidP="005F4B1B">
      <w:r w:rsidRPr="002E387E">
        <w:rPr>
          <w:rStyle w:val="nfasissutil"/>
        </w:rPr>
        <w:t>Fuente: Elaboración propia</w:t>
      </w:r>
    </w:p>
    <w:p w14:paraId="60980D6A" w14:textId="77777777" w:rsidR="005F4B1B" w:rsidRPr="00774EFD" w:rsidRDefault="005F4B1B" w:rsidP="005F4B1B">
      <w:pPr>
        <w:pStyle w:val="Ttulo7"/>
      </w:pPr>
      <w:r w:rsidRPr="00774EFD">
        <w:t>Clima y cambio climático</w:t>
      </w:r>
    </w:p>
    <w:p w14:paraId="44477798" w14:textId="77777777" w:rsidR="005F4B1B" w:rsidRPr="00774EFD" w:rsidRDefault="005F4B1B" w:rsidP="005F4B1B">
      <w:pPr>
        <w:pStyle w:val="Ttulo8"/>
        <w:rPr>
          <w:b/>
          <w:bCs/>
        </w:rPr>
      </w:pPr>
      <w:r w:rsidRPr="00774EFD">
        <w:t>Clima</w:t>
      </w:r>
    </w:p>
    <w:p w14:paraId="04C3E521"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las variables corresponden a la distribución de unidades climáticas que existen en el estado, tendencia de la temperatura entre 1985 y 2022, precipitación anual entre 1985 y 2022 y climatología estatal del año 2022.</w:t>
      </w:r>
    </w:p>
    <w:p w14:paraId="6A39CD78" w14:textId="77777777" w:rsidR="005F4B1B" w:rsidRPr="00774EFD" w:rsidRDefault="005F4B1B" w:rsidP="005F4B1B">
      <w:pPr>
        <w:spacing w:after="0"/>
        <w:rPr>
          <w:b/>
          <w:bCs/>
        </w:rPr>
      </w:pPr>
      <w:r w:rsidRPr="00774EFD">
        <w:rPr>
          <w:b/>
          <w:bCs/>
        </w:rPr>
        <w:lastRenderedPageBreak/>
        <w:t>Variable:</w:t>
      </w:r>
      <w:r>
        <w:rPr>
          <w:b/>
          <w:bCs/>
        </w:rPr>
        <w:t xml:space="preserve"> </w:t>
      </w:r>
      <w:r w:rsidRPr="00774EFD">
        <w:t>Distribución de unidades climáticas, tendencia de la temperatura entre 1985 y 2022 y precipitación anual entre 1985 y 2022.</w:t>
      </w:r>
    </w:p>
    <w:p w14:paraId="468C746C" w14:textId="77777777" w:rsidR="005F4B1B" w:rsidRPr="00774EFD" w:rsidRDefault="005F4B1B" w:rsidP="005F4B1B">
      <w:pPr>
        <w:spacing w:after="0"/>
      </w:pPr>
      <w:r w:rsidRPr="00774EFD">
        <w:rPr>
          <w:b/>
          <w:bCs/>
        </w:rPr>
        <w:t>Capas utilizadas: </w:t>
      </w:r>
      <w:r w:rsidRPr="00774EFD">
        <w:t>C04_MFNClima_INEGI_2023</w:t>
      </w:r>
    </w:p>
    <w:p w14:paraId="155B286E" w14:textId="77777777" w:rsidR="005F4B1B" w:rsidRDefault="005F4B1B" w:rsidP="005F4B1B">
      <w:pPr>
        <w:spacing w:after="0"/>
      </w:pPr>
      <w:r>
        <w:rPr>
          <w:b/>
          <w:bCs/>
        </w:rPr>
        <w:t>Descripción a</w:t>
      </w:r>
      <w:r w:rsidRPr="00774EFD">
        <w:rPr>
          <w:b/>
          <w:bCs/>
        </w:rPr>
        <w:t>nalítica:</w:t>
      </w:r>
      <w:r>
        <w:t xml:space="preserve"> </w:t>
      </w:r>
    </w:p>
    <w:p w14:paraId="652ACB97" w14:textId="77777777" w:rsidR="005F4B1B" w:rsidRPr="0039640C" w:rsidRDefault="005F4B1B">
      <w:pPr>
        <w:pStyle w:val="Prrafodelista"/>
        <w:numPr>
          <w:ilvl w:val="0"/>
          <w:numId w:val="2"/>
        </w:numPr>
        <w:spacing w:after="0"/>
        <w:ind w:left="709" w:hanging="283"/>
      </w:pPr>
      <w:r w:rsidRPr="0039640C">
        <w:rPr>
          <w:b/>
          <w:bCs/>
        </w:rPr>
        <w:t>Distribución de unidades climáticas</w:t>
      </w:r>
      <w:r w:rsidRPr="0039640C">
        <w:t>: Clima cálido subhúmedo (97% del territorio), Clima cálido húmedo (3%), subdividido en Clima Cálido subhúmedo con lluvias en verano y humedad media (Aw1) (36% de la superficie estatal), Clima cálido subhúmedo (Aw1(x’)) (33.5%), Clima cálido subhúmedo seco (Aw0) (13%), Cálido subhúmedo (Aw2) (11%), Clima tropical monzónico con lluvias todo el año (Am(f)) (2%) y Clima cálido subhúmedo (Aw2 (x’)) (2%).</w:t>
      </w:r>
    </w:p>
    <w:p w14:paraId="35D15292" w14:textId="77777777" w:rsidR="005F4B1B" w:rsidRPr="0039640C" w:rsidRDefault="005F4B1B">
      <w:pPr>
        <w:pStyle w:val="Prrafodelista"/>
        <w:numPr>
          <w:ilvl w:val="0"/>
          <w:numId w:val="2"/>
        </w:numPr>
        <w:spacing w:after="0"/>
        <w:ind w:left="709" w:hanging="283"/>
      </w:pPr>
      <w:r w:rsidRPr="0039640C">
        <w:rPr>
          <w:b/>
          <w:bCs/>
        </w:rPr>
        <w:t xml:space="preserve">Temperatura: </w:t>
      </w:r>
      <w:r w:rsidRPr="0039640C">
        <w:t>Gráfica 11 – Temperatura media anual de 26 a 27°C, con valores máximos de 36°C y mínimos de 17°C, con máximos históricos de 42°C y mínimas de 10°C.</w:t>
      </w:r>
    </w:p>
    <w:p w14:paraId="3A598866" w14:textId="77777777" w:rsidR="005F4B1B" w:rsidRPr="00774EFD" w:rsidRDefault="005F4B1B">
      <w:pPr>
        <w:pStyle w:val="Prrafodelista"/>
        <w:numPr>
          <w:ilvl w:val="0"/>
          <w:numId w:val="2"/>
        </w:numPr>
        <w:spacing w:after="0"/>
        <w:ind w:left="709" w:hanging="283"/>
      </w:pPr>
      <w:r w:rsidRPr="0039640C">
        <w:rPr>
          <w:b/>
          <w:bCs/>
        </w:rPr>
        <w:t>Lluvias:</w:t>
      </w:r>
      <w:r w:rsidRPr="0039640C">
        <w:t xml:space="preserve"> Gráfica 12 – Precipitación anual entre 800 y 2,000 mm con el mes más lluvioso en septiembre (237.9 mm)</w:t>
      </w:r>
      <w:r>
        <w:t xml:space="preserve"> </w:t>
      </w:r>
      <w:sdt>
        <w:sdtPr>
          <w:id w:val="-1190518521"/>
          <w:citation/>
        </w:sdtPr>
        <w:sdtContent>
          <w:r>
            <w:fldChar w:fldCharType="begin"/>
          </w:r>
          <w:r>
            <w:instrText xml:space="preserve"> CITATION SED231 \l 2058 </w:instrText>
          </w:r>
          <w:r>
            <w:fldChar w:fldCharType="separate"/>
          </w:r>
          <w:r>
            <w:rPr>
              <w:noProof/>
            </w:rPr>
            <w:t>(SEDATU, 2023)</w:t>
          </w:r>
          <w:r>
            <w:fldChar w:fldCharType="end"/>
          </w:r>
        </w:sdtContent>
      </w:sdt>
      <w:r>
        <w:t>.</w:t>
      </w:r>
    </w:p>
    <w:p w14:paraId="17D29756"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Campeche tiene clima tropical cálido en prácticamente todo su territorio (97%). La temperatura promedio es de 26-27°C, con máximas de hasta 42°C en verano y mínimas de 10°C en invierno. La temperatura mínima ha aumentado 2.3°C en los últimos 37 años.</w:t>
      </w:r>
      <w:r>
        <w:rPr>
          <w:b/>
          <w:bCs/>
        </w:rPr>
        <w:t xml:space="preserve"> </w:t>
      </w:r>
      <w:r w:rsidRPr="00774EFD">
        <w:t>Las lluvias van de 900 a 2,000 mm anuales. La temporada de lluvia es de junio a octubre. Septiembre es el mes más lluvioso (casi 238 mm en promedio). En contraste, 2003 fue un año con solo 491 mm, casi un tercio del promedio.</w:t>
      </w:r>
      <w:r>
        <w:rPr>
          <w:b/>
          <w:bCs/>
        </w:rPr>
        <w:t xml:space="preserve"> </w:t>
      </w:r>
      <w:r w:rsidRPr="00774EFD">
        <w:t>La variabilidad extrema de las lluvias, entre 491 mm y 1,790 mm según el año, hace que la agricultura y la gestión del agua sean actividades de alto riesgo sin infraestructura adecuada.</w:t>
      </w:r>
    </w:p>
    <w:p w14:paraId="05046F66"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35</w:t>
      </w:r>
      <w:r>
        <w:rPr>
          <w:noProof/>
        </w:rPr>
        <w:fldChar w:fldCharType="end"/>
      </w:r>
      <w:r>
        <w:t xml:space="preserve"> Ficha técnica de Clima</w:t>
      </w:r>
    </w:p>
    <w:tbl>
      <w:tblPr>
        <w:tblStyle w:val="Tablaconcuadrcula"/>
        <w:tblW w:w="0" w:type="auto"/>
        <w:tblLook w:val="04A0" w:firstRow="1" w:lastRow="0" w:firstColumn="1" w:lastColumn="0" w:noHBand="0" w:noVBand="1"/>
      </w:tblPr>
      <w:tblGrid>
        <w:gridCol w:w="3343"/>
        <w:gridCol w:w="2694"/>
        <w:gridCol w:w="2791"/>
      </w:tblGrid>
      <w:tr w:rsidR="005F4B1B" w:rsidRPr="00774EFD" w14:paraId="2407DBBC" w14:textId="77777777" w:rsidTr="00BD2B64">
        <w:tc>
          <w:tcPr>
            <w:tcW w:w="0" w:type="auto"/>
            <w:gridSpan w:val="3"/>
            <w:shd w:val="clear" w:color="auto" w:fill="156082" w:themeFill="accent1"/>
            <w:vAlign w:val="center"/>
            <w:hideMark/>
          </w:tcPr>
          <w:p w14:paraId="1632558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Clima</w:t>
            </w:r>
          </w:p>
        </w:tc>
      </w:tr>
      <w:tr w:rsidR="005F4B1B" w:rsidRPr="00774EFD" w14:paraId="083C197B" w14:textId="77777777" w:rsidTr="00BD2B64">
        <w:tc>
          <w:tcPr>
            <w:tcW w:w="0" w:type="auto"/>
            <w:gridSpan w:val="3"/>
            <w:shd w:val="clear" w:color="auto" w:fill="156082" w:themeFill="accent1"/>
            <w:vAlign w:val="center"/>
            <w:hideMark/>
          </w:tcPr>
          <w:p w14:paraId="5C857DE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3381B569" w14:textId="77777777" w:rsidTr="00BD2B64">
        <w:tc>
          <w:tcPr>
            <w:tcW w:w="0" w:type="auto"/>
            <w:shd w:val="clear" w:color="auto" w:fill="156082" w:themeFill="accent1"/>
            <w:vAlign w:val="center"/>
            <w:hideMark/>
          </w:tcPr>
          <w:p w14:paraId="04AA424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12BC5E6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5F7F58E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359AC729" w14:textId="77777777" w:rsidTr="00BD2B64">
        <w:tc>
          <w:tcPr>
            <w:tcW w:w="0" w:type="auto"/>
            <w:vAlign w:val="center"/>
            <w:hideMark/>
          </w:tcPr>
          <w:p w14:paraId="121958C9" w14:textId="77777777" w:rsidR="005F4B1B" w:rsidRPr="00774EFD" w:rsidRDefault="005F4B1B" w:rsidP="00BD2B64">
            <w:pPr>
              <w:jc w:val="center"/>
            </w:pPr>
            <w:r w:rsidRPr="00774EFD">
              <w:t>En este tema las variables corresponden a la Distribución de unidades climáticas, la tendencia de la temperatura entre 1985 y 2022 y la precipitación anual entre 1985 y 2022.</w:t>
            </w:r>
          </w:p>
        </w:tc>
        <w:tc>
          <w:tcPr>
            <w:tcW w:w="0" w:type="auto"/>
            <w:vAlign w:val="center"/>
            <w:hideMark/>
          </w:tcPr>
          <w:p w14:paraId="716FD01D" w14:textId="77777777" w:rsidR="005F4B1B" w:rsidRPr="00774EFD" w:rsidRDefault="005F4B1B" w:rsidP="00BD2B64">
            <w:pPr>
              <w:jc w:val="center"/>
            </w:pPr>
            <w:r w:rsidRPr="00774EFD">
              <w:t>Distribución de unidades climáticas, tendencia de la temperatura entre 1985 y 2022 y precipitación anual entre 1985 y 2022.</w:t>
            </w:r>
          </w:p>
          <w:p w14:paraId="698FD21B" w14:textId="77777777" w:rsidR="005F4B1B" w:rsidRPr="00774EFD" w:rsidRDefault="005F4B1B" w:rsidP="00BD2B64">
            <w:pPr>
              <w:jc w:val="center"/>
            </w:pPr>
          </w:p>
        </w:tc>
        <w:tc>
          <w:tcPr>
            <w:tcW w:w="0" w:type="auto"/>
            <w:vAlign w:val="center"/>
            <w:hideMark/>
          </w:tcPr>
          <w:p w14:paraId="4D7C5376" w14:textId="77777777" w:rsidR="005F4B1B" w:rsidRPr="00774EFD" w:rsidRDefault="005F4B1B" w:rsidP="00BD2B64">
            <w:pPr>
              <w:jc w:val="center"/>
            </w:pPr>
            <w:r w:rsidRPr="00774EFD">
              <w:t>C04_MFNClima_INEGI_2023</w:t>
            </w:r>
            <w:r w:rsidRPr="00774EFD">
              <w:rPr>
                <w:vertAlign w:val="superscript"/>
              </w:rPr>
              <w:t xml:space="preserve"> (1)(2)</w:t>
            </w:r>
          </w:p>
        </w:tc>
      </w:tr>
      <w:tr w:rsidR="005F4B1B" w:rsidRPr="00774EFD" w14:paraId="15239AC5" w14:textId="77777777" w:rsidTr="00BD2B64">
        <w:tc>
          <w:tcPr>
            <w:tcW w:w="0" w:type="auto"/>
            <w:gridSpan w:val="3"/>
            <w:shd w:val="clear" w:color="auto" w:fill="156082" w:themeFill="accent1"/>
            <w:vAlign w:val="center"/>
            <w:hideMark/>
          </w:tcPr>
          <w:p w14:paraId="0DD73BF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7DA75949" w14:textId="77777777" w:rsidTr="00BD2B64">
        <w:tc>
          <w:tcPr>
            <w:tcW w:w="0" w:type="auto"/>
            <w:gridSpan w:val="2"/>
            <w:shd w:val="clear" w:color="auto" w:fill="156082" w:themeFill="accent1"/>
            <w:vAlign w:val="center"/>
            <w:hideMark/>
          </w:tcPr>
          <w:p w14:paraId="11F5219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Unidades climáticas (Shp)</w:t>
            </w:r>
          </w:p>
        </w:tc>
        <w:tc>
          <w:tcPr>
            <w:tcW w:w="0" w:type="auto"/>
            <w:shd w:val="clear" w:color="auto" w:fill="156082" w:themeFill="accent1"/>
            <w:vAlign w:val="center"/>
            <w:hideMark/>
          </w:tcPr>
          <w:p w14:paraId="0416E6F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 (%)</w:t>
            </w:r>
          </w:p>
        </w:tc>
      </w:tr>
      <w:tr w:rsidR="005F4B1B" w:rsidRPr="00774EFD" w14:paraId="731BB3B7" w14:textId="77777777" w:rsidTr="00BD2B64">
        <w:tc>
          <w:tcPr>
            <w:tcW w:w="0" w:type="auto"/>
            <w:gridSpan w:val="2"/>
            <w:vAlign w:val="center"/>
            <w:hideMark/>
          </w:tcPr>
          <w:p w14:paraId="18193145" w14:textId="77777777" w:rsidR="005F4B1B" w:rsidRPr="00774EFD" w:rsidRDefault="005F4B1B" w:rsidP="00BD2B64">
            <w:pPr>
              <w:jc w:val="center"/>
            </w:pPr>
            <w:r w:rsidRPr="00774EFD">
              <w:t>Cálido subhúmedo con lluvias en verano y humedad media (Aw1)</w:t>
            </w:r>
          </w:p>
        </w:tc>
        <w:tc>
          <w:tcPr>
            <w:tcW w:w="0" w:type="auto"/>
            <w:vAlign w:val="center"/>
            <w:hideMark/>
          </w:tcPr>
          <w:p w14:paraId="1983DF56" w14:textId="77777777" w:rsidR="005F4B1B" w:rsidRPr="00774EFD" w:rsidRDefault="005F4B1B" w:rsidP="00BD2B64">
            <w:pPr>
              <w:jc w:val="center"/>
            </w:pPr>
            <w:r w:rsidRPr="00774EFD">
              <w:t>36</w:t>
            </w:r>
          </w:p>
        </w:tc>
      </w:tr>
      <w:tr w:rsidR="005F4B1B" w:rsidRPr="00774EFD" w14:paraId="70EA926C" w14:textId="77777777" w:rsidTr="00BD2B64">
        <w:tc>
          <w:tcPr>
            <w:tcW w:w="0" w:type="auto"/>
            <w:gridSpan w:val="2"/>
            <w:vAlign w:val="center"/>
            <w:hideMark/>
          </w:tcPr>
          <w:p w14:paraId="08CA6CA5" w14:textId="77777777" w:rsidR="005F4B1B" w:rsidRPr="00774EFD" w:rsidRDefault="005F4B1B" w:rsidP="00BD2B64">
            <w:pPr>
              <w:jc w:val="center"/>
            </w:pPr>
            <w:r w:rsidRPr="00774EFD">
              <w:t>Cálido subhúmedo (Aw1(x’))</w:t>
            </w:r>
          </w:p>
        </w:tc>
        <w:tc>
          <w:tcPr>
            <w:tcW w:w="0" w:type="auto"/>
            <w:vAlign w:val="center"/>
            <w:hideMark/>
          </w:tcPr>
          <w:p w14:paraId="58B69E7A" w14:textId="77777777" w:rsidR="005F4B1B" w:rsidRPr="00774EFD" w:rsidRDefault="005F4B1B" w:rsidP="00BD2B64">
            <w:pPr>
              <w:jc w:val="center"/>
            </w:pPr>
            <w:r w:rsidRPr="00774EFD">
              <w:t>33.5</w:t>
            </w:r>
          </w:p>
        </w:tc>
      </w:tr>
      <w:tr w:rsidR="005F4B1B" w:rsidRPr="00774EFD" w14:paraId="2EC6B820" w14:textId="77777777" w:rsidTr="00BD2B64">
        <w:tc>
          <w:tcPr>
            <w:tcW w:w="0" w:type="auto"/>
            <w:gridSpan w:val="2"/>
            <w:vAlign w:val="center"/>
            <w:hideMark/>
          </w:tcPr>
          <w:p w14:paraId="72002CD9" w14:textId="77777777" w:rsidR="005F4B1B" w:rsidRPr="00774EFD" w:rsidRDefault="005F4B1B" w:rsidP="00BD2B64">
            <w:pPr>
              <w:jc w:val="center"/>
            </w:pPr>
            <w:r w:rsidRPr="00774EFD">
              <w:t>Cálido subhúmedo seco (Aw0)</w:t>
            </w:r>
          </w:p>
        </w:tc>
        <w:tc>
          <w:tcPr>
            <w:tcW w:w="0" w:type="auto"/>
            <w:vAlign w:val="center"/>
            <w:hideMark/>
          </w:tcPr>
          <w:p w14:paraId="0BC5652A" w14:textId="77777777" w:rsidR="005F4B1B" w:rsidRPr="00774EFD" w:rsidRDefault="005F4B1B" w:rsidP="00BD2B64">
            <w:pPr>
              <w:jc w:val="center"/>
            </w:pPr>
            <w:r w:rsidRPr="00774EFD">
              <w:t>13</w:t>
            </w:r>
          </w:p>
        </w:tc>
      </w:tr>
      <w:tr w:rsidR="005F4B1B" w:rsidRPr="00774EFD" w14:paraId="12B0A0FC" w14:textId="77777777" w:rsidTr="00BD2B64">
        <w:tc>
          <w:tcPr>
            <w:tcW w:w="0" w:type="auto"/>
            <w:gridSpan w:val="2"/>
            <w:vAlign w:val="center"/>
            <w:hideMark/>
          </w:tcPr>
          <w:p w14:paraId="1892827D" w14:textId="77777777" w:rsidR="005F4B1B" w:rsidRPr="00774EFD" w:rsidRDefault="005F4B1B" w:rsidP="00BD2B64">
            <w:pPr>
              <w:jc w:val="center"/>
            </w:pPr>
            <w:r w:rsidRPr="00774EFD">
              <w:t>Cálido subhúmedo (Aw2)</w:t>
            </w:r>
          </w:p>
        </w:tc>
        <w:tc>
          <w:tcPr>
            <w:tcW w:w="0" w:type="auto"/>
            <w:vAlign w:val="center"/>
            <w:hideMark/>
          </w:tcPr>
          <w:p w14:paraId="47A4A73D" w14:textId="77777777" w:rsidR="005F4B1B" w:rsidRPr="00774EFD" w:rsidRDefault="005F4B1B" w:rsidP="00BD2B64">
            <w:pPr>
              <w:jc w:val="center"/>
            </w:pPr>
            <w:r w:rsidRPr="00774EFD">
              <w:t>11</w:t>
            </w:r>
          </w:p>
        </w:tc>
      </w:tr>
      <w:tr w:rsidR="005F4B1B" w:rsidRPr="00774EFD" w14:paraId="21C302E8" w14:textId="77777777" w:rsidTr="00BD2B64">
        <w:tc>
          <w:tcPr>
            <w:tcW w:w="0" w:type="auto"/>
            <w:gridSpan w:val="2"/>
            <w:vAlign w:val="center"/>
            <w:hideMark/>
          </w:tcPr>
          <w:p w14:paraId="1D1CA483" w14:textId="77777777" w:rsidR="005F4B1B" w:rsidRPr="00774EFD" w:rsidRDefault="005F4B1B" w:rsidP="00BD2B64">
            <w:pPr>
              <w:jc w:val="center"/>
            </w:pPr>
            <w:r w:rsidRPr="00774EFD">
              <w:t>Tropical monzónico con lluvias todo el año (Am(f))</w:t>
            </w:r>
          </w:p>
        </w:tc>
        <w:tc>
          <w:tcPr>
            <w:tcW w:w="0" w:type="auto"/>
            <w:vAlign w:val="center"/>
            <w:hideMark/>
          </w:tcPr>
          <w:p w14:paraId="6EDFFB92" w14:textId="77777777" w:rsidR="005F4B1B" w:rsidRPr="00774EFD" w:rsidRDefault="005F4B1B" w:rsidP="00BD2B64">
            <w:pPr>
              <w:jc w:val="center"/>
            </w:pPr>
            <w:r w:rsidRPr="00774EFD">
              <w:t>2</w:t>
            </w:r>
          </w:p>
        </w:tc>
      </w:tr>
      <w:tr w:rsidR="005F4B1B" w:rsidRPr="00774EFD" w14:paraId="51FDA29C" w14:textId="77777777" w:rsidTr="00BD2B64">
        <w:tc>
          <w:tcPr>
            <w:tcW w:w="0" w:type="auto"/>
            <w:gridSpan w:val="2"/>
            <w:vAlign w:val="center"/>
            <w:hideMark/>
          </w:tcPr>
          <w:p w14:paraId="5153434A" w14:textId="77777777" w:rsidR="005F4B1B" w:rsidRPr="00774EFD" w:rsidRDefault="005F4B1B" w:rsidP="00BD2B64">
            <w:pPr>
              <w:jc w:val="center"/>
            </w:pPr>
            <w:r w:rsidRPr="00774EFD">
              <w:t>Cálido subhúmedo (Aw2(x’))</w:t>
            </w:r>
          </w:p>
        </w:tc>
        <w:tc>
          <w:tcPr>
            <w:tcW w:w="0" w:type="auto"/>
            <w:vAlign w:val="center"/>
            <w:hideMark/>
          </w:tcPr>
          <w:p w14:paraId="024952E4" w14:textId="77777777" w:rsidR="005F4B1B" w:rsidRPr="00774EFD" w:rsidRDefault="005F4B1B" w:rsidP="00BD2B64">
            <w:pPr>
              <w:jc w:val="center"/>
            </w:pPr>
            <w:r w:rsidRPr="00774EFD">
              <w:t>2</w:t>
            </w:r>
          </w:p>
        </w:tc>
      </w:tr>
      <w:tr w:rsidR="005F4B1B" w:rsidRPr="00774EFD" w14:paraId="04B31E04" w14:textId="77777777" w:rsidTr="00BD2B64">
        <w:tc>
          <w:tcPr>
            <w:tcW w:w="0" w:type="auto"/>
            <w:gridSpan w:val="2"/>
            <w:shd w:val="clear" w:color="auto" w:fill="156082" w:themeFill="accent1"/>
            <w:vAlign w:val="center"/>
            <w:hideMark/>
          </w:tcPr>
          <w:p w14:paraId="0A5413D8" w14:textId="77777777" w:rsidR="005F4B1B" w:rsidRPr="00BA4709" w:rsidRDefault="005F4B1B" w:rsidP="00BD2B64">
            <w:pPr>
              <w:spacing w:line="259" w:lineRule="auto"/>
              <w:jc w:val="center"/>
              <w:rPr>
                <w:b/>
                <w:bCs/>
                <w:color w:val="FFFFFF" w:themeColor="background1"/>
                <w:szCs w:val="18"/>
              </w:rPr>
            </w:pPr>
            <w:r w:rsidRPr="00BA4709">
              <w:rPr>
                <w:b/>
                <w:bCs/>
                <w:color w:val="FFFFFF" w:themeColor="background1"/>
                <w:szCs w:val="18"/>
              </w:rPr>
              <w:t>Temperatura media anual (Gráfica)</w:t>
            </w:r>
          </w:p>
        </w:tc>
        <w:tc>
          <w:tcPr>
            <w:tcW w:w="0" w:type="auto"/>
            <w:shd w:val="clear" w:color="auto" w:fill="156082" w:themeFill="accent1"/>
            <w:vAlign w:val="center"/>
            <w:hideMark/>
          </w:tcPr>
          <w:p w14:paraId="5689EF6D" w14:textId="77777777" w:rsidR="005F4B1B" w:rsidRPr="00BA4709" w:rsidRDefault="005F4B1B" w:rsidP="00BD2B64">
            <w:pPr>
              <w:spacing w:line="259" w:lineRule="auto"/>
              <w:jc w:val="center"/>
              <w:rPr>
                <w:b/>
                <w:bCs/>
                <w:color w:val="FFFFFF" w:themeColor="background1"/>
                <w:szCs w:val="18"/>
              </w:rPr>
            </w:pPr>
            <w:r w:rsidRPr="00BA4709">
              <w:rPr>
                <w:b/>
                <w:bCs/>
                <w:color w:val="FFFFFF" w:themeColor="background1"/>
                <w:szCs w:val="18"/>
              </w:rPr>
              <w:t>Máximos y mínimos históricos</w:t>
            </w:r>
          </w:p>
        </w:tc>
      </w:tr>
      <w:tr w:rsidR="005F4B1B" w:rsidRPr="00774EFD" w14:paraId="47971268" w14:textId="77777777" w:rsidTr="00BD2B64">
        <w:tc>
          <w:tcPr>
            <w:tcW w:w="0" w:type="auto"/>
            <w:gridSpan w:val="2"/>
            <w:vAlign w:val="center"/>
            <w:hideMark/>
          </w:tcPr>
          <w:p w14:paraId="669324C4" w14:textId="77777777" w:rsidR="005F4B1B" w:rsidRPr="00774EFD" w:rsidRDefault="005F4B1B" w:rsidP="00BD2B64">
            <w:pPr>
              <w:jc w:val="center"/>
            </w:pPr>
            <w:r w:rsidRPr="00774EFD">
              <w:t>26 a 27°C con máximos de 36°C y mínimos de 17°C</w:t>
            </w:r>
          </w:p>
        </w:tc>
        <w:tc>
          <w:tcPr>
            <w:tcW w:w="0" w:type="auto"/>
            <w:vAlign w:val="center"/>
            <w:hideMark/>
          </w:tcPr>
          <w:p w14:paraId="35F65E94" w14:textId="77777777" w:rsidR="005F4B1B" w:rsidRPr="00774EFD" w:rsidRDefault="005F4B1B" w:rsidP="00BD2B64">
            <w:pPr>
              <w:jc w:val="center"/>
            </w:pPr>
            <w:r w:rsidRPr="00774EFD">
              <w:t>42°C y 10°C</w:t>
            </w:r>
          </w:p>
        </w:tc>
      </w:tr>
      <w:tr w:rsidR="005F4B1B" w:rsidRPr="00774EFD" w14:paraId="054D7E07" w14:textId="77777777" w:rsidTr="00BD2B64">
        <w:tc>
          <w:tcPr>
            <w:tcW w:w="0" w:type="auto"/>
            <w:gridSpan w:val="2"/>
            <w:shd w:val="clear" w:color="auto" w:fill="156082" w:themeFill="accent1"/>
            <w:vAlign w:val="center"/>
            <w:hideMark/>
          </w:tcPr>
          <w:p w14:paraId="09A9F3EE" w14:textId="77777777" w:rsidR="005F4B1B" w:rsidRPr="00BA4709" w:rsidRDefault="005F4B1B" w:rsidP="00BD2B64">
            <w:pPr>
              <w:spacing w:line="259" w:lineRule="auto"/>
              <w:jc w:val="center"/>
              <w:rPr>
                <w:b/>
                <w:bCs/>
                <w:color w:val="FFFFFF" w:themeColor="background1"/>
                <w:szCs w:val="18"/>
              </w:rPr>
            </w:pPr>
            <w:r w:rsidRPr="00BA4709">
              <w:rPr>
                <w:b/>
                <w:bCs/>
                <w:color w:val="FFFFFF" w:themeColor="background1"/>
                <w:szCs w:val="18"/>
              </w:rPr>
              <w:t>Lluvia (Gráfica) – Precipitación media anual</w:t>
            </w:r>
          </w:p>
        </w:tc>
        <w:tc>
          <w:tcPr>
            <w:tcW w:w="0" w:type="auto"/>
            <w:shd w:val="clear" w:color="auto" w:fill="156082" w:themeFill="accent1"/>
            <w:vAlign w:val="center"/>
            <w:hideMark/>
          </w:tcPr>
          <w:p w14:paraId="57FFA443" w14:textId="77777777" w:rsidR="005F4B1B" w:rsidRPr="00BA4709" w:rsidRDefault="005F4B1B" w:rsidP="00BD2B64">
            <w:pPr>
              <w:spacing w:line="259" w:lineRule="auto"/>
              <w:jc w:val="center"/>
              <w:rPr>
                <w:b/>
                <w:bCs/>
                <w:color w:val="FFFFFF" w:themeColor="background1"/>
                <w:szCs w:val="18"/>
              </w:rPr>
            </w:pPr>
            <w:r w:rsidRPr="00BA4709">
              <w:rPr>
                <w:b/>
                <w:bCs/>
                <w:color w:val="FFFFFF" w:themeColor="background1"/>
                <w:szCs w:val="18"/>
              </w:rPr>
              <w:t>Mes más lluvioso</w:t>
            </w:r>
          </w:p>
        </w:tc>
      </w:tr>
      <w:tr w:rsidR="005F4B1B" w:rsidRPr="00774EFD" w14:paraId="2DBEF451" w14:textId="77777777" w:rsidTr="00BD2B64">
        <w:tc>
          <w:tcPr>
            <w:tcW w:w="0" w:type="auto"/>
            <w:gridSpan w:val="2"/>
            <w:vAlign w:val="center"/>
            <w:hideMark/>
          </w:tcPr>
          <w:p w14:paraId="08E8844D" w14:textId="77777777" w:rsidR="005F4B1B" w:rsidRPr="00774EFD" w:rsidRDefault="005F4B1B" w:rsidP="00BD2B64">
            <w:pPr>
              <w:jc w:val="center"/>
            </w:pPr>
            <w:r w:rsidRPr="00774EFD">
              <w:t>800-2,000 mm</w:t>
            </w:r>
          </w:p>
        </w:tc>
        <w:tc>
          <w:tcPr>
            <w:tcW w:w="0" w:type="auto"/>
            <w:vAlign w:val="center"/>
            <w:hideMark/>
          </w:tcPr>
          <w:p w14:paraId="5B282276" w14:textId="77777777" w:rsidR="005F4B1B" w:rsidRPr="00774EFD" w:rsidRDefault="005F4B1B" w:rsidP="00BD2B64">
            <w:pPr>
              <w:jc w:val="center"/>
            </w:pPr>
            <w:r w:rsidRPr="00774EFD">
              <w:t>Septiembre (237.9 mm)</w:t>
            </w:r>
          </w:p>
        </w:tc>
      </w:tr>
    </w:tbl>
    <w:p w14:paraId="11AF8D0A" w14:textId="77777777" w:rsidR="005F4B1B" w:rsidRPr="00B71608" w:rsidRDefault="005F4B1B" w:rsidP="005F4B1B">
      <w:r w:rsidRPr="002E387E">
        <w:rPr>
          <w:rStyle w:val="nfasissutil"/>
        </w:rPr>
        <w:t>Fuente: Elaboración propia</w:t>
      </w:r>
    </w:p>
    <w:p w14:paraId="16C2624C" w14:textId="77777777" w:rsidR="005F4B1B" w:rsidRPr="00774EFD" w:rsidRDefault="005F4B1B" w:rsidP="005F4B1B">
      <w:pPr>
        <w:pStyle w:val="Ttulo7"/>
      </w:pPr>
      <w:r w:rsidRPr="00774EFD">
        <w:t>Recursos hídricos</w:t>
      </w:r>
    </w:p>
    <w:p w14:paraId="3A41B0C9" w14:textId="77777777" w:rsidR="005F4B1B" w:rsidRPr="00774EFD" w:rsidRDefault="005F4B1B" w:rsidP="005F4B1B">
      <w:pPr>
        <w:pStyle w:val="Ttulo8"/>
        <w:rPr>
          <w:b/>
          <w:bCs/>
        </w:rPr>
      </w:pPr>
      <w:r w:rsidRPr="00774EFD">
        <w:t>Hidrología</w:t>
      </w:r>
    </w:p>
    <w:p w14:paraId="0527EB2F"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las variables corresponden a las corrientes superficiales (ríos), cuencas y clasificación, zonas funcionales de cuenca y humedales que existen en el estado.</w:t>
      </w:r>
    </w:p>
    <w:p w14:paraId="67762D95" w14:textId="77777777" w:rsidR="005F4B1B" w:rsidRPr="00774EFD" w:rsidRDefault="005F4B1B" w:rsidP="005F4B1B">
      <w:pPr>
        <w:spacing w:after="0"/>
        <w:rPr>
          <w:b/>
          <w:bCs/>
        </w:rPr>
      </w:pPr>
      <w:r w:rsidRPr="00774EFD">
        <w:rPr>
          <w:b/>
          <w:bCs/>
        </w:rPr>
        <w:t>Variable:</w:t>
      </w:r>
      <w:r>
        <w:rPr>
          <w:b/>
          <w:bCs/>
        </w:rPr>
        <w:t xml:space="preserve"> </w:t>
      </w:r>
      <w:r w:rsidRPr="00774EFD">
        <w:t>Corrientes superficiales (ríos), Cuencas y clasificación, zonas funcionales de cuenca y humedales</w:t>
      </w:r>
    </w:p>
    <w:p w14:paraId="3BBFA038" w14:textId="77777777" w:rsidR="005F4B1B" w:rsidRPr="00774EFD" w:rsidRDefault="005F4B1B" w:rsidP="005F4B1B">
      <w:pPr>
        <w:spacing w:after="0"/>
      </w:pPr>
      <w:r w:rsidRPr="00774EFD">
        <w:rPr>
          <w:b/>
          <w:bCs/>
        </w:rPr>
        <w:t>Capas utilizadas:</w:t>
      </w:r>
      <w:r>
        <w:t xml:space="preserve"> </w:t>
      </w:r>
      <w:r w:rsidRPr="00774EFD">
        <w:t>C04_MFNCuencaFuncional_INEGI_2023</w:t>
      </w:r>
    </w:p>
    <w:p w14:paraId="41725E2F" w14:textId="77777777" w:rsidR="005F4B1B" w:rsidRDefault="005F4B1B" w:rsidP="005F4B1B">
      <w:pPr>
        <w:spacing w:after="0"/>
      </w:pPr>
      <w:r w:rsidRPr="00B71608">
        <w:rPr>
          <w:b/>
          <w:bCs/>
        </w:rPr>
        <w:t>Descripción</w:t>
      </w:r>
      <w:r>
        <w:t xml:space="preserve"> </w:t>
      </w:r>
      <w:r>
        <w:rPr>
          <w:b/>
          <w:bCs/>
        </w:rPr>
        <w:t>a</w:t>
      </w:r>
      <w:r w:rsidRPr="00774EFD">
        <w:rPr>
          <w:b/>
          <w:bCs/>
        </w:rPr>
        <w:t>nalítica:</w:t>
      </w:r>
      <w:r>
        <w:t xml:space="preserve"> </w:t>
      </w:r>
    </w:p>
    <w:p w14:paraId="5B9402BF" w14:textId="77777777" w:rsidR="005F4B1B" w:rsidRPr="0039640C" w:rsidRDefault="005F4B1B">
      <w:pPr>
        <w:pStyle w:val="Prrafodelista"/>
        <w:numPr>
          <w:ilvl w:val="0"/>
          <w:numId w:val="14"/>
        </w:numPr>
        <w:spacing w:after="0"/>
      </w:pPr>
      <w:r w:rsidRPr="0039640C">
        <w:rPr>
          <w:b/>
          <w:bCs/>
        </w:rPr>
        <w:lastRenderedPageBreak/>
        <w:t>Corrientes superficiales (ríos)</w:t>
      </w:r>
      <w:r w:rsidRPr="0039640C">
        <w:t>: Tabla 37. – Río Candelaria (150 km de longitud, 11,115 km</w:t>
      </w:r>
      <w:r w:rsidRPr="0039640C">
        <w:rPr>
          <w:vertAlign w:val="superscript"/>
        </w:rPr>
        <w:t>2</w:t>
      </w:r>
      <w:r w:rsidRPr="0039640C">
        <w:t xml:space="preserve"> de área drenada), Río Champotón (47 km de longitud, 649 km</w:t>
      </w:r>
      <w:r w:rsidRPr="0039640C">
        <w:rPr>
          <w:vertAlign w:val="superscript"/>
        </w:rPr>
        <w:t>2</w:t>
      </w:r>
      <w:r w:rsidRPr="0039640C">
        <w:t xml:space="preserve"> de área drenada), Río Palizada (85 km de longitud, 1,272 km</w:t>
      </w:r>
      <w:r w:rsidRPr="0039640C">
        <w:rPr>
          <w:vertAlign w:val="superscript"/>
        </w:rPr>
        <w:t>2</w:t>
      </w:r>
      <w:r w:rsidRPr="0039640C">
        <w:t xml:space="preserve"> de área drenada), Río Chumpán (91 km de longitud, sin información de km</w:t>
      </w:r>
      <w:r w:rsidRPr="0039640C">
        <w:rPr>
          <w:vertAlign w:val="superscript"/>
        </w:rPr>
        <w:t>2</w:t>
      </w:r>
      <w:r w:rsidRPr="0039640C">
        <w:t xml:space="preserve"> de área drenada) y Río Mamantel (45 km de longitud, 1,225 km</w:t>
      </w:r>
      <w:r w:rsidRPr="0039640C">
        <w:rPr>
          <w:vertAlign w:val="superscript"/>
        </w:rPr>
        <w:t>2</w:t>
      </w:r>
      <w:r w:rsidRPr="0039640C">
        <w:t xml:space="preserve"> de área drenada).</w:t>
      </w:r>
    </w:p>
    <w:p w14:paraId="583A32C6" w14:textId="77777777" w:rsidR="005F4B1B" w:rsidRPr="0039640C" w:rsidRDefault="005F4B1B">
      <w:pPr>
        <w:pStyle w:val="Prrafodelista"/>
        <w:numPr>
          <w:ilvl w:val="0"/>
          <w:numId w:val="14"/>
        </w:numPr>
        <w:spacing w:after="0"/>
      </w:pPr>
      <w:r w:rsidRPr="0039640C">
        <w:rPr>
          <w:b/>
          <w:bCs/>
        </w:rPr>
        <w:t xml:space="preserve">Cuencas y clasificación: </w:t>
      </w:r>
      <w:r w:rsidRPr="0039640C">
        <w:t>Tabla 38 – Subcuenca hidrológica (Volumen disponible de salida en millones de m</w:t>
      </w:r>
      <w:r w:rsidRPr="0039640C">
        <w:rPr>
          <w:vertAlign w:val="superscript"/>
        </w:rPr>
        <w:t>3</w:t>
      </w:r>
      <w:r w:rsidRPr="0039640C">
        <w:t>/Clasificación): San Pedro (116.716/Disponibilidad), Usumacinta (2,183.991/Disponibilidad), Palizada (49.407/Disponibilidad), San Pedro y San Pablo (69.506/Disponibilidad), Laguna del Este (50.856/Disponibilidad), Laguna de Términos (194.115/Disponibilidad), Mamatel (89.098/Disponibilidad), Cumpan (151.430/Disponibilidad), Laguna del Pom y Atasta (129.988/Disponibilidad), Alto Río Candelaria (1,477.598/Disponibilidad), Bajo Río Candelaria (1,685.641/Disponibilidad), Río Champotón 1 (599.460/Disponibilidad), Río Champotón 2 (715.567/Disponibilidad), Campeche (0/Déficit), Arroyo Siho (5.304/Disponibilidad), Calakmul (3.810/Disponibilidad), Vicente Guerrero (0/Déficit) y La Malinche (7.553/Disponibilidad).</w:t>
      </w:r>
    </w:p>
    <w:p w14:paraId="4BBACA85" w14:textId="77777777" w:rsidR="005F4B1B" w:rsidRPr="0039640C" w:rsidRDefault="005F4B1B">
      <w:pPr>
        <w:pStyle w:val="Prrafodelista"/>
        <w:numPr>
          <w:ilvl w:val="0"/>
          <w:numId w:val="14"/>
        </w:numPr>
        <w:spacing w:after="0"/>
      </w:pPr>
      <w:r w:rsidRPr="0039640C">
        <w:rPr>
          <w:b/>
          <w:bCs/>
        </w:rPr>
        <w:t>Zonas funcionales de cuenca:</w:t>
      </w:r>
      <w:r w:rsidRPr="0039640C">
        <w:t xml:space="preserve"> Mapa 7 – Cuenca alta (Zona de captación), Cuenca media (zona de transición entre cuenca alta y baja), Cuenca baja (Zona de descarga).</w:t>
      </w:r>
    </w:p>
    <w:p w14:paraId="57F81C11" w14:textId="77777777" w:rsidR="005F4B1B" w:rsidRPr="00774EFD" w:rsidRDefault="005F4B1B">
      <w:pPr>
        <w:pStyle w:val="Prrafodelista"/>
        <w:numPr>
          <w:ilvl w:val="0"/>
          <w:numId w:val="14"/>
        </w:numPr>
        <w:spacing w:after="0"/>
      </w:pPr>
      <w:r w:rsidRPr="0039640C">
        <w:rPr>
          <w:b/>
          <w:bCs/>
        </w:rPr>
        <w:t xml:space="preserve">Humedales: </w:t>
      </w:r>
      <w:r w:rsidRPr="0039640C">
        <w:t>Tabla 39 – Clase de humedal (Ha): Creados (5,115.95), Estuarino (244,831.20), Fluvial (172,011.22), Lacustre (30,388.24), Palustre (2,162,251.25) y Total general (2,614,597.86)</w:t>
      </w:r>
      <w:r>
        <w:t xml:space="preserve"> </w:t>
      </w:r>
      <w:sdt>
        <w:sdtPr>
          <w:id w:val="1257481036"/>
          <w:citation/>
        </w:sdtPr>
        <w:sdtContent>
          <w:r>
            <w:fldChar w:fldCharType="begin"/>
          </w:r>
          <w:r>
            <w:instrText xml:space="preserve"> CITATION SED231 \l 2058 </w:instrText>
          </w:r>
          <w:r>
            <w:fldChar w:fldCharType="separate"/>
          </w:r>
          <w:r>
            <w:rPr>
              <w:noProof/>
            </w:rPr>
            <w:t>(SEDATU, 2023)</w:t>
          </w:r>
          <w:r>
            <w:fldChar w:fldCharType="end"/>
          </w:r>
        </w:sdtContent>
      </w:sdt>
      <w:r>
        <w:t>.</w:t>
      </w:r>
    </w:p>
    <w:p w14:paraId="6459AA84" w14:textId="77777777" w:rsidR="005F4B1B" w:rsidRPr="00774EFD" w:rsidRDefault="005F4B1B" w:rsidP="005F4B1B">
      <w:pPr>
        <w:spacing w:after="0"/>
        <w:rPr>
          <w:b/>
          <w:bCs/>
        </w:rPr>
      </w:pPr>
      <w:r>
        <w:rPr>
          <w:b/>
          <w:bCs/>
        </w:rPr>
        <w:t>Descripción n</w:t>
      </w:r>
      <w:r w:rsidRPr="00774EFD">
        <w:rPr>
          <w:b/>
          <w:bCs/>
        </w:rPr>
        <w:t>arrativa:</w:t>
      </w:r>
    </w:p>
    <w:p w14:paraId="5EEF6AD5" w14:textId="77777777" w:rsidR="005F4B1B" w:rsidRPr="00774EFD" w:rsidRDefault="005F4B1B" w:rsidP="005F4B1B">
      <w:pPr>
        <w:spacing w:after="0"/>
      </w:pPr>
      <w:r w:rsidRPr="00774EFD">
        <w:t>La mayor parte del agua de Campeche no corre por la superﬁcie sino que se inﬁltra al subsuelo, formando una red de cavernas y acuíferos. Los ríos principales son el Candelaria (que nace en Guatemala), el Palizada (brazo del Usumacinta) y el Champotón. La Laguna de Términos, en el suroeste, es el sistema lagunar más importante del Golfo de México.</w:t>
      </w:r>
      <w:r>
        <w:t xml:space="preserve"> </w:t>
      </w:r>
      <w:r w:rsidRPr="00774EFD">
        <w:t>El agua es el recurso más estratégico de Campeche. Los cuerpos de agua más importantes son:</w:t>
      </w:r>
      <w:r>
        <w:t xml:space="preserve"> </w:t>
      </w:r>
      <w:r w:rsidRPr="00774EFD">
        <w:t>Río Candelaria: el más largo, originado en Guatemala. Recorre 150 km por el sur del estado y desemboca en la Laguna de Términos, el Río Palizada: el más caudaloso, brazo del Usumacinta, el Río Champotón: ubicado en el centro del estado, desemboca directamente en el Golfo de México y La Laguna de Términos, ubicada en el suroeste, es el sistema lagunar más importante del Golfo de México, con una enorme biodiversidad y un papel crítico en la economía pesquera de la región.</w:t>
      </w:r>
    </w:p>
    <w:p w14:paraId="21E26843" w14:textId="77777777" w:rsidR="005F4B1B" w:rsidRPr="00774EFD" w:rsidRDefault="005F4B1B" w:rsidP="005F4B1B">
      <w:r w:rsidRPr="00774EFD">
        <w:t>Estos cuerpos de agua se distribuyen a lo largo de tres zonas funcionales de las cuencas y subcuencas que existen en el estado, divididas en cuenca alta (Zonas de captación pluvial), Cuenca media (Zonas de transición entre cuenca alta y baja) y Cuenca baja (Zona de descarga). Esta distribución genera la formación de grandes humedales en el estado, los cuales son suelos cubiertos de agua de manera estacional o permanente y corresponden a ecosistemas de alta diversidad.</w:t>
      </w:r>
    </w:p>
    <w:p w14:paraId="05C6A7FD"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36</w:t>
      </w:r>
      <w:r>
        <w:rPr>
          <w:noProof/>
        </w:rPr>
        <w:fldChar w:fldCharType="end"/>
      </w:r>
      <w:r>
        <w:t xml:space="preserve"> Ficha técnica de hidrología</w:t>
      </w:r>
    </w:p>
    <w:tbl>
      <w:tblPr>
        <w:tblStyle w:val="Tablaconcuadrcula"/>
        <w:tblW w:w="0" w:type="auto"/>
        <w:tblLook w:val="04A0" w:firstRow="1" w:lastRow="0" w:firstColumn="1" w:lastColumn="0" w:noHBand="0" w:noVBand="1"/>
      </w:tblPr>
      <w:tblGrid>
        <w:gridCol w:w="2605"/>
        <w:gridCol w:w="2098"/>
        <w:gridCol w:w="2228"/>
        <w:gridCol w:w="1897"/>
      </w:tblGrid>
      <w:tr w:rsidR="005F4B1B" w:rsidRPr="00774EFD" w14:paraId="48DA891D" w14:textId="77777777" w:rsidTr="00BD2B64">
        <w:trPr>
          <w:trHeight w:val="180"/>
        </w:trPr>
        <w:tc>
          <w:tcPr>
            <w:tcW w:w="0" w:type="auto"/>
            <w:gridSpan w:val="4"/>
            <w:shd w:val="clear" w:color="auto" w:fill="156082" w:themeFill="accent1"/>
            <w:vAlign w:val="center"/>
            <w:hideMark/>
          </w:tcPr>
          <w:p w14:paraId="312739A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Hidrología</w:t>
            </w:r>
          </w:p>
        </w:tc>
      </w:tr>
      <w:tr w:rsidR="005F4B1B" w:rsidRPr="00774EFD" w14:paraId="405E4597" w14:textId="77777777" w:rsidTr="00BD2B64">
        <w:trPr>
          <w:trHeight w:val="180"/>
        </w:trPr>
        <w:tc>
          <w:tcPr>
            <w:tcW w:w="0" w:type="auto"/>
            <w:gridSpan w:val="4"/>
            <w:shd w:val="clear" w:color="auto" w:fill="156082" w:themeFill="accent1"/>
            <w:vAlign w:val="center"/>
            <w:hideMark/>
          </w:tcPr>
          <w:p w14:paraId="02CAFD2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0960951D" w14:textId="77777777" w:rsidTr="00BD2B64">
        <w:trPr>
          <w:trHeight w:val="180"/>
        </w:trPr>
        <w:tc>
          <w:tcPr>
            <w:tcW w:w="0" w:type="auto"/>
            <w:shd w:val="clear" w:color="auto" w:fill="156082" w:themeFill="accent1"/>
            <w:vAlign w:val="center"/>
            <w:hideMark/>
          </w:tcPr>
          <w:p w14:paraId="7BA080D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577B471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gridSpan w:val="2"/>
            <w:shd w:val="clear" w:color="auto" w:fill="156082" w:themeFill="accent1"/>
            <w:vAlign w:val="center"/>
            <w:hideMark/>
          </w:tcPr>
          <w:p w14:paraId="2F6323C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79F10613" w14:textId="77777777" w:rsidTr="00BD2B64">
        <w:trPr>
          <w:trHeight w:val="180"/>
        </w:trPr>
        <w:tc>
          <w:tcPr>
            <w:tcW w:w="0" w:type="auto"/>
            <w:vAlign w:val="center"/>
            <w:hideMark/>
          </w:tcPr>
          <w:p w14:paraId="59452AC3" w14:textId="77777777" w:rsidR="005F4B1B" w:rsidRPr="00774EFD" w:rsidRDefault="005F4B1B" w:rsidP="00BD2B64">
            <w:pPr>
              <w:jc w:val="center"/>
            </w:pPr>
            <w:r w:rsidRPr="00774EFD">
              <w:t>En este tema las variables corresponden a las corrientes superficiales (ríos), cuencas y clasificación, zonas funcionales de cuenca y humedales.</w:t>
            </w:r>
          </w:p>
        </w:tc>
        <w:tc>
          <w:tcPr>
            <w:tcW w:w="0" w:type="auto"/>
            <w:vAlign w:val="center"/>
            <w:hideMark/>
          </w:tcPr>
          <w:p w14:paraId="4D8661A4" w14:textId="77777777" w:rsidR="005F4B1B" w:rsidRPr="00774EFD" w:rsidRDefault="005F4B1B" w:rsidP="00BD2B64">
            <w:pPr>
              <w:jc w:val="center"/>
            </w:pPr>
            <w:r w:rsidRPr="00774EFD">
              <w:t>Corrientes superficiales (ríos), cuencas y clasificación, zonas funcionales de cuenca y humedales.</w:t>
            </w:r>
          </w:p>
          <w:p w14:paraId="375CB283" w14:textId="77777777" w:rsidR="005F4B1B" w:rsidRPr="00774EFD" w:rsidRDefault="005F4B1B" w:rsidP="00BD2B64">
            <w:pPr>
              <w:jc w:val="center"/>
            </w:pPr>
          </w:p>
        </w:tc>
        <w:tc>
          <w:tcPr>
            <w:tcW w:w="0" w:type="auto"/>
            <w:gridSpan w:val="2"/>
            <w:vAlign w:val="center"/>
            <w:hideMark/>
          </w:tcPr>
          <w:p w14:paraId="7A390E93" w14:textId="77777777" w:rsidR="005F4B1B" w:rsidRPr="00774EFD" w:rsidRDefault="005F4B1B" w:rsidP="00BD2B64">
            <w:pPr>
              <w:jc w:val="center"/>
            </w:pPr>
            <w:r w:rsidRPr="00774EFD">
              <w:t>C04_MFNCuencaFuncional_INEGI_2023</w:t>
            </w:r>
            <w:r w:rsidRPr="00774EFD">
              <w:rPr>
                <w:vertAlign w:val="superscript"/>
              </w:rPr>
              <w:t xml:space="preserve"> (1)(2)</w:t>
            </w:r>
          </w:p>
        </w:tc>
      </w:tr>
      <w:tr w:rsidR="005F4B1B" w:rsidRPr="00774EFD" w14:paraId="724A38D9" w14:textId="77777777" w:rsidTr="00BD2B64">
        <w:trPr>
          <w:trHeight w:val="180"/>
        </w:trPr>
        <w:tc>
          <w:tcPr>
            <w:tcW w:w="0" w:type="auto"/>
            <w:gridSpan w:val="4"/>
            <w:shd w:val="clear" w:color="auto" w:fill="156082" w:themeFill="accent1"/>
            <w:vAlign w:val="center"/>
            <w:hideMark/>
          </w:tcPr>
          <w:p w14:paraId="2E82FDA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39874629" w14:textId="77777777" w:rsidTr="00BD2B64">
        <w:tc>
          <w:tcPr>
            <w:tcW w:w="0" w:type="auto"/>
            <w:gridSpan w:val="2"/>
            <w:shd w:val="clear" w:color="auto" w:fill="156082" w:themeFill="accent1"/>
            <w:vAlign w:val="center"/>
            <w:hideMark/>
          </w:tcPr>
          <w:p w14:paraId="2473D1B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Corrientes superficiales</w:t>
            </w:r>
          </w:p>
        </w:tc>
        <w:tc>
          <w:tcPr>
            <w:tcW w:w="0" w:type="auto"/>
            <w:shd w:val="clear" w:color="auto" w:fill="156082" w:themeFill="accent1"/>
            <w:vAlign w:val="center"/>
            <w:hideMark/>
          </w:tcPr>
          <w:p w14:paraId="0A41677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Km de longitud</w:t>
            </w:r>
          </w:p>
        </w:tc>
        <w:tc>
          <w:tcPr>
            <w:tcW w:w="0" w:type="auto"/>
            <w:shd w:val="clear" w:color="auto" w:fill="156082" w:themeFill="accent1"/>
            <w:vAlign w:val="center"/>
            <w:hideMark/>
          </w:tcPr>
          <w:p w14:paraId="0A2B487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Km2 de área drenada</w:t>
            </w:r>
          </w:p>
        </w:tc>
      </w:tr>
      <w:tr w:rsidR="005F4B1B" w:rsidRPr="00774EFD" w14:paraId="47E816C1" w14:textId="77777777" w:rsidTr="00BD2B64">
        <w:tc>
          <w:tcPr>
            <w:tcW w:w="0" w:type="auto"/>
            <w:gridSpan w:val="2"/>
            <w:vAlign w:val="center"/>
            <w:hideMark/>
          </w:tcPr>
          <w:p w14:paraId="159B5954" w14:textId="77777777" w:rsidR="005F4B1B" w:rsidRPr="00774EFD" w:rsidRDefault="005F4B1B" w:rsidP="00BD2B64">
            <w:pPr>
              <w:jc w:val="center"/>
            </w:pPr>
            <w:r w:rsidRPr="00774EFD">
              <w:t>Río Candelaria</w:t>
            </w:r>
          </w:p>
        </w:tc>
        <w:tc>
          <w:tcPr>
            <w:tcW w:w="0" w:type="auto"/>
            <w:vAlign w:val="center"/>
            <w:hideMark/>
          </w:tcPr>
          <w:p w14:paraId="03BEBB78" w14:textId="77777777" w:rsidR="005F4B1B" w:rsidRPr="00774EFD" w:rsidRDefault="005F4B1B" w:rsidP="00BD2B64">
            <w:pPr>
              <w:jc w:val="center"/>
            </w:pPr>
            <w:r w:rsidRPr="00774EFD">
              <w:t>150</w:t>
            </w:r>
          </w:p>
        </w:tc>
        <w:tc>
          <w:tcPr>
            <w:tcW w:w="0" w:type="auto"/>
            <w:vAlign w:val="center"/>
            <w:hideMark/>
          </w:tcPr>
          <w:p w14:paraId="472A96CD" w14:textId="77777777" w:rsidR="005F4B1B" w:rsidRPr="00774EFD" w:rsidRDefault="005F4B1B" w:rsidP="00BD2B64">
            <w:pPr>
              <w:jc w:val="center"/>
            </w:pPr>
            <w:r w:rsidRPr="00774EFD">
              <w:t>11,115</w:t>
            </w:r>
          </w:p>
        </w:tc>
      </w:tr>
      <w:tr w:rsidR="005F4B1B" w:rsidRPr="00774EFD" w14:paraId="1F6229BF" w14:textId="77777777" w:rsidTr="00BD2B64">
        <w:tc>
          <w:tcPr>
            <w:tcW w:w="0" w:type="auto"/>
            <w:gridSpan w:val="2"/>
            <w:vAlign w:val="center"/>
            <w:hideMark/>
          </w:tcPr>
          <w:p w14:paraId="2DBDD39D" w14:textId="77777777" w:rsidR="005F4B1B" w:rsidRPr="00774EFD" w:rsidRDefault="005F4B1B" w:rsidP="00BD2B64">
            <w:pPr>
              <w:jc w:val="center"/>
            </w:pPr>
            <w:r w:rsidRPr="00774EFD">
              <w:t>Río Champotón</w:t>
            </w:r>
          </w:p>
        </w:tc>
        <w:tc>
          <w:tcPr>
            <w:tcW w:w="0" w:type="auto"/>
            <w:vAlign w:val="center"/>
            <w:hideMark/>
          </w:tcPr>
          <w:p w14:paraId="666BFE48" w14:textId="77777777" w:rsidR="005F4B1B" w:rsidRPr="00774EFD" w:rsidRDefault="005F4B1B" w:rsidP="00BD2B64">
            <w:pPr>
              <w:jc w:val="center"/>
            </w:pPr>
            <w:r w:rsidRPr="00774EFD">
              <w:t>47</w:t>
            </w:r>
          </w:p>
        </w:tc>
        <w:tc>
          <w:tcPr>
            <w:tcW w:w="0" w:type="auto"/>
            <w:vAlign w:val="center"/>
            <w:hideMark/>
          </w:tcPr>
          <w:p w14:paraId="5806FE99" w14:textId="77777777" w:rsidR="005F4B1B" w:rsidRPr="00774EFD" w:rsidRDefault="005F4B1B" w:rsidP="00BD2B64">
            <w:pPr>
              <w:jc w:val="center"/>
            </w:pPr>
            <w:r w:rsidRPr="00774EFD">
              <w:t>649</w:t>
            </w:r>
          </w:p>
        </w:tc>
      </w:tr>
      <w:tr w:rsidR="005F4B1B" w:rsidRPr="00774EFD" w14:paraId="7FC5B959" w14:textId="77777777" w:rsidTr="00BD2B64">
        <w:tc>
          <w:tcPr>
            <w:tcW w:w="0" w:type="auto"/>
            <w:gridSpan w:val="2"/>
            <w:vAlign w:val="center"/>
            <w:hideMark/>
          </w:tcPr>
          <w:p w14:paraId="13E84906" w14:textId="77777777" w:rsidR="005F4B1B" w:rsidRPr="00774EFD" w:rsidRDefault="005F4B1B" w:rsidP="00BD2B64">
            <w:pPr>
              <w:jc w:val="center"/>
            </w:pPr>
            <w:r w:rsidRPr="00774EFD">
              <w:t>Río Palizada</w:t>
            </w:r>
          </w:p>
        </w:tc>
        <w:tc>
          <w:tcPr>
            <w:tcW w:w="0" w:type="auto"/>
            <w:vAlign w:val="center"/>
            <w:hideMark/>
          </w:tcPr>
          <w:p w14:paraId="51462D57" w14:textId="77777777" w:rsidR="005F4B1B" w:rsidRPr="00774EFD" w:rsidRDefault="005F4B1B" w:rsidP="00BD2B64">
            <w:pPr>
              <w:jc w:val="center"/>
            </w:pPr>
            <w:r w:rsidRPr="00774EFD">
              <w:t>85</w:t>
            </w:r>
          </w:p>
        </w:tc>
        <w:tc>
          <w:tcPr>
            <w:tcW w:w="0" w:type="auto"/>
            <w:vAlign w:val="center"/>
            <w:hideMark/>
          </w:tcPr>
          <w:p w14:paraId="0C464B5C" w14:textId="77777777" w:rsidR="005F4B1B" w:rsidRPr="00774EFD" w:rsidRDefault="005F4B1B" w:rsidP="00BD2B64">
            <w:pPr>
              <w:jc w:val="center"/>
            </w:pPr>
            <w:r w:rsidRPr="00774EFD">
              <w:t>1,272</w:t>
            </w:r>
          </w:p>
        </w:tc>
      </w:tr>
      <w:tr w:rsidR="005F4B1B" w:rsidRPr="00774EFD" w14:paraId="1DBFA4EE" w14:textId="77777777" w:rsidTr="00BD2B64">
        <w:tc>
          <w:tcPr>
            <w:tcW w:w="0" w:type="auto"/>
            <w:gridSpan w:val="2"/>
            <w:vAlign w:val="center"/>
            <w:hideMark/>
          </w:tcPr>
          <w:p w14:paraId="5F647C9F" w14:textId="77777777" w:rsidR="005F4B1B" w:rsidRPr="00774EFD" w:rsidRDefault="005F4B1B" w:rsidP="00BD2B64">
            <w:pPr>
              <w:jc w:val="center"/>
            </w:pPr>
            <w:r w:rsidRPr="00774EFD">
              <w:t>Río Chumpán</w:t>
            </w:r>
          </w:p>
        </w:tc>
        <w:tc>
          <w:tcPr>
            <w:tcW w:w="0" w:type="auto"/>
            <w:vAlign w:val="center"/>
            <w:hideMark/>
          </w:tcPr>
          <w:p w14:paraId="2D0DD22E" w14:textId="77777777" w:rsidR="005F4B1B" w:rsidRPr="00774EFD" w:rsidRDefault="005F4B1B" w:rsidP="00BD2B64">
            <w:pPr>
              <w:jc w:val="center"/>
            </w:pPr>
            <w:r w:rsidRPr="00774EFD">
              <w:t>91</w:t>
            </w:r>
          </w:p>
        </w:tc>
        <w:tc>
          <w:tcPr>
            <w:tcW w:w="0" w:type="auto"/>
            <w:vAlign w:val="center"/>
            <w:hideMark/>
          </w:tcPr>
          <w:p w14:paraId="0644F034" w14:textId="77777777" w:rsidR="005F4B1B" w:rsidRPr="00774EFD" w:rsidRDefault="005F4B1B" w:rsidP="00BD2B64">
            <w:pPr>
              <w:jc w:val="center"/>
            </w:pPr>
            <w:r w:rsidRPr="00774EFD">
              <w:t>Sin información</w:t>
            </w:r>
          </w:p>
        </w:tc>
      </w:tr>
      <w:tr w:rsidR="005F4B1B" w:rsidRPr="00774EFD" w14:paraId="108F7AF3" w14:textId="77777777" w:rsidTr="00BD2B64">
        <w:tc>
          <w:tcPr>
            <w:tcW w:w="0" w:type="auto"/>
            <w:gridSpan w:val="2"/>
            <w:vAlign w:val="center"/>
            <w:hideMark/>
          </w:tcPr>
          <w:p w14:paraId="5C26EE1D" w14:textId="77777777" w:rsidR="005F4B1B" w:rsidRPr="00774EFD" w:rsidRDefault="005F4B1B" w:rsidP="00BD2B64">
            <w:pPr>
              <w:jc w:val="center"/>
            </w:pPr>
            <w:r w:rsidRPr="00774EFD">
              <w:t>Río Mamantel</w:t>
            </w:r>
          </w:p>
        </w:tc>
        <w:tc>
          <w:tcPr>
            <w:tcW w:w="0" w:type="auto"/>
            <w:vAlign w:val="center"/>
            <w:hideMark/>
          </w:tcPr>
          <w:p w14:paraId="5C89BC74" w14:textId="77777777" w:rsidR="005F4B1B" w:rsidRPr="00774EFD" w:rsidRDefault="005F4B1B" w:rsidP="00BD2B64">
            <w:pPr>
              <w:jc w:val="center"/>
            </w:pPr>
            <w:r w:rsidRPr="00774EFD">
              <w:t>45</w:t>
            </w:r>
          </w:p>
        </w:tc>
        <w:tc>
          <w:tcPr>
            <w:tcW w:w="0" w:type="auto"/>
            <w:vAlign w:val="center"/>
            <w:hideMark/>
          </w:tcPr>
          <w:p w14:paraId="2B0F99E4" w14:textId="77777777" w:rsidR="005F4B1B" w:rsidRPr="00774EFD" w:rsidRDefault="005F4B1B" w:rsidP="00BD2B64">
            <w:pPr>
              <w:jc w:val="center"/>
            </w:pPr>
            <w:r w:rsidRPr="00774EFD">
              <w:t>1,225</w:t>
            </w:r>
          </w:p>
        </w:tc>
      </w:tr>
      <w:tr w:rsidR="005F4B1B" w:rsidRPr="00774EFD" w14:paraId="61AE82E2" w14:textId="77777777" w:rsidTr="00BD2B64">
        <w:tc>
          <w:tcPr>
            <w:tcW w:w="0" w:type="auto"/>
            <w:gridSpan w:val="2"/>
            <w:shd w:val="clear" w:color="auto" w:fill="156082" w:themeFill="accent1"/>
            <w:vAlign w:val="center"/>
            <w:hideMark/>
          </w:tcPr>
          <w:p w14:paraId="6B6C7BD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lastRenderedPageBreak/>
              <w:t>Subcuenca hidrológica</w:t>
            </w:r>
          </w:p>
        </w:tc>
        <w:tc>
          <w:tcPr>
            <w:tcW w:w="0" w:type="auto"/>
            <w:shd w:val="clear" w:color="auto" w:fill="156082" w:themeFill="accent1"/>
            <w:vAlign w:val="center"/>
            <w:hideMark/>
          </w:tcPr>
          <w:p w14:paraId="3BD6DBF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Volumen disponible de salida en millones de m3</w:t>
            </w:r>
          </w:p>
        </w:tc>
        <w:tc>
          <w:tcPr>
            <w:tcW w:w="0" w:type="auto"/>
            <w:shd w:val="clear" w:color="auto" w:fill="156082" w:themeFill="accent1"/>
            <w:vAlign w:val="center"/>
            <w:hideMark/>
          </w:tcPr>
          <w:p w14:paraId="3CC160E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Disponibilidad</w:t>
            </w:r>
          </w:p>
        </w:tc>
      </w:tr>
      <w:tr w:rsidR="005F4B1B" w:rsidRPr="00774EFD" w14:paraId="6713EAD6" w14:textId="77777777" w:rsidTr="00BD2B64">
        <w:tc>
          <w:tcPr>
            <w:tcW w:w="0" w:type="auto"/>
            <w:gridSpan w:val="2"/>
            <w:vAlign w:val="center"/>
            <w:hideMark/>
          </w:tcPr>
          <w:p w14:paraId="7EE00E8F" w14:textId="77777777" w:rsidR="005F4B1B" w:rsidRPr="00774EFD" w:rsidRDefault="005F4B1B" w:rsidP="00BD2B64">
            <w:pPr>
              <w:jc w:val="center"/>
            </w:pPr>
            <w:r w:rsidRPr="00774EFD">
              <w:t>San Pedro</w:t>
            </w:r>
          </w:p>
        </w:tc>
        <w:tc>
          <w:tcPr>
            <w:tcW w:w="0" w:type="auto"/>
            <w:vAlign w:val="center"/>
            <w:hideMark/>
          </w:tcPr>
          <w:p w14:paraId="749B8AD1" w14:textId="77777777" w:rsidR="005F4B1B" w:rsidRPr="00774EFD" w:rsidRDefault="005F4B1B" w:rsidP="00BD2B64">
            <w:pPr>
              <w:jc w:val="center"/>
            </w:pPr>
            <w:r w:rsidRPr="00774EFD">
              <w:t>116.716</w:t>
            </w:r>
          </w:p>
        </w:tc>
        <w:tc>
          <w:tcPr>
            <w:tcW w:w="0" w:type="auto"/>
            <w:vAlign w:val="center"/>
            <w:hideMark/>
          </w:tcPr>
          <w:p w14:paraId="0E297255" w14:textId="77777777" w:rsidR="005F4B1B" w:rsidRPr="00774EFD" w:rsidRDefault="005F4B1B" w:rsidP="00BD2B64">
            <w:pPr>
              <w:jc w:val="center"/>
            </w:pPr>
            <w:r w:rsidRPr="00774EFD">
              <w:t>Disponibilidad</w:t>
            </w:r>
          </w:p>
        </w:tc>
      </w:tr>
      <w:tr w:rsidR="005F4B1B" w:rsidRPr="00774EFD" w14:paraId="777D5C2B" w14:textId="77777777" w:rsidTr="00BD2B64">
        <w:tc>
          <w:tcPr>
            <w:tcW w:w="0" w:type="auto"/>
            <w:gridSpan w:val="2"/>
            <w:vAlign w:val="center"/>
            <w:hideMark/>
          </w:tcPr>
          <w:p w14:paraId="02250A48" w14:textId="77777777" w:rsidR="005F4B1B" w:rsidRPr="00774EFD" w:rsidRDefault="005F4B1B" w:rsidP="00BD2B64">
            <w:pPr>
              <w:jc w:val="center"/>
            </w:pPr>
            <w:r w:rsidRPr="00774EFD">
              <w:t>Usumacinta</w:t>
            </w:r>
          </w:p>
        </w:tc>
        <w:tc>
          <w:tcPr>
            <w:tcW w:w="0" w:type="auto"/>
            <w:vAlign w:val="center"/>
            <w:hideMark/>
          </w:tcPr>
          <w:p w14:paraId="62082D44" w14:textId="77777777" w:rsidR="005F4B1B" w:rsidRPr="00774EFD" w:rsidRDefault="005F4B1B" w:rsidP="00BD2B64">
            <w:pPr>
              <w:jc w:val="center"/>
            </w:pPr>
            <w:r w:rsidRPr="00774EFD">
              <w:t>2,183.991</w:t>
            </w:r>
          </w:p>
        </w:tc>
        <w:tc>
          <w:tcPr>
            <w:tcW w:w="0" w:type="auto"/>
            <w:vAlign w:val="center"/>
            <w:hideMark/>
          </w:tcPr>
          <w:p w14:paraId="6EBD83FC" w14:textId="77777777" w:rsidR="005F4B1B" w:rsidRPr="00774EFD" w:rsidRDefault="005F4B1B" w:rsidP="00BD2B64">
            <w:pPr>
              <w:jc w:val="center"/>
            </w:pPr>
            <w:r w:rsidRPr="00774EFD">
              <w:t>Disponibilidad</w:t>
            </w:r>
          </w:p>
        </w:tc>
      </w:tr>
      <w:tr w:rsidR="005F4B1B" w:rsidRPr="00774EFD" w14:paraId="47FDABC1" w14:textId="77777777" w:rsidTr="00BD2B64">
        <w:tc>
          <w:tcPr>
            <w:tcW w:w="0" w:type="auto"/>
            <w:gridSpan w:val="2"/>
            <w:vAlign w:val="center"/>
            <w:hideMark/>
          </w:tcPr>
          <w:p w14:paraId="1F45E71E" w14:textId="77777777" w:rsidR="005F4B1B" w:rsidRPr="00774EFD" w:rsidRDefault="005F4B1B" w:rsidP="00BD2B64">
            <w:pPr>
              <w:jc w:val="center"/>
            </w:pPr>
            <w:r w:rsidRPr="00774EFD">
              <w:t>Palizada</w:t>
            </w:r>
          </w:p>
        </w:tc>
        <w:tc>
          <w:tcPr>
            <w:tcW w:w="0" w:type="auto"/>
            <w:vAlign w:val="center"/>
            <w:hideMark/>
          </w:tcPr>
          <w:p w14:paraId="57C0295D" w14:textId="77777777" w:rsidR="005F4B1B" w:rsidRPr="00774EFD" w:rsidRDefault="005F4B1B" w:rsidP="00BD2B64">
            <w:pPr>
              <w:jc w:val="center"/>
            </w:pPr>
            <w:r w:rsidRPr="00774EFD">
              <w:t>49.407</w:t>
            </w:r>
          </w:p>
        </w:tc>
        <w:tc>
          <w:tcPr>
            <w:tcW w:w="0" w:type="auto"/>
            <w:vAlign w:val="center"/>
            <w:hideMark/>
          </w:tcPr>
          <w:p w14:paraId="01FFA8DC" w14:textId="77777777" w:rsidR="005F4B1B" w:rsidRPr="00774EFD" w:rsidRDefault="005F4B1B" w:rsidP="00BD2B64">
            <w:pPr>
              <w:jc w:val="center"/>
            </w:pPr>
            <w:r w:rsidRPr="00774EFD">
              <w:t>Disponibilidad</w:t>
            </w:r>
          </w:p>
        </w:tc>
      </w:tr>
      <w:tr w:rsidR="005F4B1B" w:rsidRPr="00774EFD" w14:paraId="43BCFBC4" w14:textId="77777777" w:rsidTr="00BD2B64">
        <w:tc>
          <w:tcPr>
            <w:tcW w:w="0" w:type="auto"/>
            <w:gridSpan w:val="2"/>
            <w:vAlign w:val="center"/>
            <w:hideMark/>
          </w:tcPr>
          <w:p w14:paraId="69B2EEEB" w14:textId="77777777" w:rsidR="005F4B1B" w:rsidRPr="00774EFD" w:rsidRDefault="005F4B1B" w:rsidP="00BD2B64">
            <w:pPr>
              <w:jc w:val="center"/>
            </w:pPr>
            <w:r w:rsidRPr="00774EFD">
              <w:t>San Pedro y San Pablo</w:t>
            </w:r>
          </w:p>
        </w:tc>
        <w:tc>
          <w:tcPr>
            <w:tcW w:w="0" w:type="auto"/>
            <w:vAlign w:val="center"/>
            <w:hideMark/>
          </w:tcPr>
          <w:p w14:paraId="10849C1E" w14:textId="77777777" w:rsidR="005F4B1B" w:rsidRPr="00774EFD" w:rsidRDefault="005F4B1B" w:rsidP="00BD2B64">
            <w:pPr>
              <w:jc w:val="center"/>
            </w:pPr>
            <w:r w:rsidRPr="00774EFD">
              <w:t>69.506</w:t>
            </w:r>
          </w:p>
        </w:tc>
        <w:tc>
          <w:tcPr>
            <w:tcW w:w="0" w:type="auto"/>
            <w:vAlign w:val="center"/>
            <w:hideMark/>
          </w:tcPr>
          <w:p w14:paraId="4A65F035" w14:textId="77777777" w:rsidR="005F4B1B" w:rsidRPr="00774EFD" w:rsidRDefault="005F4B1B" w:rsidP="00BD2B64">
            <w:pPr>
              <w:jc w:val="center"/>
            </w:pPr>
            <w:r w:rsidRPr="00774EFD">
              <w:t>Disponibilidad</w:t>
            </w:r>
          </w:p>
        </w:tc>
      </w:tr>
      <w:tr w:rsidR="005F4B1B" w:rsidRPr="00774EFD" w14:paraId="614B879C" w14:textId="77777777" w:rsidTr="00BD2B64">
        <w:tc>
          <w:tcPr>
            <w:tcW w:w="0" w:type="auto"/>
            <w:gridSpan w:val="2"/>
            <w:vAlign w:val="center"/>
            <w:hideMark/>
          </w:tcPr>
          <w:p w14:paraId="4413783A" w14:textId="77777777" w:rsidR="005F4B1B" w:rsidRPr="00774EFD" w:rsidRDefault="005F4B1B" w:rsidP="00BD2B64">
            <w:pPr>
              <w:jc w:val="center"/>
            </w:pPr>
            <w:r w:rsidRPr="00774EFD">
              <w:t>Laguna del Este</w:t>
            </w:r>
          </w:p>
        </w:tc>
        <w:tc>
          <w:tcPr>
            <w:tcW w:w="0" w:type="auto"/>
            <w:vAlign w:val="center"/>
            <w:hideMark/>
          </w:tcPr>
          <w:p w14:paraId="39F823BC" w14:textId="77777777" w:rsidR="005F4B1B" w:rsidRPr="00774EFD" w:rsidRDefault="005F4B1B" w:rsidP="00BD2B64">
            <w:pPr>
              <w:jc w:val="center"/>
            </w:pPr>
            <w:r w:rsidRPr="00774EFD">
              <w:t>50.856</w:t>
            </w:r>
          </w:p>
        </w:tc>
        <w:tc>
          <w:tcPr>
            <w:tcW w:w="0" w:type="auto"/>
            <w:vAlign w:val="center"/>
            <w:hideMark/>
          </w:tcPr>
          <w:p w14:paraId="7F7FB4E4" w14:textId="77777777" w:rsidR="005F4B1B" w:rsidRPr="00774EFD" w:rsidRDefault="005F4B1B" w:rsidP="00BD2B64">
            <w:pPr>
              <w:jc w:val="center"/>
            </w:pPr>
            <w:r w:rsidRPr="00774EFD">
              <w:t>Disponibilidad</w:t>
            </w:r>
          </w:p>
        </w:tc>
      </w:tr>
      <w:tr w:rsidR="005F4B1B" w:rsidRPr="00774EFD" w14:paraId="0A5D02B4" w14:textId="77777777" w:rsidTr="00BD2B64">
        <w:tc>
          <w:tcPr>
            <w:tcW w:w="0" w:type="auto"/>
            <w:gridSpan w:val="2"/>
            <w:vAlign w:val="center"/>
            <w:hideMark/>
          </w:tcPr>
          <w:p w14:paraId="299E6462" w14:textId="77777777" w:rsidR="005F4B1B" w:rsidRPr="00774EFD" w:rsidRDefault="005F4B1B" w:rsidP="00BD2B64">
            <w:pPr>
              <w:jc w:val="center"/>
            </w:pPr>
            <w:r w:rsidRPr="00774EFD">
              <w:t>Laguna de Términos</w:t>
            </w:r>
          </w:p>
        </w:tc>
        <w:tc>
          <w:tcPr>
            <w:tcW w:w="0" w:type="auto"/>
            <w:vAlign w:val="center"/>
            <w:hideMark/>
          </w:tcPr>
          <w:p w14:paraId="3C7DCEFB" w14:textId="77777777" w:rsidR="005F4B1B" w:rsidRPr="00774EFD" w:rsidRDefault="005F4B1B" w:rsidP="00BD2B64">
            <w:pPr>
              <w:jc w:val="center"/>
            </w:pPr>
            <w:r w:rsidRPr="00774EFD">
              <w:t>194.115</w:t>
            </w:r>
          </w:p>
        </w:tc>
        <w:tc>
          <w:tcPr>
            <w:tcW w:w="0" w:type="auto"/>
            <w:vAlign w:val="center"/>
            <w:hideMark/>
          </w:tcPr>
          <w:p w14:paraId="417A42AF" w14:textId="77777777" w:rsidR="005F4B1B" w:rsidRPr="00774EFD" w:rsidRDefault="005F4B1B" w:rsidP="00BD2B64">
            <w:pPr>
              <w:jc w:val="center"/>
            </w:pPr>
            <w:r w:rsidRPr="00774EFD">
              <w:t>Disponibilidad</w:t>
            </w:r>
          </w:p>
        </w:tc>
      </w:tr>
      <w:tr w:rsidR="005F4B1B" w:rsidRPr="00774EFD" w14:paraId="25199A79" w14:textId="77777777" w:rsidTr="00BD2B64">
        <w:tc>
          <w:tcPr>
            <w:tcW w:w="0" w:type="auto"/>
            <w:gridSpan w:val="2"/>
            <w:vAlign w:val="center"/>
            <w:hideMark/>
          </w:tcPr>
          <w:p w14:paraId="2D3D5FAD" w14:textId="77777777" w:rsidR="005F4B1B" w:rsidRPr="00774EFD" w:rsidRDefault="005F4B1B" w:rsidP="00BD2B64">
            <w:pPr>
              <w:jc w:val="center"/>
            </w:pPr>
            <w:r w:rsidRPr="00774EFD">
              <w:t>Mamantel</w:t>
            </w:r>
          </w:p>
        </w:tc>
        <w:tc>
          <w:tcPr>
            <w:tcW w:w="0" w:type="auto"/>
            <w:vAlign w:val="center"/>
            <w:hideMark/>
          </w:tcPr>
          <w:p w14:paraId="268C30BD" w14:textId="77777777" w:rsidR="005F4B1B" w:rsidRPr="00774EFD" w:rsidRDefault="005F4B1B" w:rsidP="00BD2B64">
            <w:pPr>
              <w:jc w:val="center"/>
            </w:pPr>
            <w:r w:rsidRPr="00774EFD">
              <w:t>89.098</w:t>
            </w:r>
          </w:p>
        </w:tc>
        <w:tc>
          <w:tcPr>
            <w:tcW w:w="0" w:type="auto"/>
            <w:vAlign w:val="center"/>
            <w:hideMark/>
          </w:tcPr>
          <w:p w14:paraId="6B3681AC" w14:textId="77777777" w:rsidR="005F4B1B" w:rsidRPr="00774EFD" w:rsidRDefault="005F4B1B" w:rsidP="00BD2B64">
            <w:pPr>
              <w:jc w:val="center"/>
            </w:pPr>
            <w:r w:rsidRPr="00774EFD">
              <w:t>Disponibilidad</w:t>
            </w:r>
          </w:p>
        </w:tc>
      </w:tr>
      <w:tr w:rsidR="005F4B1B" w:rsidRPr="00774EFD" w14:paraId="59D74713" w14:textId="77777777" w:rsidTr="00BD2B64">
        <w:tc>
          <w:tcPr>
            <w:tcW w:w="0" w:type="auto"/>
            <w:gridSpan w:val="2"/>
            <w:vAlign w:val="center"/>
            <w:hideMark/>
          </w:tcPr>
          <w:p w14:paraId="6247D884" w14:textId="77777777" w:rsidR="005F4B1B" w:rsidRPr="00774EFD" w:rsidRDefault="005F4B1B" w:rsidP="00BD2B64">
            <w:pPr>
              <w:jc w:val="center"/>
            </w:pPr>
            <w:r w:rsidRPr="00774EFD">
              <w:t>Cumpan</w:t>
            </w:r>
          </w:p>
        </w:tc>
        <w:tc>
          <w:tcPr>
            <w:tcW w:w="0" w:type="auto"/>
            <w:vAlign w:val="center"/>
            <w:hideMark/>
          </w:tcPr>
          <w:p w14:paraId="794A2182" w14:textId="77777777" w:rsidR="005F4B1B" w:rsidRPr="00774EFD" w:rsidRDefault="005F4B1B" w:rsidP="00BD2B64">
            <w:pPr>
              <w:jc w:val="center"/>
            </w:pPr>
            <w:r w:rsidRPr="00774EFD">
              <w:t>151.430</w:t>
            </w:r>
          </w:p>
        </w:tc>
        <w:tc>
          <w:tcPr>
            <w:tcW w:w="0" w:type="auto"/>
            <w:vAlign w:val="center"/>
            <w:hideMark/>
          </w:tcPr>
          <w:p w14:paraId="2BF46519" w14:textId="77777777" w:rsidR="005F4B1B" w:rsidRPr="00774EFD" w:rsidRDefault="005F4B1B" w:rsidP="00BD2B64">
            <w:pPr>
              <w:jc w:val="center"/>
            </w:pPr>
            <w:r w:rsidRPr="00774EFD">
              <w:t>Disponibilidad</w:t>
            </w:r>
          </w:p>
        </w:tc>
      </w:tr>
      <w:tr w:rsidR="005F4B1B" w:rsidRPr="00774EFD" w14:paraId="6F75A458" w14:textId="77777777" w:rsidTr="00BD2B64">
        <w:tc>
          <w:tcPr>
            <w:tcW w:w="0" w:type="auto"/>
            <w:gridSpan w:val="2"/>
            <w:vAlign w:val="center"/>
            <w:hideMark/>
          </w:tcPr>
          <w:p w14:paraId="32CE7952" w14:textId="77777777" w:rsidR="005F4B1B" w:rsidRPr="00774EFD" w:rsidRDefault="005F4B1B" w:rsidP="00BD2B64">
            <w:pPr>
              <w:jc w:val="center"/>
            </w:pPr>
            <w:r w:rsidRPr="00774EFD">
              <w:t>Laguna del Pom y Atasta</w:t>
            </w:r>
          </w:p>
        </w:tc>
        <w:tc>
          <w:tcPr>
            <w:tcW w:w="0" w:type="auto"/>
            <w:vAlign w:val="center"/>
            <w:hideMark/>
          </w:tcPr>
          <w:p w14:paraId="36111B54" w14:textId="77777777" w:rsidR="005F4B1B" w:rsidRPr="00774EFD" w:rsidRDefault="005F4B1B" w:rsidP="00BD2B64">
            <w:pPr>
              <w:jc w:val="center"/>
            </w:pPr>
            <w:r w:rsidRPr="00774EFD">
              <w:t>129.988</w:t>
            </w:r>
          </w:p>
        </w:tc>
        <w:tc>
          <w:tcPr>
            <w:tcW w:w="0" w:type="auto"/>
            <w:vAlign w:val="center"/>
            <w:hideMark/>
          </w:tcPr>
          <w:p w14:paraId="49522581" w14:textId="77777777" w:rsidR="005F4B1B" w:rsidRPr="00774EFD" w:rsidRDefault="005F4B1B" w:rsidP="00BD2B64">
            <w:pPr>
              <w:jc w:val="center"/>
            </w:pPr>
            <w:r w:rsidRPr="00774EFD">
              <w:t>Disponibilidad</w:t>
            </w:r>
          </w:p>
        </w:tc>
      </w:tr>
      <w:tr w:rsidR="005F4B1B" w:rsidRPr="00774EFD" w14:paraId="3E114587" w14:textId="77777777" w:rsidTr="00BD2B64">
        <w:tc>
          <w:tcPr>
            <w:tcW w:w="0" w:type="auto"/>
            <w:gridSpan w:val="2"/>
            <w:vAlign w:val="center"/>
            <w:hideMark/>
          </w:tcPr>
          <w:p w14:paraId="0F2EC60C" w14:textId="77777777" w:rsidR="005F4B1B" w:rsidRPr="00774EFD" w:rsidRDefault="005F4B1B" w:rsidP="00BD2B64">
            <w:pPr>
              <w:jc w:val="center"/>
            </w:pPr>
            <w:r w:rsidRPr="00774EFD">
              <w:t>Alto Río Candelaria</w:t>
            </w:r>
          </w:p>
        </w:tc>
        <w:tc>
          <w:tcPr>
            <w:tcW w:w="0" w:type="auto"/>
            <w:vAlign w:val="center"/>
            <w:hideMark/>
          </w:tcPr>
          <w:p w14:paraId="10707A6D" w14:textId="77777777" w:rsidR="005F4B1B" w:rsidRPr="00774EFD" w:rsidRDefault="005F4B1B" w:rsidP="00BD2B64">
            <w:pPr>
              <w:jc w:val="center"/>
            </w:pPr>
            <w:r w:rsidRPr="00774EFD">
              <w:t>1,477.598</w:t>
            </w:r>
          </w:p>
        </w:tc>
        <w:tc>
          <w:tcPr>
            <w:tcW w:w="0" w:type="auto"/>
            <w:vAlign w:val="center"/>
            <w:hideMark/>
          </w:tcPr>
          <w:p w14:paraId="461566B0" w14:textId="77777777" w:rsidR="005F4B1B" w:rsidRPr="00774EFD" w:rsidRDefault="005F4B1B" w:rsidP="00BD2B64">
            <w:pPr>
              <w:jc w:val="center"/>
            </w:pPr>
            <w:r w:rsidRPr="00774EFD">
              <w:t>Disponibilidad</w:t>
            </w:r>
          </w:p>
        </w:tc>
      </w:tr>
      <w:tr w:rsidR="005F4B1B" w:rsidRPr="00774EFD" w14:paraId="7DD7BC17" w14:textId="77777777" w:rsidTr="00BD2B64">
        <w:tc>
          <w:tcPr>
            <w:tcW w:w="0" w:type="auto"/>
            <w:gridSpan w:val="2"/>
            <w:vAlign w:val="center"/>
            <w:hideMark/>
          </w:tcPr>
          <w:p w14:paraId="37A532D8" w14:textId="77777777" w:rsidR="005F4B1B" w:rsidRPr="00774EFD" w:rsidRDefault="005F4B1B" w:rsidP="00BD2B64">
            <w:pPr>
              <w:jc w:val="center"/>
            </w:pPr>
            <w:r w:rsidRPr="00774EFD">
              <w:t>Bajo Río Candelaria</w:t>
            </w:r>
          </w:p>
        </w:tc>
        <w:tc>
          <w:tcPr>
            <w:tcW w:w="0" w:type="auto"/>
            <w:vAlign w:val="center"/>
            <w:hideMark/>
          </w:tcPr>
          <w:p w14:paraId="579C6A66" w14:textId="77777777" w:rsidR="005F4B1B" w:rsidRPr="00774EFD" w:rsidRDefault="005F4B1B" w:rsidP="00BD2B64">
            <w:pPr>
              <w:jc w:val="center"/>
            </w:pPr>
            <w:r w:rsidRPr="00774EFD">
              <w:t>1,685.641</w:t>
            </w:r>
          </w:p>
        </w:tc>
        <w:tc>
          <w:tcPr>
            <w:tcW w:w="0" w:type="auto"/>
            <w:vAlign w:val="center"/>
            <w:hideMark/>
          </w:tcPr>
          <w:p w14:paraId="26AAB468" w14:textId="77777777" w:rsidR="005F4B1B" w:rsidRPr="00774EFD" w:rsidRDefault="005F4B1B" w:rsidP="00BD2B64">
            <w:pPr>
              <w:jc w:val="center"/>
            </w:pPr>
            <w:r w:rsidRPr="00774EFD">
              <w:t>Disponibilidad</w:t>
            </w:r>
          </w:p>
        </w:tc>
      </w:tr>
      <w:tr w:rsidR="005F4B1B" w:rsidRPr="00774EFD" w14:paraId="3DC4E2A4" w14:textId="77777777" w:rsidTr="00BD2B64">
        <w:tc>
          <w:tcPr>
            <w:tcW w:w="0" w:type="auto"/>
            <w:gridSpan w:val="2"/>
            <w:vAlign w:val="center"/>
            <w:hideMark/>
          </w:tcPr>
          <w:p w14:paraId="5857B50A" w14:textId="77777777" w:rsidR="005F4B1B" w:rsidRPr="00774EFD" w:rsidRDefault="005F4B1B" w:rsidP="00BD2B64">
            <w:pPr>
              <w:jc w:val="center"/>
            </w:pPr>
            <w:r w:rsidRPr="00774EFD">
              <w:t>Río Champotón 1</w:t>
            </w:r>
          </w:p>
        </w:tc>
        <w:tc>
          <w:tcPr>
            <w:tcW w:w="0" w:type="auto"/>
            <w:vAlign w:val="center"/>
            <w:hideMark/>
          </w:tcPr>
          <w:p w14:paraId="37C9360C" w14:textId="77777777" w:rsidR="005F4B1B" w:rsidRPr="00774EFD" w:rsidRDefault="005F4B1B" w:rsidP="00BD2B64">
            <w:pPr>
              <w:jc w:val="center"/>
            </w:pPr>
            <w:r w:rsidRPr="00774EFD">
              <w:t>599.460</w:t>
            </w:r>
          </w:p>
        </w:tc>
        <w:tc>
          <w:tcPr>
            <w:tcW w:w="0" w:type="auto"/>
            <w:vAlign w:val="center"/>
            <w:hideMark/>
          </w:tcPr>
          <w:p w14:paraId="3D2B360A" w14:textId="77777777" w:rsidR="005F4B1B" w:rsidRPr="00774EFD" w:rsidRDefault="005F4B1B" w:rsidP="00BD2B64">
            <w:pPr>
              <w:jc w:val="center"/>
            </w:pPr>
            <w:r w:rsidRPr="00774EFD">
              <w:t>Disponibilidad</w:t>
            </w:r>
          </w:p>
        </w:tc>
      </w:tr>
      <w:tr w:rsidR="005F4B1B" w:rsidRPr="00774EFD" w14:paraId="1EAA270E" w14:textId="77777777" w:rsidTr="00BD2B64">
        <w:tc>
          <w:tcPr>
            <w:tcW w:w="0" w:type="auto"/>
            <w:gridSpan w:val="2"/>
            <w:vAlign w:val="center"/>
            <w:hideMark/>
          </w:tcPr>
          <w:p w14:paraId="45379295" w14:textId="77777777" w:rsidR="005F4B1B" w:rsidRPr="00774EFD" w:rsidRDefault="005F4B1B" w:rsidP="00BD2B64">
            <w:pPr>
              <w:jc w:val="center"/>
            </w:pPr>
            <w:r w:rsidRPr="00774EFD">
              <w:t>Río Champotón 2</w:t>
            </w:r>
          </w:p>
        </w:tc>
        <w:tc>
          <w:tcPr>
            <w:tcW w:w="0" w:type="auto"/>
            <w:vAlign w:val="center"/>
            <w:hideMark/>
          </w:tcPr>
          <w:p w14:paraId="7FFF3245" w14:textId="77777777" w:rsidR="005F4B1B" w:rsidRPr="00774EFD" w:rsidRDefault="005F4B1B" w:rsidP="00BD2B64">
            <w:pPr>
              <w:jc w:val="center"/>
            </w:pPr>
            <w:r w:rsidRPr="00774EFD">
              <w:t>715.567</w:t>
            </w:r>
          </w:p>
        </w:tc>
        <w:tc>
          <w:tcPr>
            <w:tcW w:w="0" w:type="auto"/>
            <w:vAlign w:val="center"/>
            <w:hideMark/>
          </w:tcPr>
          <w:p w14:paraId="7C388097" w14:textId="77777777" w:rsidR="005F4B1B" w:rsidRPr="00774EFD" w:rsidRDefault="005F4B1B" w:rsidP="00BD2B64">
            <w:pPr>
              <w:jc w:val="center"/>
            </w:pPr>
            <w:r w:rsidRPr="00774EFD">
              <w:t>Disponibilidad</w:t>
            </w:r>
          </w:p>
        </w:tc>
      </w:tr>
      <w:tr w:rsidR="005F4B1B" w:rsidRPr="00774EFD" w14:paraId="4375FE48" w14:textId="77777777" w:rsidTr="00BD2B64">
        <w:tc>
          <w:tcPr>
            <w:tcW w:w="0" w:type="auto"/>
            <w:gridSpan w:val="2"/>
            <w:vAlign w:val="center"/>
            <w:hideMark/>
          </w:tcPr>
          <w:p w14:paraId="00A903DB" w14:textId="77777777" w:rsidR="005F4B1B" w:rsidRPr="00774EFD" w:rsidRDefault="005F4B1B" w:rsidP="00BD2B64">
            <w:pPr>
              <w:jc w:val="center"/>
            </w:pPr>
            <w:r w:rsidRPr="00774EFD">
              <w:t>Campeche</w:t>
            </w:r>
          </w:p>
        </w:tc>
        <w:tc>
          <w:tcPr>
            <w:tcW w:w="0" w:type="auto"/>
            <w:vAlign w:val="center"/>
            <w:hideMark/>
          </w:tcPr>
          <w:p w14:paraId="6F058BC6" w14:textId="77777777" w:rsidR="005F4B1B" w:rsidRPr="00774EFD" w:rsidRDefault="005F4B1B" w:rsidP="00BD2B64">
            <w:pPr>
              <w:jc w:val="center"/>
            </w:pPr>
            <w:r w:rsidRPr="00774EFD">
              <w:t>0</w:t>
            </w:r>
          </w:p>
        </w:tc>
        <w:tc>
          <w:tcPr>
            <w:tcW w:w="0" w:type="auto"/>
            <w:vAlign w:val="center"/>
            <w:hideMark/>
          </w:tcPr>
          <w:p w14:paraId="42D01302" w14:textId="77777777" w:rsidR="005F4B1B" w:rsidRPr="00774EFD" w:rsidRDefault="005F4B1B" w:rsidP="00BD2B64">
            <w:pPr>
              <w:jc w:val="center"/>
            </w:pPr>
            <w:r w:rsidRPr="00774EFD">
              <w:t>Déficit</w:t>
            </w:r>
          </w:p>
        </w:tc>
      </w:tr>
      <w:tr w:rsidR="005F4B1B" w:rsidRPr="00774EFD" w14:paraId="7D9F19CC" w14:textId="77777777" w:rsidTr="00BD2B64">
        <w:tc>
          <w:tcPr>
            <w:tcW w:w="0" w:type="auto"/>
            <w:gridSpan w:val="2"/>
            <w:vAlign w:val="center"/>
            <w:hideMark/>
          </w:tcPr>
          <w:p w14:paraId="20A8DFBB" w14:textId="77777777" w:rsidR="005F4B1B" w:rsidRPr="00774EFD" w:rsidRDefault="005F4B1B" w:rsidP="00BD2B64">
            <w:pPr>
              <w:jc w:val="center"/>
            </w:pPr>
            <w:r w:rsidRPr="00774EFD">
              <w:t>Arroyo Siho</w:t>
            </w:r>
          </w:p>
        </w:tc>
        <w:tc>
          <w:tcPr>
            <w:tcW w:w="0" w:type="auto"/>
            <w:vAlign w:val="center"/>
            <w:hideMark/>
          </w:tcPr>
          <w:p w14:paraId="099BDF08" w14:textId="77777777" w:rsidR="005F4B1B" w:rsidRPr="00774EFD" w:rsidRDefault="005F4B1B" w:rsidP="00BD2B64">
            <w:pPr>
              <w:jc w:val="center"/>
            </w:pPr>
            <w:r w:rsidRPr="00774EFD">
              <w:t>5.304</w:t>
            </w:r>
          </w:p>
        </w:tc>
        <w:tc>
          <w:tcPr>
            <w:tcW w:w="0" w:type="auto"/>
            <w:vAlign w:val="center"/>
            <w:hideMark/>
          </w:tcPr>
          <w:p w14:paraId="3BC7DE12" w14:textId="77777777" w:rsidR="005F4B1B" w:rsidRPr="00774EFD" w:rsidRDefault="005F4B1B" w:rsidP="00BD2B64">
            <w:pPr>
              <w:jc w:val="center"/>
            </w:pPr>
            <w:r w:rsidRPr="00774EFD">
              <w:t>Disponibilidad</w:t>
            </w:r>
          </w:p>
        </w:tc>
      </w:tr>
      <w:tr w:rsidR="005F4B1B" w:rsidRPr="00774EFD" w14:paraId="2FAA59A4" w14:textId="77777777" w:rsidTr="00BD2B64">
        <w:tc>
          <w:tcPr>
            <w:tcW w:w="0" w:type="auto"/>
            <w:gridSpan w:val="2"/>
            <w:vAlign w:val="center"/>
            <w:hideMark/>
          </w:tcPr>
          <w:p w14:paraId="5BADAF54" w14:textId="77777777" w:rsidR="005F4B1B" w:rsidRPr="00774EFD" w:rsidRDefault="005F4B1B" w:rsidP="00BD2B64">
            <w:pPr>
              <w:jc w:val="center"/>
            </w:pPr>
            <w:r w:rsidRPr="00774EFD">
              <w:t>Calakmul</w:t>
            </w:r>
          </w:p>
        </w:tc>
        <w:tc>
          <w:tcPr>
            <w:tcW w:w="0" w:type="auto"/>
            <w:vAlign w:val="center"/>
            <w:hideMark/>
          </w:tcPr>
          <w:p w14:paraId="312C0C0C" w14:textId="77777777" w:rsidR="005F4B1B" w:rsidRPr="00774EFD" w:rsidRDefault="005F4B1B" w:rsidP="00BD2B64">
            <w:pPr>
              <w:jc w:val="center"/>
            </w:pPr>
            <w:r w:rsidRPr="00774EFD">
              <w:t>3.810</w:t>
            </w:r>
          </w:p>
        </w:tc>
        <w:tc>
          <w:tcPr>
            <w:tcW w:w="0" w:type="auto"/>
            <w:vAlign w:val="center"/>
            <w:hideMark/>
          </w:tcPr>
          <w:p w14:paraId="01D6FCBC" w14:textId="77777777" w:rsidR="005F4B1B" w:rsidRPr="00774EFD" w:rsidRDefault="005F4B1B" w:rsidP="00BD2B64">
            <w:pPr>
              <w:jc w:val="center"/>
            </w:pPr>
            <w:r w:rsidRPr="00774EFD">
              <w:t>Disponibilidad</w:t>
            </w:r>
          </w:p>
        </w:tc>
      </w:tr>
      <w:tr w:rsidR="005F4B1B" w:rsidRPr="00774EFD" w14:paraId="01F85A7D" w14:textId="77777777" w:rsidTr="00BD2B64">
        <w:tc>
          <w:tcPr>
            <w:tcW w:w="0" w:type="auto"/>
            <w:gridSpan w:val="2"/>
            <w:vAlign w:val="center"/>
            <w:hideMark/>
          </w:tcPr>
          <w:p w14:paraId="353DBBE7" w14:textId="77777777" w:rsidR="005F4B1B" w:rsidRPr="00774EFD" w:rsidRDefault="005F4B1B" w:rsidP="00BD2B64">
            <w:pPr>
              <w:jc w:val="center"/>
            </w:pPr>
            <w:r w:rsidRPr="00774EFD">
              <w:t>Vicente Guerrero</w:t>
            </w:r>
          </w:p>
        </w:tc>
        <w:tc>
          <w:tcPr>
            <w:tcW w:w="0" w:type="auto"/>
            <w:vAlign w:val="center"/>
            <w:hideMark/>
          </w:tcPr>
          <w:p w14:paraId="1C5E56CD" w14:textId="77777777" w:rsidR="005F4B1B" w:rsidRPr="00774EFD" w:rsidRDefault="005F4B1B" w:rsidP="00BD2B64">
            <w:pPr>
              <w:jc w:val="center"/>
            </w:pPr>
            <w:r w:rsidRPr="00774EFD">
              <w:t>0</w:t>
            </w:r>
          </w:p>
        </w:tc>
        <w:tc>
          <w:tcPr>
            <w:tcW w:w="0" w:type="auto"/>
            <w:vAlign w:val="center"/>
            <w:hideMark/>
          </w:tcPr>
          <w:p w14:paraId="6A34ADB1" w14:textId="77777777" w:rsidR="005F4B1B" w:rsidRPr="00774EFD" w:rsidRDefault="005F4B1B" w:rsidP="00BD2B64">
            <w:pPr>
              <w:jc w:val="center"/>
            </w:pPr>
            <w:r w:rsidRPr="00774EFD">
              <w:t>Déficit</w:t>
            </w:r>
          </w:p>
        </w:tc>
      </w:tr>
      <w:tr w:rsidR="005F4B1B" w:rsidRPr="00774EFD" w14:paraId="3A814897" w14:textId="77777777" w:rsidTr="00BD2B64">
        <w:tc>
          <w:tcPr>
            <w:tcW w:w="0" w:type="auto"/>
            <w:gridSpan w:val="2"/>
            <w:vAlign w:val="center"/>
            <w:hideMark/>
          </w:tcPr>
          <w:p w14:paraId="2FB41234" w14:textId="77777777" w:rsidR="005F4B1B" w:rsidRPr="00774EFD" w:rsidRDefault="005F4B1B" w:rsidP="00BD2B64">
            <w:pPr>
              <w:jc w:val="center"/>
            </w:pPr>
            <w:r w:rsidRPr="00774EFD">
              <w:t>La Malinche</w:t>
            </w:r>
          </w:p>
        </w:tc>
        <w:tc>
          <w:tcPr>
            <w:tcW w:w="0" w:type="auto"/>
            <w:vAlign w:val="center"/>
            <w:hideMark/>
          </w:tcPr>
          <w:p w14:paraId="2A2B0F7D" w14:textId="77777777" w:rsidR="005F4B1B" w:rsidRPr="00774EFD" w:rsidRDefault="005F4B1B" w:rsidP="00BD2B64">
            <w:pPr>
              <w:jc w:val="center"/>
            </w:pPr>
            <w:r w:rsidRPr="00774EFD">
              <w:t>7.553</w:t>
            </w:r>
          </w:p>
        </w:tc>
        <w:tc>
          <w:tcPr>
            <w:tcW w:w="0" w:type="auto"/>
            <w:vAlign w:val="center"/>
            <w:hideMark/>
          </w:tcPr>
          <w:p w14:paraId="50FDFA89" w14:textId="77777777" w:rsidR="005F4B1B" w:rsidRPr="00774EFD" w:rsidRDefault="005F4B1B" w:rsidP="00BD2B64">
            <w:pPr>
              <w:jc w:val="center"/>
            </w:pPr>
            <w:r w:rsidRPr="00774EFD">
              <w:t>Disponibilidad</w:t>
            </w:r>
          </w:p>
        </w:tc>
      </w:tr>
      <w:tr w:rsidR="005F4B1B" w:rsidRPr="00774EFD" w14:paraId="6010D66C" w14:textId="77777777" w:rsidTr="00BD2B64">
        <w:trPr>
          <w:trHeight w:val="180"/>
        </w:trPr>
        <w:tc>
          <w:tcPr>
            <w:tcW w:w="0" w:type="auto"/>
            <w:gridSpan w:val="2"/>
            <w:shd w:val="clear" w:color="auto" w:fill="156082" w:themeFill="accent1"/>
            <w:vAlign w:val="center"/>
            <w:hideMark/>
          </w:tcPr>
          <w:p w14:paraId="0CCA952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Zonas funcionales de cuenca</w:t>
            </w:r>
          </w:p>
        </w:tc>
        <w:tc>
          <w:tcPr>
            <w:tcW w:w="0" w:type="auto"/>
            <w:gridSpan w:val="2"/>
            <w:shd w:val="clear" w:color="auto" w:fill="156082" w:themeFill="accent1"/>
            <w:vAlign w:val="center"/>
            <w:hideMark/>
          </w:tcPr>
          <w:p w14:paraId="52C80FB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Descripción funcional</w:t>
            </w:r>
          </w:p>
        </w:tc>
      </w:tr>
      <w:tr w:rsidR="005F4B1B" w:rsidRPr="00774EFD" w14:paraId="1B1DFDBB" w14:textId="77777777" w:rsidTr="00BD2B64">
        <w:trPr>
          <w:trHeight w:val="180"/>
        </w:trPr>
        <w:tc>
          <w:tcPr>
            <w:tcW w:w="0" w:type="auto"/>
            <w:gridSpan w:val="2"/>
            <w:vAlign w:val="center"/>
            <w:hideMark/>
          </w:tcPr>
          <w:p w14:paraId="00FEC461" w14:textId="77777777" w:rsidR="005F4B1B" w:rsidRPr="00774EFD" w:rsidRDefault="005F4B1B" w:rsidP="00BD2B64">
            <w:pPr>
              <w:jc w:val="center"/>
            </w:pPr>
            <w:r w:rsidRPr="00774EFD">
              <w:t>Cuenca alta</w:t>
            </w:r>
          </w:p>
        </w:tc>
        <w:tc>
          <w:tcPr>
            <w:tcW w:w="0" w:type="auto"/>
            <w:gridSpan w:val="2"/>
            <w:vAlign w:val="center"/>
            <w:hideMark/>
          </w:tcPr>
          <w:p w14:paraId="48C07A3B" w14:textId="77777777" w:rsidR="005F4B1B" w:rsidRPr="00774EFD" w:rsidRDefault="005F4B1B" w:rsidP="00BD2B64">
            <w:pPr>
              <w:jc w:val="center"/>
            </w:pPr>
            <w:r w:rsidRPr="00774EFD">
              <w:t>Zona de captación</w:t>
            </w:r>
          </w:p>
        </w:tc>
      </w:tr>
      <w:tr w:rsidR="005F4B1B" w:rsidRPr="00774EFD" w14:paraId="3F0A163C" w14:textId="77777777" w:rsidTr="00BD2B64">
        <w:trPr>
          <w:trHeight w:val="204"/>
        </w:trPr>
        <w:tc>
          <w:tcPr>
            <w:tcW w:w="0" w:type="auto"/>
            <w:gridSpan w:val="2"/>
            <w:vAlign w:val="center"/>
            <w:hideMark/>
          </w:tcPr>
          <w:p w14:paraId="689BBB22" w14:textId="77777777" w:rsidR="005F4B1B" w:rsidRPr="00774EFD" w:rsidRDefault="005F4B1B" w:rsidP="00BD2B64">
            <w:pPr>
              <w:jc w:val="center"/>
            </w:pPr>
            <w:r w:rsidRPr="00774EFD">
              <w:t>Cuenca media</w:t>
            </w:r>
          </w:p>
        </w:tc>
        <w:tc>
          <w:tcPr>
            <w:tcW w:w="0" w:type="auto"/>
            <w:gridSpan w:val="2"/>
            <w:vAlign w:val="center"/>
            <w:hideMark/>
          </w:tcPr>
          <w:p w14:paraId="3966FD24" w14:textId="77777777" w:rsidR="005F4B1B" w:rsidRPr="00774EFD" w:rsidRDefault="005F4B1B" w:rsidP="00BD2B64">
            <w:pPr>
              <w:jc w:val="center"/>
            </w:pPr>
            <w:r w:rsidRPr="00774EFD">
              <w:t>Zona de transición entre cuenca alta y baja</w:t>
            </w:r>
          </w:p>
        </w:tc>
      </w:tr>
      <w:tr w:rsidR="005F4B1B" w:rsidRPr="00774EFD" w14:paraId="60E6AB56" w14:textId="77777777" w:rsidTr="00BD2B64">
        <w:trPr>
          <w:trHeight w:val="180"/>
        </w:trPr>
        <w:tc>
          <w:tcPr>
            <w:tcW w:w="0" w:type="auto"/>
            <w:gridSpan w:val="2"/>
            <w:vAlign w:val="center"/>
            <w:hideMark/>
          </w:tcPr>
          <w:p w14:paraId="0103D291" w14:textId="77777777" w:rsidR="005F4B1B" w:rsidRPr="00774EFD" w:rsidRDefault="005F4B1B" w:rsidP="00BD2B64">
            <w:pPr>
              <w:jc w:val="center"/>
            </w:pPr>
            <w:r w:rsidRPr="00774EFD">
              <w:t>Cuenca baja</w:t>
            </w:r>
          </w:p>
        </w:tc>
        <w:tc>
          <w:tcPr>
            <w:tcW w:w="0" w:type="auto"/>
            <w:gridSpan w:val="2"/>
            <w:vAlign w:val="center"/>
            <w:hideMark/>
          </w:tcPr>
          <w:p w14:paraId="0AB1C531" w14:textId="77777777" w:rsidR="005F4B1B" w:rsidRPr="00774EFD" w:rsidRDefault="005F4B1B" w:rsidP="00BD2B64">
            <w:pPr>
              <w:jc w:val="center"/>
            </w:pPr>
            <w:r w:rsidRPr="00774EFD">
              <w:t>Zona de descarga</w:t>
            </w:r>
          </w:p>
        </w:tc>
      </w:tr>
      <w:tr w:rsidR="005F4B1B" w:rsidRPr="00774EFD" w14:paraId="3D6FA7E5" w14:textId="77777777" w:rsidTr="00BD2B64">
        <w:trPr>
          <w:trHeight w:val="180"/>
        </w:trPr>
        <w:tc>
          <w:tcPr>
            <w:tcW w:w="0" w:type="auto"/>
            <w:gridSpan w:val="2"/>
            <w:shd w:val="clear" w:color="auto" w:fill="156082" w:themeFill="accent1"/>
            <w:vAlign w:val="center"/>
            <w:hideMark/>
          </w:tcPr>
          <w:p w14:paraId="0C47F2F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Humedales</w:t>
            </w:r>
          </w:p>
        </w:tc>
        <w:tc>
          <w:tcPr>
            <w:tcW w:w="0" w:type="auto"/>
            <w:gridSpan w:val="2"/>
            <w:shd w:val="clear" w:color="auto" w:fill="156082" w:themeFill="accent1"/>
            <w:vAlign w:val="center"/>
            <w:hideMark/>
          </w:tcPr>
          <w:p w14:paraId="3F410BD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r>
      <w:tr w:rsidR="005F4B1B" w:rsidRPr="00774EFD" w14:paraId="5621641F" w14:textId="77777777" w:rsidTr="00BD2B64">
        <w:trPr>
          <w:trHeight w:val="180"/>
        </w:trPr>
        <w:tc>
          <w:tcPr>
            <w:tcW w:w="0" w:type="auto"/>
            <w:gridSpan w:val="2"/>
            <w:vAlign w:val="center"/>
            <w:hideMark/>
          </w:tcPr>
          <w:p w14:paraId="7F88DAE6" w14:textId="77777777" w:rsidR="005F4B1B" w:rsidRPr="00774EFD" w:rsidRDefault="005F4B1B" w:rsidP="00BD2B64">
            <w:pPr>
              <w:jc w:val="center"/>
            </w:pPr>
            <w:r w:rsidRPr="00774EFD">
              <w:t>Creados</w:t>
            </w:r>
          </w:p>
        </w:tc>
        <w:tc>
          <w:tcPr>
            <w:tcW w:w="0" w:type="auto"/>
            <w:gridSpan w:val="2"/>
            <w:vAlign w:val="center"/>
            <w:hideMark/>
          </w:tcPr>
          <w:p w14:paraId="40429A2C" w14:textId="77777777" w:rsidR="005F4B1B" w:rsidRPr="00774EFD" w:rsidRDefault="005F4B1B" w:rsidP="00BD2B64">
            <w:pPr>
              <w:jc w:val="center"/>
            </w:pPr>
            <w:r w:rsidRPr="00774EFD">
              <w:t>5,115.95</w:t>
            </w:r>
          </w:p>
        </w:tc>
      </w:tr>
      <w:tr w:rsidR="005F4B1B" w:rsidRPr="00774EFD" w14:paraId="52EB4788" w14:textId="77777777" w:rsidTr="00BD2B64">
        <w:trPr>
          <w:trHeight w:val="180"/>
        </w:trPr>
        <w:tc>
          <w:tcPr>
            <w:tcW w:w="0" w:type="auto"/>
            <w:gridSpan w:val="2"/>
            <w:vAlign w:val="center"/>
            <w:hideMark/>
          </w:tcPr>
          <w:p w14:paraId="5A0AE6CE" w14:textId="77777777" w:rsidR="005F4B1B" w:rsidRPr="00774EFD" w:rsidRDefault="005F4B1B" w:rsidP="00BD2B64">
            <w:pPr>
              <w:jc w:val="center"/>
            </w:pPr>
            <w:r w:rsidRPr="00774EFD">
              <w:t>Estuarino</w:t>
            </w:r>
          </w:p>
        </w:tc>
        <w:tc>
          <w:tcPr>
            <w:tcW w:w="0" w:type="auto"/>
            <w:gridSpan w:val="2"/>
            <w:vAlign w:val="center"/>
            <w:hideMark/>
          </w:tcPr>
          <w:p w14:paraId="6F455C1A" w14:textId="77777777" w:rsidR="005F4B1B" w:rsidRPr="00774EFD" w:rsidRDefault="005F4B1B" w:rsidP="00BD2B64">
            <w:pPr>
              <w:jc w:val="center"/>
            </w:pPr>
            <w:r w:rsidRPr="00774EFD">
              <w:t>244,831.20</w:t>
            </w:r>
          </w:p>
        </w:tc>
      </w:tr>
      <w:tr w:rsidR="005F4B1B" w:rsidRPr="00774EFD" w14:paraId="23233879" w14:textId="77777777" w:rsidTr="00BD2B64">
        <w:trPr>
          <w:trHeight w:val="180"/>
        </w:trPr>
        <w:tc>
          <w:tcPr>
            <w:tcW w:w="0" w:type="auto"/>
            <w:gridSpan w:val="2"/>
            <w:vAlign w:val="center"/>
            <w:hideMark/>
          </w:tcPr>
          <w:p w14:paraId="27241070" w14:textId="77777777" w:rsidR="005F4B1B" w:rsidRPr="00774EFD" w:rsidRDefault="005F4B1B" w:rsidP="00BD2B64">
            <w:pPr>
              <w:jc w:val="center"/>
            </w:pPr>
            <w:r w:rsidRPr="00774EFD">
              <w:t>Fluvial</w:t>
            </w:r>
          </w:p>
        </w:tc>
        <w:tc>
          <w:tcPr>
            <w:tcW w:w="0" w:type="auto"/>
            <w:gridSpan w:val="2"/>
            <w:vAlign w:val="center"/>
            <w:hideMark/>
          </w:tcPr>
          <w:p w14:paraId="2D975EF9" w14:textId="77777777" w:rsidR="005F4B1B" w:rsidRPr="00774EFD" w:rsidRDefault="005F4B1B" w:rsidP="00BD2B64">
            <w:pPr>
              <w:jc w:val="center"/>
            </w:pPr>
            <w:r w:rsidRPr="00774EFD">
              <w:t>172,011.22</w:t>
            </w:r>
          </w:p>
        </w:tc>
      </w:tr>
      <w:tr w:rsidR="005F4B1B" w:rsidRPr="00774EFD" w14:paraId="42718C9B" w14:textId="77777777" w:rsidTr="00BD2B64">
        <w:trPr>
          <w:trHeight w:val="180"/>
        </w:trPr>
        <w:tc>
          <w:tcPr>
            <w:tcW w:w="0" w:type="auto"/>
            <w:gridSpan w:val="2"/>
            <w:vAlign w:val="center"/>
            <w:hideMark/>
          </w:tcPr>
          <w:p w14:paraId="193A2E69" w14:textId="77777777" w:rsidR="005F4B1B" w:rsidRPr="00774EFD" w:rsidRDefault="005F4B1B" w:rsidP="00BD2B64">
            <w:pPr>
              <w:jc w:val="center"/>
            </w:pPr>
            <w:r w:rsidRPr="00774EFD">
              <w:t>Lacustre</w:t>
            </w:r>
          </w:p>
        </w:tc>
        <w:tc>
          <w:tcPr>
            <w:tcW w:w="0" w:type="auto"/>
            <w:gridSpan w:val="2"/>
            <w:vAlign w:val="center"/>
            <w:hideMark/>
          </w:tcPr>
          <w:p w14:paraId="68132B50" w14:textId="77777777" w:rsidR="005F4B1B" w:rsidRPr="00774EFD" w:rsidRDefault="005F4B1B" w:rsidP="00BD2B64">
            <w:pPr>
              <w:jc w:val="center"/>
            </w:pPr>
            <w:r w:rsidRPr="00774EFD">
              <w:t>30,388.24</w:t>
            </w:r>
          </w:p>
        </w:tc>
      </w:tr>
      <w:tr w:rsidR="005F4B1B" w:rsidRPr="00774EFD" w14:paraId="2F38EE8D" w14:textId="77777777" w:rsidTr="00BD2B64">
        <w:trPr>
          <w:trHeight w:val="180"/>
        </w:trPr>
        <w:tc>
          <w:tcPr>
            <w:tcW w:w="0" w:type="auto"/>
            <w:gridSpan w:val="2"/>
            <w:vAlign w:val="center"/>
            <w:hideMark/>
          </w:tcPr>
          <w:p w14:paraId="192BE968" w14:textId="77777777" w:rsidR="005F4B1B" w:rsidRPr="00774EFD" w:rsidRDefault="005F4B1B" w:rsidP="00BD2B64">
            <w:pPr>
              <w:jc w:val="center"/>
            </w:pPr>
            <w:r w:rsidRPr="00774EFD">
              <w:t>Palustre</w:t>
            </w:r>
          </w:p>
        </w:tc>
        <w:tc>
          <w:tcPr>
            <w:tcW w:w="0" w:type="auto"/>
            <w:gridSpan w:val="2"/>
            <w:vAlign w:val="center"/>
            <w:hideMark/>
          </w:tcPr>
          <w:p w14:paraId="44A5FF1E" w14:textId="77777777" w:rsidR="005F4B1B" w:rsidRPr="00774EFD" w:rsidRDefault="005F4B1B" w:rsidP="00BD2B64">
            <w:pPr>
              <w:jc w:val="center"/>
            </w:pPr>
            <w:r w:rsidRPr="00774EFD">
              <w:t>2,162,251.25</w:t>
            </w:r>
          </w:p>
        </w:tc>
      </w:tr>
      <w:tr w:rsidR="005F4B1B" w:rsidRPr="00774EFD" w14:paraId="5B45AA9A" w14:textId="77777777" w:rsidTr="00BD2B64">
        <w:trPr>
          <w:trHeight w:val="180"/>
        </w:trPr>
        <w:tc>
          <w:tcPr>
            <w:tcW w:w="0" w:type="auto"/>
            <w:gridSpan w:val="2"/>
            <w:vAlign w:val="center"/>
            <w:hideMark/>
          </w:tcPr>
          <w:p w14:paraId="36246A18" w14:textId="77777777" w:rsidR="005F4B1B" w:rsidRPr="00774EFD" w:rsidRDefault="005F4B1B" w:rsidP="00BD2B64">
            <w:pPr>
              <w:jc w:val="center"/>
              <w:rPr>
                <w:b/>
                <w:bCs/>
              </w:rPr>
            </w:pPr>
            <w:r w:rsidRPr="00444E07">
              <w:rPr>
                <w:b/>
                <w:bCs/>
              </w:rPr>
              <w:t>Total</w:t>
            </w:r>
            <w:r w:rsidRPr="00774EFD">
              <w:rPr>
                <w:b/>
                <w:bCs/>
              </w:rPr>
              <w:t xml:space="preserve"> general</w:t>
            </w:r>
          </w:p>
        </w:tc>
        <w:tc>
          <w:tcPr>
            <w:tcW w:w="0" w:type="auto"/>
            <w:gridSpan w:val="2"/>
            <w:vAlign w:val="center"/>
            <w:hideMark/>
          </w:tcPr>
          <w:p w14:paraId="2E06F083" w14:textId="77777777" w:rsidR="005F4B1B" w:rsidRPr="00774EFD" w:rsidRDefault="005F4B1B" w:rsidP="00BD2B64">
            <w:pPr>
              <w:jc w:val="center"/>
              <w:rPr>
                <w:b/>
                <w:bCs/>
              </w:rPr>
            </w:pPr>
            <w:r w:rsidRPr="00774EFD">
              <w:rPr>
                <w:b/>
                <w:bCs/>
              </w:rPr>
              <w:t>2,614,597.86</w:t>
            </w:r>
          </w:p>
        </w:tc>
      </w:tr>
    </w:tbl>
    <w:p w14:paraId="1AAECE0F" w14:textId="77777777" w:rsidR="005F4B1B" w:rsidRPr="00774EFD" w:rsidRDefault="005F4B1B" w:rsidP="005F4B1B">
      <w:r w:rsidRPr="002E387E">
        <w:rPr>
          <w:rStyle w:val="nfasissutil"/>
        </w:rPr>
        <w:t>Fuente: Elaboración propia</w:t>
      </w:r>
    </w:p>
    <w:p w14:paraId="3F23CF72" w14:textId="77777777" w:rsidR="005F4B1B" w:rsidRPr="00774EFD" w:rsidRDefault="005F4B1B" w:rsidP="005F4B1B">
      <w:pPr>
        <w:pStyle w:val="Ttulo7"/>
      </w:pPr>
      <w:r w:rsidRPr="00774EFD">
        <w:t>Cobertura vegetal y usos de suelo</w:t>
      </w:r>
    </w:p>
    <w:p w14:paraId="5BDA1284" w14:textId="77777777" w:rsidR="005F4B1B" w:rsidRPr="00774EFD" w:rsidRDefault="005F4B1B" w:rsidP="005F4B1B">
      <w:pPr>
        <w:pStyle w:val="Ttulo8"/>
        <w:rPr>
          <w:b/>
          <w:bCs/>
        </w:rPr>
      </w:pPr>
      <w:r w:rsidRPr="00774EFD">
        <w:t>Vegetación y usos de suelo</w:t>
      </w:r>
    </w:p>
    <w:p w14:paraId="58054471"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 variable corresponde a los principales usos de suelo y vegetación que existen en el estado.</w:t>
      </w:r>
    </w:p>
    <w:p w14:paraId="5D1F91DE" w14:textId="77777777" w:rsidR="005F4B1B" w:rsidRPr="00774EFD" w:rsidRDefault="005F4B1B" w:rsidP="005F4B1B">
      <w:pPr>
        <w:spacing w:after="0"/>
        <w:rPr>
          <w:b/>
          <w:bCs/>
        </w:rPr>
      </w:pPr>
      <w:r w:rsidRPr="00774EFD">
        <w:rPr>
          <w:b/>
          <w:bCs/>
        </w:rPr>
        <w:t>Variable:</w:t>
      </w:r>
      <w:r>
        <w:rPr>
          <w:b/>
          <w:bCs/>
        </w:rPr>
        <w:t xml:space="preserve"> </w:t>
      </w:r>
      <w:r w:rsidRPr="00774EFD">
        <w:t>Principales usos de suelo y vegetación</w:t>
      </w:r>
    </w:p>
    <w:p w14:paraId="1F2BE44B" w14:textId="77777777" w:rsidR="005F4B1B" w:rsidRPr="00774EFD" w:rsidRDefault="005F4B1B" w:rsidP="005F4B1B">
      <w:pPr>
        <w:spacing w:after="0"/>
      </w:pPr>
      <w:r w:rsidRPr="00774EFD">
        <w:rPr>
          <w:b/>
          <w:bCs/>
        </w:rPr>
        <w:t>Capas utilizadas: </w:t>
      </w:r>
      <w:r w:rsidRPr="00774EFD">
        <w:t xml:space="preserve"> C04_MFNUsoSueloVegetación_INEGI_2023</w:t>
      </w:r>
    </w:p>
    <w:p w14:paraId="71E1C146" w14:textId="77777777" w:rsidR="005F4B1B" w:rsidRPr="00774EFD" w:rsidRDefault="005F4B1B" w:rsidP="005F4B1B">
      <w:pPr>
        <w:spacing w:after="0"/>
      </w:pPr>
      <w:r>
        <w:rPr>
          <w:b/>
          <w:bCs/>
        </w:rPr>
        <w:t>Descripción a</w:t>
      </w:r>
      <w:r w:rsidRPr="00774EFD">
        <w:rPr>
          <w:b/>
          <w:bCs/>
        </w:rPr>
        <w:t>nalítica:</w:t>
      </w:r>
      <w:r>
        <w:t xml:space="preserve"> </w:t>
      </w:r>
      <w:r w:rsidRPr="00774EFD">
        <w:t>Agrícola (395,044.04/7.12%), Agua (19,340.86/0.35%), Bosque (22,780.65/0.41%), Manglar (184,011.74/3.32%), Pastizales (753,333.21/13.59%), Selva (1,749,323.14/31.55%), Suelo desnudo (25,669.18/0.46%), Urbano (34,584.54/0.62%), Vegetación de valor ambiental (302,802.63/5.46%), Vegetación secundaria arbórea (1,708,915.21/30.82%), Vegetación secundaria arbustiva (346,093.59/6.24%), Vegetación secundaria herbácea (3,061.65/0.06%), Total general (5,544,960.44/100%)</w:t>
      </w:r>
      <w:r>
        <w:t xml:space="preserve"> </w:t>
      </w:r>
      <w:sdt>
        <w:sdtPr>
          <w:id w:val="-333762808"/>
          <w:citation/>
        </w:sdtPr>
        <w:sdtContent>
          <w:r>
            <w:fldChar w:fldCharType="begin"/>
          </w:r>
          <w:r>
            <w:instrText xml:space="preserve"> CITATION SED23 \l 2058 </w:instrText>
          </w:r>
          <w:r>
            <w:fldChar w:fldCharType="separate"/>
          </w:r>
          <w:r>
            <w:rPr>
              <w:noProof/>
            </w:rPr>
            <w:t>(SEDATU, 2023)</w:t>
          </w:r>
          <w:r>
            <w:fldChar w:fldCharType="end"/>
          </w:r>
        </w:sdtContent>
      </w:sdt>
    </w:p>
    <w:p w14:paraId="7CC084D3"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El 31% del estado es selva, el 30% vegetación secundaria, el 13% pastizales y el 7% suelo agrícola. La selva alta y mediana subperennifolia cubre el 21% y se concentra en Calakmul y el sureste. Los manglares ocupan el 3.3% y son fundamentales para la protección costera. Los pastizales — resultado de la ganadería extensiva — se distribuyen por todo el estado con un 13% de cobertura.</w:t>
      </w:r>
    </w:p>
    <w:p w14:paraId="00B49029"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37</w:t>
      </w:r>
      <w:r>
        <w:rPr>
          <w:noProof/>
        </w:rPr>
        <w:fldChar w:fldCharType="end"/>
      </w:r>
      <w:r>
        <w:t xml:space="preserve"> Ficha técnica de vegetación y usos de suelo</w:t>
      </w:r>
    </w:p>
    <w:tbl>
      <w:tblPr>
        <w:tblStyle w:val="Tablaconcuadrcula"/>
        <w:tblW w:w="0" w:type="auto"/>
        <w:tblLook w:val="04A0" w:firstRow="1" w:lastRow="0" w:firstColumn="1" w:lastColumn="0" w:noHBand="0" w:noVBand="1"/>
      </w:tblPr>
      <w:tblGrid>
        <w:gridCol w:w="3145"/>
        <w:gridCol w:w="1523"/>
        <w:gridCol w:w="1429"/>
        <w:gridCol w:w="2731"/>
      </w:tblGrid>
      <w:tr w:rsidR="005F4B1B" w:rsidRPr="00774EFD" w14:paraId="0A8885A2" w14:textId="77777777" w:rsidTr="00BD2B64">
        <w:trPr>
          <w:trHeight w:val="180"/>
        </w:trPr>
        <w:tc>
          <w:tcPr>
            <w:tcW w:w="0" w:type="auto"/>
            <w:gridSpan w:val="4"/>
            <w:shd w:val="clear" w:color="auto" w:fill="156082" w:themeFill="accent1"/>
            <w:vAlign w:val="center"/>
            <w:hideMark/>
          </w:tcPr>
          <w:p w14:paraId="2A0B31F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Vegetación y usos de suelo</w:t>
            </w:r>
          </w:p>
        </w:tc>
      </w:tr>
      <w:tr w:rsidR="005F4B1B" w:rsidRPr="00774EFD" w14:paraId="421D938F" w14:textId="77777777" w:rsidTr="00BD2B64">
        <w:trPr>
          <w:trHeight w:val="180"/>
        </w:trPr>
        <w:tc>
          <w:tcPr>
            <w:tcW w:w="0" w:type="auto"/>
            <w:gridSpan w:val="4"/>
            <w:shd w:val="clear" w:color="auto" w:fill="156082" w:themeFill="accent1"/>
            <w:vAlign w:val="center"/>
            <w:hideMark/>
          </w:tcPr>
          <w:p w14:paraId="327B5FF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4D1A9784" w14:textId="77777777" w:rsidTr="00BD2B64">
        <w:trPr>
          <w:trHeight w:val="180"/>
        </w:trPr>
        <w:tc>
          <w:tcPr>
            <w:tcW w:w="0" w:type="auto"/>
            <w:shd w:val="clear" w:color="auto" w:fill="156082" w:themeFill="accent1"/>
            <w:vAlign w:val="center"/>
            <w:hideMark/>
          </w:tcPr>
          <w:p w14:paraId="03B2AAB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784BA42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gridSpan w:val="2"/>
            <w:shd w:val="clear" w:color="auto" w:fill="156082" w:themeFill="accent1"/>
            <w:vAlign w:val="center"/>
            <w:hideMark/>
          </w:tcPr>
          <w:p w14:paraId="08E4D06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3D464EED" w14:textId="77777777" w:rsidTr="00BD2B64">
        <w:trPr>
          <w:trHeight w:val="180"/>
        </w:trPr>
        <w:tc>
          <w:tcPr>
            <w:tcW w:w="0" w:type="auto"/>
            <w:vAlign w:val="center"/>
            <w:hideMark/>
          </w:tcPr>
          <w:p w14:paraId="103375FA" w14:textId="77777777" w:rsidR="005F4B1B" w:rsidRPr="00774EFD" w:rsidRDefault="005F4B1B" w:rsidP="00BD2B64">
            <w:pPr>
              <w:jc w:val="center"/>
            </w:pPr>
            <w:r w:rsidRPr="00774EFD">
              <w:lastRenderedPageBreak/>
              <w:t>En este tema la variable corresponde a los principales usos de suelo y vegetación que existen en el estado</w:t>
            </w:r>
          </w:p>
        </w:tc>
        <w:tc>
          <w:tcPr>
            <w:tcW w:w="0" w:type="auto"/>
            <w:vAlign w:val="center"/>
            <w:hideMark/>
          </w:tcPr>
          <w:p w14:paraId="2141B530" w14:textId="77777777" w:rsidR="005F4B1B" w:rsidRPr="00774EFD" w:rsidRDefault="005F4B1B" w:rsidP="00BD2B64">
            <w:pPr>
              <w:jc w:val="center"/>
            </w:pPr>
            <w:r w:rsidRPr="00774EFD">
              <w:t>Usos de suelo y vegetación</w:t>
            </w:r>
          </w:p>
          <w:p w14:paraId="70D0C335" w14:textId="77777777" w:rsidR="005F4B1B" w:rsidRPr="00774EFD" w:rsidRDefault="005F4B1B" w:rsidP="00BD2B64">
            <w:pPr>
              <w:jc w:val="center"/>
            </w:pPr>
          </w:p>
        </w:tc>
        <w:tc>
          <w:tcPr>
            <w:tcW w:w="0" w:type="auto"/>
            <w:gridSpan w:val="2"/>
            <w:vAlign w:val="center"/>
            <w:hideMark/>
          </w:tcPr>
          <w:p w14:paraId="13DDC11E" w14:textId="77777777" w:rsidR="005F4B1B" w:rsidRPr="00774EFD" w:rsidRDefault="005F4B1B" w:rsidP="00BD2B64">
            <w:pPr>
              <w:jc w:val="center"/>
            </w:pPr>
            <w:r w:rsidRPr="00774EFD">
              <w:t>C04_MFNUsoSueloVegetación_INEGI_2023</w:t>
            </w:r>
            <w:r w:rsidRPr="00774EFD">
              <w:rPr>
                <w:vertAlign w:val="superscript"/>
              </w:rPr>
              <w:t xml:space="preserve"> (1)(2)</w:t>
            </w:r>
          </w:p>
        </w:tc>
      </w:tr>
      <w:tr w:rsidR="005F4B1B" w:rsidRPr="00774EFD" w14:paraId="5D9C43E7" w14:textId="77777777" w:rsidTr="00BD2B64">
        <w:trPr>
          <w:trHeight w:val="180"/>
        </w:trPr>
        <w:tc>
          <w:tcPr>
            <w:tcW w:w="0" w:type="auto"/>
            <w:gridSpan w:val="4"/>
            <w:shd w:val="clear" w:color="auto" w:fill="156082" w:themeFill="accent1"/>
            <w:vAlign w:val="center"/>
            <w:hideMark/>
          </w:tcPr>
          <w:p w14:paraId="4D4EA85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229247B2" w14:textId="77777777" w:rsidTr="00BD2B64">
        <w:tc>
          <w:tcPr>
            <w:tcW w:w="0" w:type="auto"/>
            <w:gridSpan w:val="2"/>
            <w:shd w:val="clear" w:color="auto" w:fill="156082" w:themeFill="accent1"/>
            <w:vAlign w:val="center"/>
            <w:hideMark/>
          </w:tcPr>
          <w:p w14:paraId="4EE5E74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Usos de suelo y vegetación</w:t>
            </w:r>
          </w:p>
        </w:tc>
        <w:tc>
          <w:tcPr>
            <w:tcW w:w="0" w:type="auto"/>
            <w:shd w:val="clear" w:color="auto" w:fill="156082" w:themeFill="accent1"/>
            <w:vAlign w:val="center"/>
            <w:hideMark/>
          </w:tcPr>
          <w:p w14:paraId="64E5AFD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c>
          <w:tcPr>
            <w:tcW w:w="0" w:type="auto"/>
            <w:shd w:val="clear" w:color="auto" w:fill="156082" w:themeFill="accent1"/>
            <w:vAlign w:val="center"/>
            <w:hideMark/>
          </w:tcPr>
          <w:p w14:paraId="5A985F7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Porcentaje del territorio (%)</w:t>
            </w:r>
          </w:p>
        </w:tc>
      </w:tr>
      <w:tr w:rsidR="005F4B1B" w:rsidRPr="00774EFD" w14:paraId="119DE32E" w14:textId="77777777" w:rsidTr="00BD2B64">
        <w:tc>
          <w:tcPr>
            <w:tcW w:w="0" w:type="auto"/>
            <w:gridSpan w:val="2"/>
            <w:vAlign w:val="center"/>
            <w:hideMark/>
          </w:tcPr>
          <w:p w14:paraId="60D542BE" w14:textId="77777777" w:rsidR="005F4B1B" w:rsidRPr="00774EFD" w:rsidRDefault="005F4B1B" w:rsidP="00BD2B64">
            <w:pPr>
              <w:jc w:val="center"/>
            </w:pPr>
            <w:r w:rsidRPr="00774EFD">
              <w:t>Agrícola</w:t>
            </w:r>
          </w:p>
        </w:tc>
        <w:tc>
          <w:tcPr>
            <w:tcW w:w="0" w:type="auto"/>
            <w:vAlign w:val="center"/>
            <w:hideMark/>
          </w:tcPr>
          <w:p w14:paraId="706E4D02" w14:textId="77777777" w:rsidR="005F4B1B" w:rsidRPr="00774EFD" w:rsidRDefault="005F4B1B" w:rsidP="00BD2B64">
            <w:pPr>
              <w:jc w:val="center"/>
            </w:pPr>
            <w:r w:rsidRPr="00774EFD">
              <w:t>395,044.04</w:t>
            </w:r>
          </w:p>
        </w:tc>
        <w:tc>
          <w:tcPr>
            <w:tcW w:w="0" w:type="auto"/>
            <w:vAlign w:val="center"/>
            <w:hideMark/>
          </w:tcPr>
          <w:p w14:paraId="528D4BB3" w14:textId="77777777" w:rsidR="005F4B1B" w:rsidRPr="00774EFD" w:rsidRDefault="005F4B1B" w:rsidP="00BD2B64">
            <w:pPr>
              <w:jc w:val="center"/>
            </w:pPr>
            <w:r w:rsidRPr="00774EFD">
              <w:t>7.12</w:t>
            </w:r>
          </w:p>
        </w:tc>
      </w:tr>
      <w:tr w:rsidR="005F4B1B" w:rsidRPr="00774EFD" w14:paraId="46097A02" w14:textId="77777777" w:rsidTr="00BD2B64">
        <w:tc>
          <w:tcPr>
            <w:tcW w:w="0" w:type="auto"/>
            <w:gridSpan w:val="2"/>
            <w:vAlign w:val="center"/>
            <w:hideMark/>
          </w:tcPr>
          <w:p w14:paraId="71210452" w14:textId="77777777" w:rsidR="005F4B1B" w:rsidRPr="00774EFD" w:rsidRDefault="005F4B1B" w:rsidP="00BD2B64">
            <w:pPr>
              <w:jc w:val="center"/>
            </w:pPr>
            <w:r w:rsidRPr="00774EFD">
              <w:t>Agua</w:t>
            </w:r>
          </w:p>
        </w:tc>
        <w:tc>
          <w:tcPr>
            <w:tcW w:w="0" w:type="auto"/>
            <w:vAlign w:val="center"/>
            <w:hideMark/>
          </w:tcPr>
          <w:p w14:paraId="1AAFA8DD" w14:textId="77777777" w:rsidR="005F4B1B" w:rsidRPr="00774EFD" w:rsidRDefault="005F4B1B" w:rsidP="00BD2B64">
            <w:pPr>
              <w:jc w:val="center"/>
            </w:pPr>
            <w:r w:rsidRPr="00774EFD">
              <w:t>19,340.86</w:t>
            </w:r>
          </w:p>
        </w:tc>
        <w:tc>
          <w:tcPr>
            <w:tcW w:w="0" w:type="auto"/>
            <w:vAlign w:val="center"/>
            <w:hideMark/>
          </w:tcPr>
          <w:p w14:paraId="5FEDEF7D" w14:textId="77777777" w:rsidR="005F4B1B" w:rsidRPr="00774EFD" w:rsidRDefault="005F4B1B" w:rsidP="00BD2B64">
            <w:pPr>
              <w:jc w:val="center"/>
            </w:pPr>
            <w:r w:rsidRPr="00774EFD">
              <w:t>0.35</w:t>
            </w:r>
          </w:p>
        </w:tc>
      </w:tr>
      <w:tr w:rsidR="005F4B1B" w:rsidRPr="00774EFD" w14:paraId="61E14D24" w14:textId="77777777" w:rsidTr="00BD2B64">
        <w:tc>
          <w:tcPr>
            <w:tcW w:w="0" w:type="auto"/>
            <w:gridSpan w:val="2"/>
            <w:vAlign w:val="center"/>
            <w:hideMark/>
          </w:tcPr>
          <w:p w14:paraId="749A7245" w14:textId="77777777" w:rsidR="005F4B1B" w:rsidRPr="00774EFD" w:rsidRDefault="005F4B1B" w:rsidP="00BD2B64">
            <w:pPr>
              <w:jc w:val="center"/>
            </w:pPr>
            <w:r w:rsidRPr="00774EFD">
              <w:t>Bosque</w:t>
            </w:r>
          </w:p>
        </w:tc>
        <w:tc>
          <w:tcPr>
            <w:tcW w:w="0" w:type="auto"/>
            <w:vAlign w:val="center"/>
            <w:hideMark/>
          </w:tcPr>
          <w:p w14:paraId="641EAF36" w14:textId="77777777" w:rsidR="005F4B1B" w:rsidRPr="00774EFD" w:rsidRDefault="005F4B1B" w:rsidP="00BD2B64">
            <w:pPr>
              <w:jc w:val="center"/>
            </w:pPr>
            <w:r w:rsidRPr="00774EFD">
              <w:t>22,780.65</w:t>
            </w:r>
          </w:p>
        </w:tc>
        <w:tc>
          <w:tcPr>
            <w:tcW w:w="0" w:type="auto"/>
            <w:vAlign w:val="center"/>
            <w:hideMark/>
          </w:tcPr>
          <w:p w14:paraId="0834850F" w14:textId="77777777" w:rsidR="005F4B1B" w:rsidRPr="00774EFD" w:rsidRDefault="005F4B1B" w:rsidP="00BD2B64">
            <w:pPr>
              <w:jc w:val="center"/>
            </w:pPr>
            <w:r w:rsidRPr="00774EFD">
              <w:t>0.41</w:t>
            </w:r>
          </w:p>
        </w:tc>
      </w:tr>
      <w:tr w:rsidR="005F4B1B" w:rsidRPr="00774EFD" w14:paraId="06F89894" w14:textId="77777777" w:rsidTr="00BD2B64">
        <w:tc>
          <w:tcPr>
            <w:tcW w:w="0" w:type="auto"/>
            <w:gridSpan w:val="2"/>
            <w:vAlign w:val="center"/>
            <w:hideMark/>
          </w:tcPr>
          <w:p w14:paraId="1B593CDD" w14:textId="77777777" w:rsidR="005F4B1B" w:rsidRPr="00774EFD" w:rsidRDefault="005F4B1B" w:rsidP="00BD2B64">
            <w:pPr>
              <w:jc w:val="center"/>
            </w:pPr>
            <w:r w:rsidRPr="00774EFD">
              <w:t>Manglar</w:t>
            </w:r>
          </w:p>
        </w:tc>
        <w:tc>
          <w:tcPr>
            <w:tcW w:w="0" w:type="auto"/>
            <w:vAlign w:val="center"/>
            <w:hideMark/>
          </w:tcPr>
          <w:p w14:paraId="4980BB82" w14:textId="77777777" w:rsidR="005F4B1B" w:rsidRPr="00774EFD" w:rsidRDefault="005F4B1B" w:rsidP="00BD2B64">
            <w:pPr>
              <w:jc w:val="center"/>
            </w:pPr>
            <w:r w:rsidRPr="00774EFD">
              <w:t>184,011.74</w:t>
            </w:r>
          </w:p>
        </w:tc>
        <w:tc>
          <w:tcPr>
            <w:tcW w:w="0" w:type="auto"/>
            <w:vAlign w:val="center"/>
            <w:hideMark/>
          </w:tcPr>
          <w:p w14:paraId="6AA6402B" w14:textId="77777777" w:rsidR="005F4B1B" w:rsidRPr="00774EFD" w:rsidRDefault="005F4B1B" w:rsidP="00BD2B64">
            <w:pPr>
              <w:jc w:val="center"/>
            </w:pPr>
            <w:r w:rsidRPr="00774EFD">
              <w:t>3.32</w:t>
            </w:r>
          </w:p>
        </w:tc>
      </w:tr>
      <w:tr w:rsidR="005F4B1B" w:rsidRPr="00774EFD" w14:paraId="130DDD9C" w14:textId="77777777" w:rsidTr="00BD2B64">
        <w:tc>
          <w:tcPr>
            <w:tcW w:w="0" w:type="auto"/>
            <w:gridSpan w:val="2"/>
            <w:vAlign w:val="center"/>
            <w:hideMark/>
          </w:tcPr>
          <w:p w14:paraId="0A0208E9" w14:textId="77777777" w:rsidR="005F4B1B" w:rsidRPr="00774EFD" w:rsidRDefault="005F4B1B" w:rsidP="00BD2B64">
            <w:pPr>
              <w:jc w:val="center"/>
            </w:pPr>
            <w:r w:rsidRPr="00774EFD">
              <w:t>Pastizales</w:t>
            </w:r>
          </w:p>
        </w:tc>
        <w:tc>
          <w:tcPr>
            <w:tcW w:w="0" w:type="auto"/>
            <w:vAlign w:val="center"/>
            <w:hideMark/>
          </w:tcPr>
          <w:p w14:paraId="0B1C8D64" w14:textId="77777777" w:rsidR="005F4B1B" w:rsidRPr="00774EFD" w:rsidRDefault="005F4B1B" w:rsidP="00BD2B64">
            <w:pPr>
              <w:jc w:val="center"/>
            </w:pPr>
            <w:r w:rsidRPr="00774EFD">
              <w:t>753,333.21</w:t>
            </w:r>
          </w:p>
        </w:tc>
        <w:tc>
          <w:tcPr>
            <w:tcW w:w="0" w:type="auto"/>
            <w:vAlign w:val="center"/>
            <w:hideMark/>
          </w:tcPr>
          <w:p w14:paraId="6168F863" w14:textId="77777777" w:rsidR="005F4B1B" w:rsidRPr="00774EFD" w:rsidRDefault="005F4B1B" w:rsidP="00BD2B64">
            <w:pPr>
              <w:jc w:val="center"/>
            </w:pPr>
            <w:r w:rsidRPr="00774EFD">
              <w:t>13.59</w:t>
            </w:r>
          </w:p>
        </w:tc>
      </w:tr>
      <w:tr w:rsidR="005F4B1B" w:rsidRPr="00774EFD" w14:paraId="738D2054" w14:textId="77777777" w:rsidTr="00BD2B64">
        <w:tc>
          <w:tcPr>
            <w:tcW w:w="0" w:type="auto"/>
            <w:gridSpan w:val="2"/>
            <w:vAlign w:val="center"/>
            <w:hideMark/>
          </w:tcPr>
          <w:p w14:paraId="15FB75E0" w14:textId="77777777" w:rsidR="005F4B1B" w:rsidRPr="00774EFD" w:rsidRDefault="005F4B1B" w:rsidP="00BD2B64">
            <w:pPr>
              <w:jc w:val="center"/>
            </w:pPr>
            <w:r w:rsidRPr="00774EFD">
              <w:t>Selva</w:t>
            </w:r>
          </w:p>
        </w:tc>
        <w:tc>
          <w:tcPr>
            <w:tcW w:w="0" w:type="auto"/>
            <w:vAlign w:val="center"/>
            <w:hideMark/>
          </w:tcPr>
          <w:p w14:paraId="6AE5E1CC" w14:textId="77777777" w:rsidR="005F4B1B" w:rsidRPr="00774EFD" w:rsidRDefault="005F4B1B" w:rsidP="00BD2B64">
            <w:pPr>
              <w:jc w:val="center"/>
            </w:pPr>
            <w:r w:rsidRPr="00774EFD">
              <w:t>1,749,323.14</w:t>
            </w:r>
          </w:p>
        </w:tc>
        <w:tc>
          <w:tcPr>
            <w:tcW w:w="0" w:type="auto"/>
            <w:vAlign w:val="center"/>
            <w:hideMark/>
          </w:tcPr>
          <w:p w14:paraId="10143DA2" w14:textId="77777777" w:rsidR="005F4B1B" w:rsidRPr="00774EFD" w:rsidRDefault="005F4B1B" w:rsidP="00BD2B64">
            <w:pPr>
              <w:jc w:val="center"/>
            </w:pPr>
            <w:r w:rsidRPr="00774EFD">
              <w:t>31.55</w:t>
            </w:r>
          </w:p>
        </w:tc>
      </w:tr>
      <w:tr w:rsidR="005F4B1B" w:rsidRPr="00774EFD" w14:paraId="07B01F4D" w14:textId="77777777" w:rsidTr="00BD2B64">
        <w:tc>
          <w:tcPr>
            <w:tcW w:w="0" w:type="auto"/>
            <w:gridSpan w:val="2"/>
            <w:vAlign w:val="center"/>
            <w:hideMark/>
          </w:tcPr>
          <w:p w14:paraId="081E245D" w14:textId="77777777" w:rsidR="005F4B1B" w:rsidRPr="00774EFD" w:rsidRDefault="005F4B1B" w:rsidP="00BD2B64">
            <w:pPr>
              <w:jc w:val="center"/>
            </w:pPr>
            <w:r w:rsidRPr="00774EFD">
              <w:t>Suelo desnudo</w:t>
            </w:r>
          </w:p>
        </w:tc>
        <w:tc>
          <w:tcPr>
            <w:tcW w:w="0" w:type="auto"/>
            <w:vAlign w:val="center"/>
            <w:hideMark/>
          </w:tcPr>
          <w:p w14:paraId="0765C25B" w14:textId="77777777" w:rsidR="005F4B1B" w:rsidRPr="00774EFD" w:rsidRDefault="005F4B1B" w:rsidP="00BD2B64">
            <w:pPr>
              <w:jc w:val="center"/>
            </w:pPr>
            <w:r w:rsidRPr="00774EFD">
              <w:t>25,669.18</w:t>
            </w:r>
          </w:p>
        </w:tc>
        <w:tc>
          <w:tcPr>
            <w:tcW w:w="0" w:type="auto"/>
            <w:vAlign w:val="center"/>
            <w:hideMark/>
          </w:tcPr>
          <w:p w14:paraId="65DDC3DF" w14:textId="77777777" w:rsidR="005F4B1B" w:rsidRPr="00774EFD" w:rsidRDefault="005F4B1B" w:rsidP="00BD2B64">
            <w:pPr>
              <w:jc w:val="center"/>
            </w:pPr>
            <w:r w:rsidRPr="00774EFD">
              <w:t>0.46</w:t>
            </w:r>
          </w:p>
        </w:tc>
      </w:tr>
      <w:tr w:rsidR="005F4B1B" w:rsidRPr="00774EFD" w14:paraId="4B7674A6" w14:textId="77777777" w:rsidTr="00BD2B64">
        <w:tc>
          <w:tcPr>
            <w:tcW w:w="0" w:type="auto"/>
            <w:gridSpan w:val="2"/>
            <w:vAlign w:val="center"/>
            <w:hideMark/>
          </w:tcPr>
          <w:p w14:paraId="0AAD85EC" w14:textId="77777777" w:rsidR="005F4B1B" w:rsidRPr="00774EFD" w:rsidRDefault="005F4B1B" w:rsidP="00BD2B64">
            <w:pPr>
              <w:jc w:val="center"/>
            </w:pPr>
            <w:r w:rsidRPr="00774EFD">
              <w:t>Urbano</w:t>
            </w:r>
          </w:p>
        </w:tc>
        <w:tc>
          <w:tcPr>
            <w:tcW w:w="0" w:type="auto"/>
            <w:vAlign w:val="center"/>
            <w:hideMark/>
          </w:tcPr>
          <w:p w14:paraId="3DF76402" w14:textId="77777777" w:rsidR="005F4B1B" w:rsidRPr="00774EFD" w:rsidRDefault="005F4B1B" w:rsidP="00BD2B64">
            <w:pPr>
              <w:jc w:val="center"/>
            </w:pPr>
            <w:r w:rsidRPr="00774EFD">
              <w:t>34,584.54</w:t>
            </w:r>
          </w:p>
        </w:tc>
        <w:tc>
          <w:tcPr>
            <w:tcW w:w="0" w:type="auto"/>
            <w:vAlign w:val="center"/>
            <w:hideMark/>
          </w:tcPr>
          <w:p w14:paraId="56C4802F" w14:textId="77777777" w:rsidR="005F4B1B" w:rsidRPr="00774EFD" w:rsidRDefault="005F4B1B" w:rsidP="00BD2B64">
            <w:pPr>
              <w:jc w:val="center"/>
            </w:pPr>
            <w:r w:rsidRPr="00774EFD">
              <w:t>0.62</w:t>
            </w:r>
          </w:p>
        </w:tc>
      </w:tr>
      <w:tr w:rsidR="005F4B1B" w:rsidRPr="00774EFD" w14:paraId="50C7833A" w14:textId="77777777" w:rsidTr="00BD2B64">
        <w:tc>
          <w:tcPr>
            <w:tcW w:w="0" w:type="auto"/>
            <w:gridSpan w:val="2"/>
            <w:vAlign w:val="center"/>
            <w:hideMark/>
          </w:tcPr>
          <w:p w14:paraId="1A65DB86" w14:textId="77777777" w:rsidR="005F4B1B" w:rsidRPr="00774EFD" w:rsidRDefault="005F4B1B" w:rsidP="00BD2B64">
            <w:pPr>
              <w:jc w:val="center"/>
            </w:pPr>
            <w:r w:rsidRPr="00774EFD">
              <w:t>Vegetación de valor ambiental</w:t>
            </w:r>
          </w:p>
        </w:tc>
        <w:tc>
          <w:tcPr>
            <w:tcW w:w="0" w:type="auto"/>
            <w:vAlign w:val="center"/>
            <w:hideMark/>
          </w:tcPr>
          <w:p w14:paraId="50A367A4" w14:textId="77777777" w:rsidR="005F4B1B" w:rsidRPr="00774EFD" w:rsidRDefault="005F4B1B" w:rsidP="00BD2B64">
            <w:pPr>
              <w:jc w:val="center"/>
            </w:pPr>
            <w:r w:rsidRPr="00774EFD">
              <w:t>302,802.63</w:t>
            </w:r>
          </w:p>
        </w:tc>
        <w:tc>
          <w:tcPr>
            <w:tcW w:w="0" w:type="auto"/>
            <w:vAlign w:val="center"/>
            <w:hideMark/>
          </w:tcPr>
          <w:p w14:paraId="27CBCEC1" w14:textId="77777777" w:rsidR="005F4B1B" w:rsidRPr="00774EFD" w:rsidRDefault="005F4B1B" w:rsidP="00BD2B64">
            <w:pPr>
              <w:jc w:val="center"/>
            </w:pPr>
            <w:r w:rsidRPr="00774EFD">
              <w:t>5.46</w:t>
            </w:r>
          </w:p>
        </w:tc>
      </w:tr>
      <w:tr w:rsidR="005F4B1B" w:rsidRPr="00774EFD" w14:paraId="30342D22" w14:textId="77777777" w:rsidTr="00BD2B64">
        <w:tc>
          <w:tcPr>
            <w:tcW w:w="0" w:type="auto"/>
            <w:gridSpan w:val="2"/>
            <w:vAlign w:val="center"/>
            <w:hideMark/>
          </w:tcPr>
          <w:p w14:paraId="11021BFE" w14:textId="77777777" w:rsidR="005F4B1B" w:rsidRPr="00774EFD" w:rsidRDefault="005F4B1B" w:rsidP="00BD2B64">
            <w:pPr>
              <w:jc w:val="center"/>
            </w:pPr>
            <w:r w:rsidRPr="00774EFD">
              <w:t>Vegetación secundaria arbórea</w:t>
            </w:r>
          </w:p>
        </w:tc>
        <w:tc>
          <w:tcPr>
            <w:tcW w:w="0" w:type="auto"/>
            <w:vAlign w:val="center"/>
            <w:hideMark/>
          </w:tcPr>
          <w:p w14:paraId="18F8A389" w14:textId="77777777" w:rsidR="005F4B1B" w:rsidRPr="00774EFD" w:rsidRDefault="005F4B1B" w:rsidP="00BD2B64">
            <w:pPr>
              <w:jc w:val="center"/>
            </w:pPr>
            <w:r w:rsidRPr="00774EFD">
              <w:t>1,708,915.21</w:t>
            </w:r>
          </w:p>
        </w:tc>
        <w:tc>
          <w:tcPr>
            <w:tcW w:w="0" w:type="auto"/>
            <w:vAlign w:val="center"/>
            <w:hideMark/>
          </w:tcPr>
          <w:p w14:paraId="15A68475" w14:textId="77777777" w:rsidR="005F4B1B" w:rsidRPr="00774EFD" w:rsidRDefault="005F4B1B" w:rsidP="00BD2B64">
            <w:pPr>
              <w:jc w:val="center"/>
            </w:pPr>
            <w:r w:rsidRPr="00774EFD">
              <w:t>30.82</w:t>
            </w:r>
          </w:p>
        </w:tc>
      </w:tr>
      <w:tr w:rsidR="005F4B1B" w:rsidRPr="00774EFD" w14:paraId="033D7F99" w14:textId="77777777" w:rsidTr="00BD2B64">
        <w:tc>
          <w:tcPr>
            <w:tcW w:w="0" w:type="auto"/>
            <w:gridSpan w:val="2"/>
            <w:vAlign w:val="center"/>
            <w:hideMark/>
          </w:tcPr>
          <w:p w14:paraId="5CB446C5" w14:textId="77777777" w:rsidR="005F4B1B" w:rsidRPr="00774EFD" w:rsidRDefault="005F4B1B" w:rsidP="00BD2B64">
            <w:pPr>
              <w:jc w:val="center"/>
            </w:pPr>
            <w:r w:rsidRPr="00774EFD">
              <w:t>Vegetación secundaria arbustiva</w:t>
            </w:r>
          </w:p>
        </w:tc>
        <w:tc>
          <w:tcPr>
            <w:tcW w:w="0" w:type="auto"/>
            <w:vAlign w:val="center"/>
            <w:hideMark/>
          </w:tcPr>
          <w:p w14:paraId="0B0BD01B" w14:textId="77777777" w:rsidR="005F4B1B" w:rsidRPr="00774EFD" w:rsidRDefault="005F4B1B" w:rsidP="00BD2B64">
            <w:pPr>
              <w:jc w:val="center"/>
            </w:pPr>
            <w:r w:rsidRPr="00774EFD">
              <w:t>346,093.59</w:t>
            </w:r>
          </w:p>
        </w:tc>
        <w:tc>
          <w:tcPr>
            <w:tcW w:w="0" w:type="auto"/>
            <w:vAlign w:val="center"/>
            <w:hideMark/>
          </w:tcPr>
          <w:p w14:paraId="5F3B5BCC" w14:textId="77777777" w:rsidR="005F4B1B" w:rsidRPr="00774EFD" w:rsidRDefault="005F4B1B" w:rsidP="00BD2B64">
            <w:pPr>
              <w:jc w:val="center"/>
            </w:pPr>
            <w:r w:rsidRPr="00774EFD">
              <w:t>6.24</w:t>
            </w:r>
          </w:p>
        </w:tc>
      </w:tr>
      <w:tr w:rsidR="005F4B1B" w:rsidRPr="00774EFD" w14:paraId="40441556" w14:textId="77777777" w:rsidTr="00BD2B64">
        <w:tc>
          <w:tcPr>
            <w:tcW w:w="0" w:type="auto"/>
            <w:gridSpan w:val="2"/>
            <w:vAlign w:val="center"/>
            <w:hideMark/>
          </w:tcPr>
          <w:p w14:paraId="6954C5EE" w14:textId="77777777" w:rsidR="005F4B1B" w:rsidRPr="00774EFD" w:rsidRDefault="005F4B1B" w:rsidP="00BD2B64">
            <w:pPr>
              <w:jc w:val="center"/>
            </w:pPr>
            <w:r w:rsidRPr="00774EFD">
              <w:t>Vegetación secundaria herbácea</w:t>
            </w:r>
          </w:p>
        </w:tc>
        <w:tc>
          <w:tcPr>
            <w:tcW w:w="0" w:type="auto"/>
            <w:vAlign w:val="center"/>
            <w:hideMark/>
          </w:tcPr>
          <w:p w14:paraId="743A21E3" w14:textId="77777777" w:rsidR="005F4B1B" w:rsidRPr="00774EFD" w:rsidRDefault="005F4B1B" w:rsidP="00BD2B64">
            <w:pPr>
              <w:jc w:val="center"/>
            </w:pPr>
            <w:r w:rsidRPr="00774EFD">
              <w:t>3,061.65</w:t>
            </w:r>
          </w:p>
        </w:tc>
        <w:tc>
          <w:tcPr>
            <w:tcW w:w="0" w:type="auto"/>
            <w:vAlign w:val="center"/>
            <w:hideMark/>
          </w:tcPr>
          <w:p w14:paraId="7532FDEB" w14:textId="77777777" w:rsidR="005F4B1B" w:rsidRPr="00774EFD" w:rsidRDefault="005F4B1B" w:rsidP="00BD2B64">
            <w:pPr>
              <w:jc w:val="center"/>
            </w:pPr>
            <w:r w:rsidRPr="00774EFD">
              <w:t>0.06</w:t>
            </w:r>
          </w:p>
        </w:tc>
      </w:tr>
      <w:tr w:rsidR="005F4B1B" w:rsidRPr="00774EFD" w14:paraId="45FC2A90" w14:textId="77777777" w:rsidTr="00BD2B64">
        <w:tc>
          <w:tcPr>
            <w:tcW w:w="0" w:type="auto"/>
            <w:gridSpan w:val="2"/>
            <w:vAlign w:val="center"/>
            <w:hideMark/>
          </w:tcPr>
          <w:p w14:paraId="0EF34C8D" w14:textId="77777777" w:rsidR="005F4B1B" w:rsidRPr="00774EFD" w:rsidRDefault="005F4B1B" w:rsidP="00BD2B64">
            <w:pPr>
              <w:jc w:val="center"/>
              <w:rPr>
                <w:b/>
                <w:bCs/>
              </w:rPr>
            </w:pPr>
            <w:r w:rsidRPr="00774EFD">
              <w:rPr>
                <w:b/>
                <w:bCs/>
              </w:rPr>
              <w:t>Total general</w:t>
            </w:r>
          </w:p>
        </w:tc>
        <w:tc>
          <w:tcPr>
            <w:tcW w:w="0" w:type="auto"/>
            <w:vAlign w:val="center"/>
            <w:hideMark/>
          </w:tcPr>
          <w:p w14:paraId="26CC7B91" w14:textId="77777777" w:rsidR="005F4B1B" w:rsidRPr="00774EFD" w:rsidRDefault="005F4B1B" w:rsidP="00BD2B64">
            <w:pPr>
              <w:jc w:val="center"/>
              <w:rPr>
                <w:b/>
                <w:bCs/>
              </w:rPr>
            </w:pPr>
            <w:r w:rsidRPr="00774EFD">
              <w:rPr>
                <w:b/>
                <w:bCs/>
              </w:rPr>
              <w:t>5,544,960.44</w:t>
            </w:r>
          </w:p>
        </w:tc>
        <w:tc>
          <w:tcPr>
            <w:tcW w:w="0" w:type="auto"/>
            <w:vAlign w:val="center"/>
            <w:hideMark/>
          </w:tcPr>
          <w:p w14:paraId="0DAD21F3" w14:textId="77777777" w:rsidR="005F4B1B" w:rsidRPr="00774EFD" w:rsidRDefault="005F4B1B" w:rsidP="00BD2B64">
            <w:pPr>
              <w:jc w:val="center"/>
              <w:rPr>
                <w:b/>
                <w:bCs/>
              </w:rPr>
            </w:pPr>
            <w:r w:rsidRPr="00774EFD">
              <w:rPr>
                <w:b/>
                <w:bCs/>
              </w:rPr>
              <w:t>100.00</w:t>
            </w:r>
          </w:p>
        </w:tc>
      </w:tr>
    </w:tbl>
    <w:p w14:paraId="75F9B47F" w14:textId="77777777" w:rsidR="005F4B1B" w:rsidRPr="00444E07" w:rsidRDefault="005F4B1B" w:rsidP="005F4B1B">
      <w:r w:rsidRPr="002E387E">
        <w:rPr>
          <w:rStyle w:val="nfasissutil"/>
        </w:rPr>
        <w:t>Fuente: Elaboración propia</w:t>
      </w:r>
    </w:p>
    <w:p w14:paraId="078E5258" w14:textId="77777777" w:rsidR="005F4B1B" w:rsidRPr="00774EFD" w:rsidRDefault="005F4B1B" w:rsidP="005F4B1B">
      <w:pPr>
        <w:pStyle w:val="Ttulo7"/>
      </w:pPr>
      <w:r w:rsidRPr="00774EFD">
        <w:t>Biodiversidad y conservación </w:t>
      </w:r>
    </w:p>
    <w:p w14:paraId="79F9A426" w14:textId="77777777" w:rsidR="005F4B1B" w:rsidRPr="00774EFD" w:rsidRDefault="005F4B1B" w:rsidP="005F4B1B">
      <w:pPr>
        <w:pStyle w:val="Ttulo8"/>
        <w:rPr>
          <w:b/>
          <w:bCs/>
        </w:rPr>
      </w:pPr>
      <w:r w:rsidRPr="00774EFD">
        <w:t>Áreas Naturales Protegidas y Sitios Prioritarios para la Conservación</w:t>
      </w:r>
    </w:p>
    <w:p w14:paraId="791B501F" w14:textId="77777777" w:rsidR="005F4B1B" w:rsidRPr="00774EFD" w:rsidRDefault="005F4B1B" w:rsidP="005F4B1B">
      <w:pPr>
        <w:spacing w:after="0"/>
        <w:rPr>
          <w:b/>
          <w:bCs/>
        </w:rPr>
      </w:pPr>
      <w:r w:rsidRPr="00774EFD">
        <w:rPr>
          <w:b/>
          <w:bCs/>
        </w:rPr>
        <w:t>Descri</w:t>
      </w:r>
      <w:r>
        <w:rPr>
          <w:b/>
          <w:bCs/>
        </w:rPr>
        <w:t>pción</w:t>
      </w:r>
      <w:r w:rsidRPr="00774EFD">
        <w:rPr>
          <w:b/>
          <w:bCs/>
        </w:rPr>
        <w:t>:</w:t>
      </w:r>
      <w:r>
        <w:rPr>
          <w:b/>
          <w:bCs/>
        </w:rPr>
        <w:t xml:space="preserve"> </w:t>
      </w:r>
      <w:r w:rsidRPr="00774EFD">
        <w:t>En este tema las variables corresponden a las ANPs de competencia Federal y Municipal, las ADVC, las RTP, RMP, RHP, AICAs y Sitios RAMSAR que existen en el estado.</w:t>
      </w:r>
    </w:p>
    <w:p w14:paraId="27DD9B17" w14:textId="77777777" w:rsidR="005F4B1B" w:rsidRPr="00774EFD" w:rsidRDefault="005F4B1B" w:rsidP="005F4B1B">
      <w:pPr>
        <w:spacing w:after="0"/>
        <w:rPr>
          <w:b/>
          <w:bCs/>
        </w:rPr>
      </w:pPr>
      <w:r w:rsidRPr="00774EFD">
        <w:rPr>
          <w:b/>
          <w:bCs/>
        </w:rPr>
        <w:t>Variables:</w:t>
      </w:r>
      <w:r>
        <w:rPr>
          <w:b/>
          <w:bCs/>
        </w:rPr>
        <w:t xml:space="preserve"> </w:t>
      </w:r>
      <w:r w:rsidRPr="00774EFD">
        <w:t>Áreas Naturales Protegidas de competencia Federal, Municipal y Áreas Destinadas Voluntariamente a la Conservación (ADVC)</w:t>
      </w:r>
      <w:r w:rsidRPr="00444E07">
        <w:t xml:space="preserve">, </w:t>
      </w:r>
      <w:r w:rsidRPr="00774EFD">
        <w:t>Regiones Terrestres Prioritarias</w:t>
      </w:r>
      <w:r w:rsidRPr="00444E07">
        <w:t xml:space="preserve">, </w:t>
      </w:r>
      <w:r w:rsidRPr="00774EFD">
        <w:t>Regiones Marinas Prioritarias</w:t>
      </w:r>
      <w:r w:rsidRPr="00444E07">
        <w:t xml:space="preserve">, </w:t>
      </w:r>
      <w:r w:rsidRPr="00774EFD">
        <w:t>Regiones Hidrológicas Prioritarias</w:t>
      </w:r>
      <w:r w:rsidRPr="00444E07">
        <w:t xml:space="preserve">, </w:t>
      </w:r>
      <w:r w:rsidRPr="00774EFD">
        <w:t>Sitios RAMSAR</w:t>
      </w:r>
      <w:r w:rsidRPr="00444E07">
        <w:t xml:space="preserve"> y </w:t>
      </w:r>
      <w:r w:rsidRPr="00774EFD">
        <w:t>AICAS</w:t>
      </w:r>
      <w:r w:rsidRPr="00444E07">
        <w:t>.</w:t>
      </w:r>
    </w:p>
    <w:p w14:paraId="7B93957F" w14:textId="77777777" w:rsidR="005F4B1B" w:rsidRPr="00774EFD" w:rsidRDefault="005F4B1B" w:rsidP="005F4B1B">
      <w:pPr>
        <w:spacing w:after="0"/>
        <w:rPr>
          <w:b/>
          <w:bCs/>
        </w:rPr>
      </w:pPr>
      <w:r w:rsidRPr="00774EFD">
        <w:rPr>
          <w:b/>
          <w:bCs/>
        </w:rPr>
        <w:t>Capas utilizadas:</w:t>
      </w:r>
      <w:r w:rsidRPr="00774EFD">
        <w:t> C04_ADVC_CONANP_CONABIO_2022</w:t>
      </w:r>
      <w:r w:rsidRPr="00444E07">
        <w:t xml:space="preserve">, </w:t>
      </w:r>
      <w:r w:rsidRPr="00774EFD">
        <w:t>C04_AICAS_CONABIO_2023</w:t>
      </w:r>
      <w:r w:rsidRPr="00444E07">
        <w:t xml:space="preserve">, </w:t>
      </w:r>
      <w:r w:rsidRPr="00774EFD">
        <w:t>C04_AICONSERVACIONA_CONABIO_2023</w:t>
      </w:r>
      <w:r w:rsidRPr="00444E07">
        <w:t xml:space="preserve">, </w:t>
      </w:r>
      <w:r w:rsidRPr="00774EFD">
        <w:t>C04_ANPEstatal_CONANP_CONABIO_2022</w:t>
      </w:r>
      <w:r w:rsidRPr="00444E07">
        <w:t xml:space="preserve">, </w:t>
      </w:r>
      <w:r w:rsidRPr="00774EFD">
        <w:t>C04_ANPFederal_CONANP_CONABIO_2022</w:t>
      </w:r>
      <w:r w:rsidRPr="00444E07">
        <w:t xml:space="preserve">, </w:t>
      </w:r>
      <w:r w:rsidRPr="00774EFD">
        <w:t>C04_ZNANP_CONANP_2023</w:t>
      </w:r>
      <w:r w:rsidRPr="00444E07">
        <w:t xml:space="preserve">, </w:t>
      </w:r>
      <w:r w:rsidRPr="00774EFD">
        <w:t>C04_RAMSAR_CONANP_CONABIO_2023</w:t>
      </w:r>
      <w:r w:rsidRPr="00444E07">
        <w:t xml:space="preserve">, </w:t>
      </w:r>
      <w:r w:rsidRPr="00774EFD">
        <w:t>C04_RAMSARpunto_CONANP_CONABIO_2023</w:t>
      </w:r>
      <w:r w:rsidRPr="00444E07">
        <w:t xml:space="preserve">, </w:t>
      </w:r>
      <w:r w:rsidRPr="00774EFD">
        <w:t>C04_RHPrioritarias_CONABIO_2004</w:t>
      </w:r>
      <w:r w:rsidRPr="00444E07">
        <w:t xml:space="preserve">, </w:t>
      </w:r>
      <w:r w:rsidRPr="00774EFD">
        <w:t>C04_RMARPrioritarias_CONABIO_2004</w:t>
      </w:r>
      <w:r w:rsidRPr="00444E07">
        <w:t>,</w:t>
      </w:r>
      <w:r w:rsidRPr="00774EFD">
        <w:t xml:space="preserve"> C04_RMARPrioritarias_CONABIO_2023</w:t>
      </w:r>
      <w:r w:rsidRPr="00444E07">
        <w:t xml:space="preserve">, </w:t>
      </w:r>
      <w:r w:rsidRPr="00774EFD">
        <w:t>C04_RTPrioritarias_CONABIO_2004 y C04_RTPrioritarias_CONABIO_2023</w:t>
      </w:r>
    </w:p>
    <w:p w14:paraId="67DB28AA" w14:textId="77777777" w:rsidR="005F4B1B" w:rsidRPr="00774EFD" w:rsidRDefault="005F4B1B" w:rsidP="005F4B1B">
      <w:pPr>
        <w:spacing w:after="0"/>
        <w:rPr>
          <w:b/>
          <w:bCs/>
        </w:rPr>
      </w:pPr>
      <w:r w:rsidRPr="0039640C">
        <w:rPr>
          <w:b/>
          <w:bCs/>
        </w:rPr>
        <w:t>Descripción a</w:t>
      </w:r>
      <w:r w:rsidRPr="00774EFD">
        <w:rPr>
          <w:b/>
          <w:bCs/>
        </w:rPr>
        <w:t>nalítica:</w:t>
      </w:r>
    </w:p>
    <w:p w14:paraId="5DB3E197" w14:textId="77777777" w:rsidR="005F4B1B" w:rsidRPr="00774EFD" w:rsidRDefault="005F4B1B" w:rsidP="005F4B1B">
      <w:pPr>
        <w:spacing w:after="0"/>
        <w:rPr>
          <w:b/>
          <w:bCs/>
        </w:rPr>
      </w:pPr>
      <w:r w:rsidRPr="00774EFD">
        <w:rPr>
          <w:b/>
          <w:bCs/>
        </w:rPr>
        <w:t>Áreas Naturales Protegidas de competencia Federal (Superficie en el estado (ha)): Tabla 41</w:t>
      </w:r>
    </w:p>
    <w:p w14:paraId="58E243E8" w14:textId="77777777" w:rsidR="005F4B1B" w:rsidRPr="00774EFD" w:rsidRDefault="005F4B1B">
      <w:pPr>
        <w:numPr>
          <w:ilvl w:val="0"/>
          <w:numId w:val="5"/>
        </w:numPr>
        <w:spacing w:after="0"/>
      </w:pPr>
      <w:r w:rsidRPr="00774EFD">
        <w:t>Áreas de Protección de Flora y Fauna: </w:t>
      </w:r>
    </w:p>
    <w:p w14:paraId="7B540441" w14:textId="77777777" w:rsidR="005F4B1B" w:rsidRPr="00774EFD" w:rsidRDefault="005F4B1B" w:rsidP="005F4B1B">
      <w:pPr>
        <w:spacing w:after="0"/>
      </w:pPr>
      <w:r w:rsidRPr="00774EFD">
        <w:t>Bala’an K’aax a/ (13,233.74), Laguna de Términos (702,624.22), Balam Kin (115,658.24)</w:t>
      </w:r>
    </w:p>
    <w:p w14:paraId="61341DCF" w14:textId="77777777" w:rsidR="005F4B1B" w:rsidRPr="00774EFD" w:rsidRDefault="005F4B1B">
      <w:pPr>
        <w:numPr>
          <w:ilvl w:val="0"/>
          <w:numId w:val="6"/>
        </w:numPr>
        <w:spacing w:after="0"/>
      </w:pPr>
      <w:r w:rsidRPr="00774EFD">
        <w:t>Reserva de la Biósfera</w:t>
      </w:r>
    </w:p>
    <w:p w14:paraId="27687321" w14:textId="77777777" w:rsidR="005F4B1B" w:rsidRPr="00774EFD" w:rsidRDefault="005F4B1B" w:rsidP="005F4B1B">
      <w:pPr>
        <w:spacing w:after="0"/>
      </w:pPr>
      <w:r w:rsidRPr="00774EFD">
        <w:t>Calakmul (728,908.57), Ría Celestúna/ (23,442.54), Los Petenes (282,857.63), Pantanos de Centlaa/ (15,154.79), Balam Kú (463,441.75)</w:t>
      </w:r>
    </w:p>
    <w:p w14:paraId="6D158629" w14:textId="77777777" w:rsidR="005F4B1B" w:rsidRPr="00774EFD" w:rsidRDefault="005F4B1B" w:rsidP="005F4B1B">
      <w:pPr>
        <w:spacing w:after="0"/>
        <w:rPr>
          <w:b/>
          <w:bCs/>
        </w:rPr>
      </w:pPr>
      <w:r w:rsidRPr="00774EFD">
        <w:rPr>
          <w:b/>
          <w:bCs/>
        </w:rPr>
        <w:t>Áreas Naturales Protegidas de competencia Municipal (Superficie en el estado (ha)): Tabla 42</w:t>
      </w:r>
    </w:p>
    <w:p w14:paraId="6DC8D68B" w14:textId="77777777" w:rsidR="005F4B1B" w:rsidRPr="00774EFD" w:rsidRDefault="005F4B1B" w:rsidP="005F4B1B">
      <w:pPr>
        <w:spacing w:after="0"/>
      </w:pPr>
      <w:r w:rsidRPr="00774EFD">
        <w:t>Parque Urbano Salto Grande, con 1,569 hectáreas</w:t>
      </w:r>
    </w:p>
    <w:p w14:paraId="4CDB71E1" w14:textId="77777777" w:rsidR="005F4B1B" w:rsidRPr="00774EFD" w:rsidRDefault="005F4B1B" w:rsidP="005F4B1B">
      <w:pPr>
        <w:spacing w:after="0"/>
        <w:rPr>
          <w:b/>
          <w:bCs/>
        </w:rPr>
      </w:pPr>
      <w:r w:rsidRPr="00774EFD">
        <w:rPr>
          <w:b/>
          <w:bCs/>
        </w:rPr>
        <w:t>Áreas Destinadas Voluntariamente a la Conservación: </w:t>
      </w:r>
    </w:p>
    <w:p w14:paraId="19ACA76C" w14:textId="77777777" w:rsidR="005F4B1B" w:rsidRPr="00774EFD" w:rsidRDefault="005F4B1B">
      <w:pPr>
        <w:numPr>
          <w:ilvl w:val="0"/>
          <w:numId w:val="7"/>
        </w:numPr>
        <w:spacing w:after="0"/>
      </w:pPr>
      <w:r w:rsidRPr="00774EFD">
        <w:t>27 ADVC, equivalente a 122,150.10 hectáreas</w:t>
      </w:r>
    </w:p>
    <w:p w14:paraId="0F9F962E" w14:textId="77777777" w:rsidR="005F4B1B" w:rsidRPr="00774EFD" w:rsidRDefault="005F4B1B" w:rsidP="005F4B1B">
      <w:pPr>
        <w:spacing w:after="0"/>
        <w:rPr>
          <w:b/>
          <w:bCs/>
        </w:rPr>
      </w:pPr>
      <w:r w:rsidRPr="00774EFD">
        <w:rPr>
          <w:b/>
          <w:bCs/>
        </w:rPr>
        <w:t>Regiones Terrestres Prioritarias: Tabla 43</w:t>
      </w:r>
    </w:p>
    <w:p w14:paraId="7851222C" w14:textId="77777777" w:rsidR="005F4B1B" w:rsidRPr="00774EFD" w:rsidRDefault="005F4B1B">
      <w:pPr>
        <w:numPr>
          <w:ilvl w:val="0"/>
          <w:numId w:val="8"/>
        </w:numPr>
        <w:spacing w:after="0"/>
      </w:pPr>
      <w:r w:rsidRPr="00774EFD">
        <w:t>Silvituc-Calakmul: 2,029,820.82 ha, más de 16 especies de fauna de importancia ecosistémica y 1,600 especies de plantas vasculares</w:t>
      </w:r>
    </w:p>
    <w:p w14:paraId="5B98EC6A" w14:textId="77777777" w:rsidR="005F4B1B" w:rsidRPr="00774EFD" w:rsidRDefault="005F4B1B">
      <w:pPr>
        <w:numPr>
          <w:ilvl w:val="0"/>
          <w:numId w:val="8"/>
        </w:numPr>
        <w:spacing w:after="0"/>
      </w:pPr>
      <w:r w:rsidRPr="00774EFD">
        <w:t>Pantanos de Centla: 351,735.95 ha, 60 especies de peces, 85 de reptiles, 26 de anfibios, 103 de mamíferos, 264 especies de aves y 568 especies de plantas</w:t>
      </w:r>
    </w:p>
    <w:p w14:paraId="14B29738" w14:textId="77777777" w:rsidR="005F4B1B" w:rsidRPr="00774EFD" w:rsidRDefault="005F4B1B">
      <w:pPr>
        <w:numPr>
          <w:ilvl w:val="0"/>
          <w:numId w:val="8"/>
        </w:numPr>
        <w:spacing w:after="0"/>
      </w:pPr>
      <w:r w:rsidRPr="00774EFD">
        <w:t>Sur del Punto Put: 177,566.61 ha, sin datos de biodiversidad</w:t>
      </w:r>
    </w:p>
    <w:p w14:paraId="22600AB9" w14:textId="77777777" w:rsidR="005F4B1B" w:rsidRPr="00774EFD" w:rsidRDefault="005F4B1B">
      <w:pPr>
        <w:numPr>
          <w:ilvl w:val="0"/>
          <w:numId w:val="8"/>
        </w:numPr>
        <w:spacing w:after="0"/>
      </w:pPr>
      <w:r w:rsidRPr="00774EFD">
        <w:t>Petenes-Ría Celestún: 133,720.17 ha, más de 13 especies de fauna y 11 de flora de importancia ecosistémica </w:t>
      </w:r>
    </w:p>
    <w:p w14:paraId="59882AB4" w14:textId="77777777" w:rsidR="005F4B1B" w:rsidRPr="00774EFD" w:rsidRDefault="005F4B1B" w:rsidP="005F4B1B">
      <w:pPr>
        <w:spacing w:after="0"/>
        <w:rPr>
          <w:b/>
          <w:bCs/>
        </w:rPr>
      </w:pPr>
      <w:r w:rsidRPr="00774EFD">
        <w:rPr>
          <w:b/>
          <w:bCs/>
        </w:rPr>
        <w:t>Regiones Hidrológicas Prioritarias: Tabla 44</w:t>
      </w:r>
    </w:p>
    <w:p w14:paraId="57DB30E1" w14:textId="77777777" w:rsidR="005F4B1B" w:rsidRPr="00774EFD" w:rsidRDefault="005F4B1B">
      <w:pPr>
        <w:numPr>
          <w:ilvl w:val="0"/>
          <w:numId w:val="9"/>
        </w:numPr>
        <w:spacing w:after="0"/>
      </w:pPr>
      <w:r w:rsidRPr="00774EFD">
        <w:lastRenderedPageBreak/>
        <w:t>Calakmul: 414,495.57 ha, Recursos hídricos: charcas temporales, pozos y corrientes subterráneas, más de cuatro especies de fauna y cuatro de flora de importancia ecosistémica </w:t>
      </w:r>
    </w:p>
    <w:p w14:paraId="0EEEFA63" w14:textId="77777777" w:rsidR="005F4B1B" w:rsidRPr="00774EFD" w:rsidRDefault="005F4B1B">
      <w:pPr>
        <w:numPr>
          <w:ilvl w:val="0"/>
          <w:numId w:val="9"/>
        </w:numPr>
        <w:spacing w:after="0"/>
      </w:pPr>
      <w:r w:rsidRPr="00774EFD">
        <w:t>Sur de Campeche: 708,638.46 ha, Recursos hídricos: Lago Noh, Río Candelaria, más de 16 especies de fauna y nueve de flora de importancia ecosistémica </w:t>
      </w:r>
    </w:p>
    <w:p w14:paraId="010868DB" w14:textId="77777777" w:rsidR="005F4B1B" w:rsidRPr="00774EFD" w:rsidRDefault="005F4B1B">
      <w:pPr>
        <w:numPr>
          <w:ilvl w:val="0"/>
          <w:numId w:val="9"/>
        </w:numPr>
        <w:spacing w:after="0"/>
      </w:pPr>
      <w:r w:rsidRPr="00774EFD">
        <w:t>Cabecera del Río Champotón: 172,502.66 ha, Recursos hídricos: Río Champotón, más de cuatro grupos de especies de fauna y tres especies de flora de importancia ecosistémica  </w:t>
      </w:r>
    </w:p>
    <w:p w14:paraId="3AAB5893" w14:textId="77777777" w:rsidR="005F4B1B" w:rsidRPr="00774EFD" w:rsidRDefault="005F4B1B">
      <w:pPr>
        <w:numPr>
          <w:ilvl w:val="0"/>
          <w:numId w:val="9"/>
        </w:numPr>
        <w:spacing w:after="0"/>
      </w:pPr>
      <w:r w:rsidRPr="00774EFD">
        <w:t>Cabecera del Río Candelaria: 102,579.03 ha, Recursos hídricos: Humedales y, Río Candelaria, más de 13 especies de flora de importancia ecosistémica  </w:t>
      </w:r>
    </w:p>
    <w:p w14:paraId="5A71D006" w14:textId="77777777" w:rsidR="005F4B1B" w:rsidRPr="00774EFD" w:rsidRDefault="005F4B1B">
      <w:pPr>
        <w:numPr>
          <w:ilvl w:val="0"/>
          <w:numId w:val="9"/>
        </w:numPr>
        <w:spacing w:after="0"/>
      </w:pPr>
      <w:r w:rsidRPr="00774EFD">
        <w:t>Boca del Río Champotón: 73,490.77 ha, Recursos hídricos: Río Champotón y arroyos, más de tres grupos de especies de fauna y cuatro especies de flora de importancia ecosistémica  </w:t>
      </w:r>
    </w:p>
    <w:p w14:paraId="5B466C91" w14:textId="77777777" w:rsidR="005F4B1B" w:rsidRPr="00774EFD" w:rsidRDefault="005F4B1B" w:rsidP="005F4B1B">
      <w:pPr>
        <w:spacing w:after="0"/>
        <w:rPr>
          <w:b/>
          <w:bCs/>
        </w:rPr>
      </w:pPr>
      <w:r w:rsidRPr="00774EFD">
        <w:rPr>
          <w:b/>
          <w:bCs/>
        </w:rPr>
        <w:t>Regiones Marinas Prioritarias: Tabla 45</w:t>
      </w:r>
    </w:p>
    <w:p w14:paraId="37BFD037" w14:textId="77777777" w:rsidR="005F4B1B" w:rsidRPr="00774EFD" w:rsidRDefault="005F4B1B">
      <w:pPr>
        <w:numPr>
          <w:ilvl w:val="0"/>
          <w:numId w:val="10"/>
        </w:numPr>
        <w:spacing w:after="0"/>
      </w:pPr>
      <w:r w:rsidRPr="00774EFD">
        <w:t>Pantanos de Centla-Laguna de Términos: 55,114 ha, Importancia: Representa el aporte hídrico más importante del país. Biodiversidad: más de 23 grupos de especies de flora y fauna de importancia ecosistémica </w:t>
      </w:r>
    </w:p>
    <w:p w14:paraId="54A3AA24" w14:textId="77777777" w:rsidR="005F4B1B" w:rsidRPr="00774EFD" w:rsidRDefault="005F4B1B">
      <w:pPr>
        <w:numPr>
          <w:ilvl w:val="0"/>
          <w:numId w:val="10"/>
        </w:numPr>
        <w:spacing w:after="0"/>
      </w:pPr>
      <w:r w:rsidRPr="00774EFD">
        <w:t>Cayos Campeche: 15,643 ha, Importancia: Zona arrecifal con dunas costeras. Es una zona migratoria de aves y refugio para peces e invertebrados. Biodiversidad: más de 10 grupos de especies de flora y fauna de importancia ecosistémica</w:t>
      </w:r>
    </w:p>
    <w:p w14:paraId="25C310F4" w14:textId="77777777" w:rsidR="005F4B1B" w:rsidRPr="00774EFD" w:rsidRDefault="005F4B1B">
      <w:pPr>
        <w:numPr>
          <w:ilvl w:val="0"/>
          <w:numId w:val="10"/>
        </w:numPr>
        <w:spacing w:after="0"/>
      </w:pPr>
      <w:r w:rsidRPr="00774EFD">
        <w:t>Sonda de Campeche: 13,568 ha, Importancia: Zona de cenotes, ríos, dunas, humedales y franja costera con playas y afloramiento de agua dulce. Zona de crianza y reproducción de peces. Biodiversidad: más de 10 grupos de especies de flora y fauna de importancia ecosistémica </w:t>
      </w:r>
    </w:p>
    <w:p w14:paraId="476E2D5E" w14:textId="77777777" w:rsidR="005F4B1B" w:rsidRPr="00774EFD" w:rsidRDefault="005F4B1B">
      <w:pPr>
        <w:numPr>
          <w:ilvl w:val="0"/>
          <w:numId w:val="10"/>
        </w:numPr>
        <w:spacing w:after="0"/>
      </w:pPr>
      <w:r w:rsidRPr="00774EFD">
        <w:t>Champotón-El Palmar: 13,551 ha, Importancia: Zona oceánica y zona de humedales, lagunas, dunas, marismas y afloramiento de agua dulce y enriquecimiento de nutrientes. Biodiversidad: más de 10 grupos de especies de flora y fauna de importancia ecosistémica </w:t>
      </w:r>
    </w:p>
    <w:p w14:paraId="68CF48FC" w14:textId="77777777" w:rsidR="005F4B1B" w:rsidRPr="00774EFD" w:rsidRDefault="005F4B1B" w:rsidP="005F4B1B">
      <w:pPr>
        <w:spacing w:after="0"/>
        <w:rPr>
          <w:b/>
          <w:bCs/>
        </w:rPr>
      </w:pPr>
      <w:r w:rsidRPr="00774EFD">
        <w:rPr>
          <w:b/>
          <w:bCs/>
        </w:rPr>
        <w:t>AICAs: Nueve AICAS</w:t>
      </w:r>
    </w:p>
    <w:p w14:paraId="732FE394" w14:textId="77777777" w:rsidR="005F4B1B" w:rsidRPr="00774EFD" w:rsidRDefault="005F4B1B">
      <w:pPr>
        <w:numPr>
          <w:ilvl w:val="0"/>
          <w:numId w:val="11"/>
        </w:numPr>
        <w:spacing w:after="0"/>
      </w:pPr>
      <w:r w:rsidRPr="00774EFD">
        <w:t>Ría Celestún: Importancia: Mayor población de flamencos. Avifauna: 304 especies con 12 cuasiendémicas, cinco en peligro, 20 amenazadas, 22 raras y 4 sujetas a protección especial</w:t>
      </w:r>
    </w:p>
    <w:p w14:paraId="0F3AA486" w14:textId="77777777" w:rsidR="005F4B1B" w:rsidRPr="00774EFD" w:rsidRDefault="005F4B1B">
      <w:pPr>
        <w:numPr>
          <w:ilvl w:val="0"/>
          <w:numId w:val="11"/>
        </w:numPr>
        <w:spacing w:after="0"/>
      </w:pPr>
      <w:r w:rsidRPr="00774EFD">
        <w:t>Los Petenes: Importancia: Presencia de varias especies endémicas. Avifauna: 138 especies de aves de 38 familias.</w:t>
      </w:r>
    </w:p>
    <w:p w14:paraId="57C6509E" w14:textId="77777777" w:rsidR="005F4B1B" w:rsidRPr="00774EFD" w:rsidRDefault="005F4B1B">
      <w:pPr>
        <w:numPr>
          <w:ilvl w:val="0"/>
          <w:numId w:val="11"/>
        </w:numPr>
        <w:spacing w:after="0"/>
      </w:pPr>
      <w:r w:rsidRPr="00774EFD">
        <w:t>Sierra de Ticul-Punto Put: Importancia: Zonas de refugio, alimentación y reproducción. Avifauna: 232 especies con varias catalogadas en peligro, amenazadas o raras.</w:t>
      </w:r>
    </w:p>
    <w:p w14:paraId="6E0F901E" w14:textId="77777777" w:rsidR="005F4B1B" w:rsidRPr="00774EFD" w:rsidRDefault="005F4B1B">
      <w:pPr>
        <w:numPr>
          <w:ilvl w:val="0"/>
          <w:numId w:val="11"/>
        </w:numPr>
        <w:spacing w:after="0"/>
      </w:pPr>
      <w:r w:rsidRPr="00774EFD">
        <w:t>Corredor Calakmul-Sian Ka'an: Importancia: Corredor biológico entre Calakmul y Sian Ka’an. Avifauna: Sin información.</w:t>
      </w:r>
    </w:p>
    <w:p w14:paraId="6618BD1E" w14:textId="77777777" w:rsidR="005F4B1B" w:rsidRPr="00774EFD" w:rsidRDefault="005F4B1B">
      <w:pPr>
        <w:numPr>
          <w:ilvl w:val="0"/>
          <w:numId w:val="11"/>
        </w:numPr>
        <w:spacing w:after="0"/>
      </w:pPr>
      <w:r w:rsidRPr="00774EFD">
        <w:t>Islas de la Sonda de Campeche: Importancia: Área de reproducción de aves marinas y sitio de descanso para aves migratorias. Avifauna: Sin información.</w:t>
      </w:r>
    </w:p>
    <w:p w14:paraId="5E1C093B" w14:textId="77777777" w:rsidR="005F4B1B" w:rsidRPr="00774EFD" w:rsidRDefault="005F4B1B">
      <w:pPr>
        <w:numPr>
          <w:ilvl w:val="0"/>
          <w:numId w:val="11"/>
        </w:numPr>
        <w:spacing w:after="0"/>
      </w:pPr>
      <w:r w:rsidRPr="00774EFD">
        <w:t>Calakmul: Importancia: Reserva más grande del trópico mexicano, aquí se encuentran 118 (75.2%) de las 143 especies que existen en el estado dentro de alguna categoría de riesgo. Avifauna: 355 especies, con nueve endémicas o cuasiendémicas.</w:t>
      </w:r>
    </w:p>
    <w:p w14:paraId="749AF466" w14:textId="77777777" w:rsidR="005F4B1B" w:rsidRPr="00774EFD" w:rsidRDefault="005F4B1B">
      <w:pPr>
        <w:numPr>
          <w:ilvl w:val="0"/>
          <w:numId w:val="11"/>
        </w:numPr>
        <w:spacing w:after="0"/>
      </w:pPr>
      <w:r w:rsidRPr="00774EFD">
        <w:t>Laguna de Términos: Importancia: Aloja 84 especies (53.5%) dentro de alguna de las categorías de amenaza. Avifauna: Sin información.</w:t>
      </w:r>
    </w:p>
    <w:p w14:paraId="779ED055" w14:textId="77777777" w:rsidR="005F4B1B" w:rsidRPr="00774EFD" w:rsidRDefault="005F4B1B">
      <w:pPr>
        <w:numPr>
          <w:ilvl w:val="0"/>
          <w:numId w:val="11"/>
        </w:numPr>
        <w:spacing w:after="0"/>
      </w:pPr>
      <w:r w:rsidRPr="00774EFD">
        <w:t>Pantanos de Centla: Importancia: Refugio de aves migratorias (66 especies). Avifauna: Sin información.</w:t>
      </w:r>
    </w:p>
    <w:p w14:paraId="22AB40A5" w14:textId="77777777" w:rsidR="005F4B1B" w:rsidRPr="00774EFD" w:rsidRDefault="005F4B1B">
      <w:pPr>
        <w:numPr>
          <w:ilvl w:val="0"/>
          <w:numId w:val="11"/>
        </w:numPr>
        <w:spacing w:after="0"/>
      </w:pPr>
      <w:r w:rsidRPr="00774EFD">
        <w:t>Sur de Quintana Roo: Importancia: Aquí se registra el 58% de la avifauna del estado de Quintana Roo y 49% de la Península de Yucatán. Área de invernación y conecta la principal reserva del trópico con Sian Ka’an. Avifauna: 224 especies.</w:t>
      </w:r>
    </w:p>
    <w:p w14:paraId="1EDBC5D9" w14:textId="77777777" w:rsidR="005F4B1B" w:rsidRPr="00774EFD" w:rsidRDefault="005F4B1B" w:rsidP="005F4B1B">
      <w:pPr>
        <w:spacing w:after="0"/>
        <w:rPr>
          <w:b/>
          <w:bCs/>
        </w:rPr>
      </w:pPr>
      <w:r w:rsidRPr="00774EFD">
        <w:rPr>
          <w:b/>
          <w:bCs/>
        </w:rPr>
        <w:t>Sitios RAMSAR: Cuatro sitios RAMSAR</w:t>
      </w:r>
    </w:p>
    <w:p w14:paraId="7041C961" w14:textId="77777777" w:rsidR="005F4B1B" w:rsidRPr="00774EFD" w:rsidRDefault="005F4B1B">
      <w:pPr>
        <w:numPr>
          <w:ilvl w:val="0"/>
          <w:numId w:val="12"/>
        </w:numPr>
        <w:spacing w:after="0"/>
      </w:pPr>
      <w:r w:rsidRPr="00774EFD">
        <w:t>Playa Tortuguera Chenkán: Importancia: Sitio de anidación de tortugas marinas en peligro de extinción. Zona de mitigación de inundaciones y prevención de erosión costera</w:t>
      </w:r>
    </w:p>
    <w:p w14:paraId="26D78D3E" w14:textId="77777777" w:rsidR="005F4B1B" w:rsidRPr="00774EFD" w:rsidRDefault="005F4B1B">
      <w:pPr>
        <w:numPr>
          <w:ilvl w:val="0"/>
          <w:numId w:val="12"/>
        </w:numPr>
        <w:spacing w:after="0"/>
      </w:pPr>
      <w:r w:rsidRPr="00774EFD">
        <w:t>Área de Protección de Flora y Fauna Laguna de Términos: Importancia: Es la laguna costera más grande de la costa del Golfo de México. Amenazado por la actividad urbana, industrial, petrolera, agrícola y ganadera de Ciudad del Carmen</w:t>
      </w:r>
    </w:p>
    <w:p w14:paraId="365258DE" w14:textId="77777777" w:rsidR="005F4B1B" w:rsidRPr="00774EFD" w:rsidRDefault="005F4B1B">
      <w:pPr>
        <w:numPr>
          <w:ilvl w:val="0"/>
          <w:numId w:val="12"/>
        </w:numPr>
        <w:spacing w:after="0"/>
      </w:pPr>
      <w:r w:rsidRPr="00774EFD">
        <w:t>Reserva de la Biósfera Los Petenes: Importancia: Alto valor ecosistémico</w:t>
      </w:r>
    </w:p>
    <w:p w14:paraId="10281238" w14:textId="77777777" w:rsidR="005F4B1B" w:rsidRPr="00774EFD" w:rsidRDefault="005F4B1B">
      <w:pPr>
        <w:numPr>
          <w:ilvl w:val="0"/>
          <w:numId w:val="12"/>
        </w:numPr>
        <w:spacing w:after="0"/>
      </w:pPr>
      <w:r w:rsidRPr="00774EFD">
        <w:lastRenderedPageBreak/>
        <w:t>Reserva de la Biósfera Ría Celestún: Importancia: Alto valor ecosistémico en espacio reducido, excelente grado de conservación. 304 especies de aves, especialmente el flamenco rosa</w:t>
      </w:r>
    </w:p>
    <w:p w14:paraId="6C4FB274" w14:textId="77777777" w:rsidR="005F4B1B" w:rsidRPr="00774EFD" w:rsidRDefault="005F4B1B" w:rsidP="005F4B1B">
      <w:pPr>
        <w:spacing w:after="0"/>
      </w:pPr>
      <w:r>
        <w:rPr>
          <w:b/>
          <w:bCs/>
        </w:rPr>
        <w:t>Descripción n</w:t>
      </w:r>
      <w:r w:rsidRPr="00774EFD">
        <w:rPr>
          <w:b/>
          <w:bCs/>
        </w:rPr>
        <w:t>arrativa:</w:t>
      </w:r>
      <w:r>
        <w:t xml:space="preserve"> </w:t>
      </w:r>
      <w:r w:rsidRPr="00774EFD">
        <w:t>Campeche es un estado con un alto grado de biodiversidad e importancia ecológica. El 40% del territorio de Campeche (2.35 millones de hectáreas) está bajo algún tipo de protección legal. Incluye 8 ANP federales, 2 estatales, 1 municipal y 27 Áreas Destinadas Voluntariamente a la Conservación. La Reserva de la Biósfera Calakmul es la reserva de selva tropical más grande de México y Patrimonio Mundial Mixto UNESCO desde 2014. </w:t>
      </w:r>
    </w:p>
    <w:p w14:paraId="487DEA40" w14:textId="77777777" w:rsidR="005F4B1B" w:rsidRPr="00774EFD" w:rsidRDefault="005F4B1B" w:rsidP="005F4B1B">
      <w:r w:rsidRPr="00774EFD">
        <w:t>En el estado existen además cuatro Regiones Terrestres Prioritarias, cinco Regiones Hidrológicas Prioritarias, cuatro Regiones Marinas Prioritarias, nueve Áreas de Importancia para la Conservación de las Aves y 4 sitios Ramsar, los cuales son humedales de alta importancia global para la conservación de la biodiversidad.</w:t>
      </w:r>
    </w:p>
    <w:p w14:paraId="2190787C"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38</w:t>
      </w:r>
      <w:r>
        <w:rPr>
          <w:noProof/>
        </w:rPr>
        <w:fldChar w:fldCharType="end"/>
      </w:r>
      <w:r>
        <w:t xml:space="preserve"> Ficha técnica de Áreas Naturales y Sitios Prioritarios para la Conservación</w:t>
      </w:r>
    </w:p>
    <w:tbl>
      <w:tblPr>
        <w:tblStyle w:val="Tablaconcuadrcula"/>
        <w:tblW w:w="9502" w:type="dxa"/>
        <w:tblLook w:val="04A0" w:firstRow="1" w:lastRow="0" w:firstColumn="1" w:lastColumn="0" w:noHBand="0" w:noVBand="1"/>
      </w:tblPr>
      <w:tblGrid>
        <w:gridCol w:w="2947"/>
        <w:gridCol w:w="1341"/>
        <w:gridCol w:w="167"/>
        <w:gridCol w:w="2432"/>
        <w:gridCol w:w="2615"/>
      </w:tblGrid>
      <w:tr w:rsidR="005F4B1B" w:rsidRPr="00774EFD" w14:paraId="2A2DAD10" w14:textId="77777777" w:rsidTr="00BD2B64">
        <w:trPr>
          <w:trHeight w:val="180"/>
        </w:trPr>
        <w:tc>
          <w:tcPr>
            <w:tcW w:w="0" w:type="auto"/>
            <w:gridSpan w:val="5"/>
            <w:shd w:val="clear" w:color="auto" w:fill="156082" w:themeFill="accent1"/>
            <w:hideMark/>
          </w:tcPr>
          <w:p w14:paraId="3E6B01B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Áreas Naturales Protegidas y Sitios Prioritarios para la Conservación</w:t>
            </w:r>
          </w:p>
        </w:tc>
      </w:tr>
      <w:tr w:rsidR="005F4B1B" w:rsidRPr="00774EFD" w14:paraId="192D180C" w14:textId="77777777" w:rsidTr="00BD2B64">
        <w:trPr>
          <w:trHeight w:val="180"/>
        </w:trPr>
        <w:tc>
          <w:tcPr>
            <w:tcW w:w="0" w:type="auto"/>
            <w:gridSpan w:val="5"/>
            <w:shd w:val="clear" w:color="auto" w:fill="156082" w:themeFill="accent1"/>
            <w:hideMark/>
          </w:tcPr>
          <w:p w14:paraId="355501A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11210F35" w14:textId="77777777" w:rsidTr="00BD2B64">
        <w:trPr>
          <w:trHeight w:val="180"/>
        </w:trPr>
        <w:tc>
          <w:tcPr>
            <w:tcW w:w="2947" w:type="dxa"/>
            <w:shd w:val="clear" w:color="auto" w:fill="156082" w:themeFill="accent1"/>
            <w:hideMark/>
          </w:tcPr>
          <w:p w14:paraId="7200368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1341" w:type="dxa"/>
            <w:shd w:val="clear" w:color="auto" w:fill="156082" w:themeFill="accent1"/>
            <w:hideMark/>
          </w:tcPr>
          <w:p w14:paraId="0D3A009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5214" w:type="dxa"/>
            <w:gridSpan w:val="3"/>
            <w:shd w:val="clear" w:color="auto" w:fill="156082" w:themeFill="accent1"/>
            <w:hideMark/>
          </w:tcPr>
          <w:p w14:paraId="053659D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00AD48A3" w14:textId="77777777" w:rsidTr="00BD2B64">
        <w:trPr>
          <w:trHeight w:val="180"/>
        </w:trPr>
        <w:tc>
          <w:tcPr>
            <w:tcW w:w="2947" w:type="dxa"/>
            <w:hideMark/>
          </w:tcPr>
          <w:p w14:paraId="3C511B07" w14:textId="77777777" w:rsidR="005F4B1B" w:rsidRPr="00774EFD" w:rsidRDefault="005F4B1B" w:rsidP="00BD2B64">
            <w:pPr>
              <w:jc w:val="center"/>
            </w:pPr>
            <w:r w:rsidRPr="00774EFD">
              <w:t>En este tema la variable corresponde a las ANPs de competencia Federal y Municipal, las ADVC, las RTP, RMP, RHP, AICAs y Sitios RAMSAR  que existen en el estado</w:t>
            </w:r>
          </w:p>
        </w:tc>
        <w:tc>
          <w:tcPr>
            <w:tcW w:w="1341" w:type="dxa"/>
            <w:hideMark/>
          </w:tcPr>
          <w:p w14:paraId="0E86ACEB" w14:textId="77777777" w:rsidR="005F4B1B" w:rsidRPr="00774EFD" w:rsidRDefault="005F4B1B" w:rsidP="00BD2B64">
            <w:pPr>
              <w:jc w:val="center"/>
            </w:pPr>
            <w:r w:rsidRPr="00774EFD">
              <w:t>ANPs Federales, ANPs Municipales, ADVC, RTP, RMP, RHP, AICAs y Sitios RAMSAR</w:t>
            </w:r>
          </w:p>
          <w:p w14:paraId="5FA470E3" w14:textId="77777777" w:rsidR="005F4B1B" w:rsidRPr="00774EFD" w:rsidRDefault="005F4B1B" w:rsidP="00BD2B64">
            <w:pPr>
              <w:jc w:val="center"/>
            </w:pPr>
          </w:p>
        </w:tc>
        <w:tc>
          <w:tcPr>
            <w:tcW w:w="5214" w:type="dxa"/>
            <w:gridSpan w:val="3"/>
            <w:hideMark/>
          </w:tcPr>
          <w:p w14:paraId="428B932D" w14:textId="77777777" w:rsidR="005F4B1B" w:rsidRPr="00774EFD" w:rsidRDefault="005F4B1B" w:rsidP="00BD2B64">
            <w:pPr>
              <w:jc w:val="center"/>
            </w:pPr>
            <w:r w:rsidRPr="00774EFD">
              <w:t>C04_ADVC_CONANP_CONABIO_2022</w:t>
            </w:r>
            <w:r w:rsidRPr="00774EFD">
              <w:rPr>
                <w:vertAlign w:val="superscript"/>
              </w:rPr>
              <w:t xml:space="preserve"> (1)(2)</w:t>
            </w:r>
          </w:p>
          <w:p w14:paraId="7F99EF99" w14:textId="77777777" w:rsidR="005F4B1B" w:rsidRPr="00774EFD" w:rsidRDefault="005F4B1B" w:rsidP="00BD2B64">
            <w:pPr>
              <w:jc w:val="center"/>
            </w:pPr>
            <w:r w:rsidRPr="00774EFD">
              <w:t>C04_AICAS_CONABIO_2023</w:t>
            </w:r>
            <w:r w:rsidRPr="00774EFD">
              <w:rPr>
                <w:vertAlign w:val="superscript"/>
              </w:rPr>
              <w:t xml:space="preserve"> (1)(2)</w:t>
            </w:r>
          </w:p>
          <w:p w14:paraId="4F89C102" w14:textId="77777777" w:rsidR="005F4B1B" w:rsidRPr="00774EFD" w:rsidRDefault="005F4B1B" w:rsidP="00BD2B64">
            <w:pPr>
              <w:jc w:val="center"/>
            </w:pPr>
            <w:r w:rsidRPr="00774EFD">
              <w:t>C04_AICONSERVACIONA_CONABIO_2023</w:t>
            </w:r>
            <w:r w:rsidRPr="00774EFD">
              <w:rPr>
                <w:vertAlign w:val="superscript"/>
              </w:rPr>
              <w:t>(1)(2)</w:t>
            </w:r>
          </w:p>
          <w:p w14:paraId="72BE5073" w14:textId="77777777" w:rsidR="005F4B1B" w:rsidRPr="00774EFD" w:rsidRDefault="005F4B1B" w:rsidP="00BD2B64">
            <w:pPr>
              <w:jc w:val="center"/>
            </w:pPr>
            <w:r w:rsidRPr="00774EFD">
              <w:t>C04_ANPEstatal_CONANP_CONABIO_2022</w:t>
            </w:r>
            <w:r w:rsidRPr="00774EFD">
              <w:rPr>
                <w:vertAlign w:val="superscript"/>
              </w:rPr>
              <w:t>(1)(2)</w:t>
            </w:r>
          </w:p>
          <w:p w14:paraId="0A214D1B" w14:textId="77777777" w:rsidR="005F4B1B" w:rsidRPr="00774EFD" w:rsidRDefault="005F4B1B" w:rsidP="00BD2B64">
            <w:pPr>
              <w:jc w:val="center"/>
            </w:pPr>
            <w:r w:rsidRPr="00774EFD">
              <w:t>C04_ANPFederal_CONANP_CONABIO_2022</w:t>
            </w:r>
            <w:r w:rsidRPr="00774EFD">
              <w:rPr>
                <w:vertAlign w:val="superscript"/>
              </w:rPr>
              <w:t>(1)(2)</w:t>
            </w:r>
          </w:p>
          <w:p w14:paraId="3A97CC11" w14:textId="77777777" w:rsidR="005F4B1B" w:rsidRPr="00774EFD" w:rsidRDefault="005F4B1B" w:rsidP="00BD2B64">
            <w:pPr>
              <w:jc w:val="center"/>
            </w:pPr>
            <w:r w:rsidRPr="00774EFD">
              <w:t>C04_RAMSAR_CONANP_CONABIO_2023</w:t>
            </w:r>
            <w:r w:rsidRPr="00774EFD">
              <w:rPr>
                <w:vertAlign w:val="superscript"/>
              </w:rPr>
              <w:t>(1)(2)</w:t>
            </w:r>
          </w:p>
          <w:p w14:paraId="6C7C780C" w14:textId="77777777" w:rsidR="005F4B1B" w:rsidRPr="00774EFD" w:rsidRDefault="005F4B1B" w:rsidP="00BD2B64">
            <w:pPr>
              <w:jc w:val="center"/>
            </w:pPr>
            <w:r w:rsidRPr="00774EFD">
              <w:t>C04_RAMSARpunto_CONANP_CONABIO_2023</w:t>
            </w:r>
            <w:r w:rsidRPr="00774EFD">
              <w:rPr>
                <w:vertAlign w:val="superscript"/>
              </w:rPr>
              <w:t>(1)(2)</w:t>
            </w:r>
          </w:p>
          <w:p w14:paraId="7E165652" w14:textId="77777777" w:rsidR="005F4B1B" w:rsidRPr="00774EFD" w:rsidRDefault="005F4B1B" w:rsidP="00BD2B64">
            <w:pPr>
              <w:jc w:val="center"/>
            </w:pPr>
            <w:r w:rsidRPr="00774EFD">
              <w:t>C04_RHPrioritarias_CONABIO_2004</w:t>
            </w:r>
            <w:r w:rsidRPr="00774EFD">
              <w:rPr>
                <w:vertAlign w:val="superscript"/>
              </w:rPr>
              <w:t>(1)(2)</w:t>
            </w:r>
          </w:p>
          <w:p w14:paraId="39FA92A2" w14:textId="77777777" w:rsidR="005F4B1B" w:rsidRPr="00774EFD" w:rsidRDefault="005F4B1B" w:rsidP="00BD2B64">
            <w:pPr>
              <w:jc w:val="center"/>
            </w:pPr>
            <w:r w:rsidRPr="00774EFD">
              <w:t>C04_RMARPrioritarias_CONABIO_2004</w:t>
            </w:r>
            <w:r w:rsidRPr="00774EFD">
              <w:rPr>
                <w:vertAlign w:val="superscript"/>
              </w:rPr>
              <w:t>(1)(2)</w:t>
            </w:r>
          </w:p>
          <w:p w14:paraId="5CD81AA8" w14:textId="77777777" w:rsidR="005F4B1B" w:rsidRPr="00774EFD" w:rsidRDefault="005F4B1B" w:rsidP="00BD2B64">
            <w:pPr>
              <w:jc w:val="center"/>
            </w:pPr>
            <w:r w:rsidRPr="00774EFD">
              <w:t>C04_RMARPrioritarias_CONABIO_2023</w:t>
            </w:r>
            <w:r w:rsidRPr="00774EFD">
              <w:rPr>
                <w:vertAlign w:val="superscript"/>
              </w:rPr>
              <w:t>(1)(2)</w:t>
            </w:r>
          </w:p>
          <w:p w14:paraId="698375A5" w14:textId="77777777" w:rsidR="005F4B1B" w:rsidRPr="00774EFD" w:rsidRDefault="005F4B1B" w:rsidP="00BD2B64">
            <w:pPr>
              <w:jc w:val="center"/>
            </w:pPr>
            <w:r w:rsidRPr="00774EFD">
              <w:t>C04_RTPrioritarias_CONABIO_2004</w:t>
            </w:r>
            <w:r w:rsidRPr="00774EFD">
              <w:rPr>
                <w:vertAlign w:val="superscript"/>
              </w:rPr>
              <w:t>(1)(2)</w:t>
            </w:r>
          </w:p>
          <w:p w14:paraId="73453A3E" w14:textId="77777777" w:rsidR="005F4B1B" w:rsidRPr="00774EFD" w:rsidRDefault="005F4B1B" w:rsidP="00BD2B64">
            <w:pPr>
              <w:jc w:val="center"/>
            </w:pPr>
            <w:r w:rsidRPr="00774EFD">
              <w:t>C04_RTPrioritarias_CONABIO_2023</w:t>
            </w:r>
            <w:r w:rsidRPr="00774EFD">
              <w:rPr>
                <w:vertAlign w:val="superscript"/>
              </w:rPr>
              <w:t>(1)(2)</w:t>
            </w:r>
          </w:p>
          <w:p w14:paraId="41D84DAA" w14:textId="77777777" w:rsidR="005F4B1B" w:rsidRPr="00774EFD" w:rsidRDefault="005F4B1B" w:rsidP="00BD2B64">
            <w:pPr>
              <w:jc w:val="center"/>
            </w:pPr>
            <w:r w:rsidRPr="00774EFD">
              <w:t>C04_ZNANP_CONANP_2023</w:t>
            </w:r>
            <w:r w:rsidRPr="00774EFD">
              <w:rPr>
                <w:vertAlign w:val="superscript"/>
              </w:rPr>
              <w:t>(1)(2)</w:t>
            </w:r>
          </w:p>
          <w:p w14:paraId="22285763" w14:textId="77777777" w:rsidR="005F4B1B" w:rsidRPr="00774EFD" w:rsidRDefault="005F4B1B" w:rsidP="00BD2B64">
            <w:pPr>
              <w:jc w:val="center"/>
            </w:pPr>
          </w:p>
        </w:tc>
      </w:tr>
      <w:tr w:rsidR="005F4B1B" w:rsidRPr="00774EFD" w14:paraId="25D65FCA" w14:textId="77777777" w:rsidTr="00BD2B64">
        <w:trPr>
          <w:trHeight w:val="180"/>
        </w:trPr>
        <w:tc>
          <w:tcPr>
            <w:tcW w:w="0" w:type="auto"/>
            <w:gridSpan w:val="5"/>
            <w:shd w:val="clear" w:color="auto" w:fill="156082" w:themeFill="accent1"/>
            <w:hideMark/>
          </w:tcPr>
          <w:p w14:paraId="12C8364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526067A5" w14:textId="77777777" w:rsidTr="00BD2B64">
        <w:trPr>
          <w:trHeight w:val="180"/>
        </w:trPr>
        <w:tc>
          <w:tcPr>
            <w:tcW w:w="2947" w:type="dxa"/>
            <w:shd w:val="clear" w:color="auto" w:fill="156082" w:themeFill="accent1"/>
            <w:hideMark/>
          </w:tcPr>
          <w:p w14:paraId="2C25973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Áreas Naturales Protegidas de competencia Federal</w:t>
            </w:r>
          </w:p>
        </w:tc>
        <w:tc>
          <w:tcPr>
            <w:tcW w:w="6555" w:type="dxa"/>
            <w:gridSpan w:val="4"/>
            <w:shd w:val="clear" w:color="auto" w:fill="156082" w:themeFill="accent1"/>
            <w:hideMark/>
          </w:tcPr>
          <w:p w14:paraId="3928195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r>
      <w:tr w:rsidR="005F4B1B" w:rsidRPr="00774EFD" w14:paraId="3FE8DE9C" w14:textId="77777777" w:rsidTr="00BD2B64">
        <w:trPr>
          <w:trHeight w:val="180"/>
        </w:trPr>
        <w:tc>
          <w:tcPr>
            <w:tcW w:w="0" w:type="auto"/>
            <w:gridSpan w:val="5"/>
            <w:shd w:val="clear" w:color="auto" w:fill="156082" w:themeFill="accent1"/>
            <w:hideMark/>
          </w:tcPr>
          <w:p w14:paraId="5775090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Áreas de protección de flora y fauna</w:t>
            </w:r>
          </w:p>
        </w:tc>
      </w:tr>
      <w:tr w:rsidR="005F4B1B" w:rsidRPr="00774EFD" w14:paraId="226E0989" w14:textId="77777777" w:rsidTr="00BD2B64">
        <w:trPr>
          <w:trHeight w:val="180"/>
        </w:trPr>
        <w:tc>
          <w:tcPr>
            <w:tcW w:w="2947" w:type="dxa"/>
            <w:hideMark/>
          </w:tcPr>
          <w:p w14:paraId="63B0EAED" w14:textId="77777777" w:rsidR="005F4B1B" w:rsidRPr="00774EFD" w:rsidRDefault="005F4B1B" w:rsidP="00BD2B64">
            <w:pPr>
              <w:jc w:val="center"/>
            </w:pPr>
            <w:r w:rsidRPr="00774EFD">
              <w:t>Bala’an K’aax a/</w:t>
            </w:r>
          </w:p>
        </w:tc>
        <w:tc>
          <w:tcPr>
            <w:tcW w:w="6555" w:type="dxa"/>
            <w:gridSpan w:val="4"/>
            <w:hideMark/>
          </w:tcPr>
          <w:p w14:paraId="1531614A" w14:textId="77777777" w:rsidR="005F4B1B" w:rsidRPr="00774EFD" w:rsidRDefault="005F4B1B" w:rsidP="00BD2B64">
            <w:pPr>
              <w:jc w:val="center"/>
            </w:pPr>
            <w:r w:rsidRPr="00774EFD">
              <w:t>13,233.74</w:t>
            </w:r>
          </w:p>
        </w:tc>
      </w:tr>
      <w:tr w:rsidR="005F4B1B" w:rsidRPr="00774EFD" w14:paraId="388C566E" w14:textId="77777777" w:rsidTr="00BD2B64">
        <w:trPr>
          <w:trHeight w:val="180"/>
        </w:trPr>
        <w:tc>
          <w:tcPr>
            <w:tcW w:w="2947" w:type="dxa"/>
            <w:hideMark/>
          </w:tcPr>
          <w:p w14:paraId="72708257" w14:textId="77777777" w:rsidR="005F4B1B" w:rsidRPr="00774EFD" w:rsidRDefault="005F4B1B" w:rsidP="00BD2B64">
            <w:pPr>
              <w:jc w:val="center"/>
            </w:pPr>
            <w:r w:rsidRPr="00774EFD">
              <w:t>Laguna de Términos</w:t>
            </w:r>
          </w:p>
        </w:tc>
        <w:tc>
          <w:tcPr>
            <w:tcW w:w="6555" w:type="dxa"/>
            <w:gridSpan w:val="4"/>
            <w:hideMark/>
          </w:tcPr>
          <w:p w14:paraId="61453EF0" w14:textId="77777777" w:rsidR="005F4B1B" w:rsidRPr="00774EFD" w:rsidRDefault="005F4B1B" w:rsidP="00BD2B64">
            <w:pPr>
              <w:jc w:val="center"/>
            </w:pPr>
            <w:r w:rsidRPr="00774EFD">
              <w:t>702,624.22</w:t>
            </w:r>
          </w:p>
        </w:tc>
      </w:tr>
      <w:tr w:rsidR="005F4B1B" w:rsidRPr="00774EFD" w14:paraId="094AE531" w14:textId="77777777" w:rsidTr="00BD2B64">
        <w:trPr>
          <w:trHeight w:val="180"/>
        </w:trPr>
        <w:tc>
          <w:tcPr>
            <w:tcW w:w="2947" w:type="dxa"/>
            <w:hideMark/>
          </w:tcPr>
          <w:p w14:paraId="7ADC7A3F" w14:textId="77777777" w:rsidR="005F4B1B" w:rsidRPr="00774EFD" w:rsidRDefault="005F4B1B" w:rsidP="00BD2B64">
            <w:pPr>
              <w:jc w:val="center"/>
            </w:pPr>
            <w:r w:rsidRPr="00774EFD">
              <w:t>Balam Kin</w:t>
            </w:r>
          </w:p>
        </w:tc>
        <w:tc>
          <w:tcPr>
            <w:tcW w:w="6555" w:type="dxa"/>
            <w:gridSpan w:val="4"/>
            <w:hideMark/>
          </w:tcPr>
          <w:p w14:paraId="774ABD3E" w14:textId="77777777" w:rsidR="005F4B1B" w:rsidRPr="00774EFD" w:rsidRDefault="005F4B1B" w:rsidP="00BD2B64">
            <w:pPr>
              <w:jc w:val="center"/>
            </w:pPr>
            <w:r w:rsidRPr="00774EFD">
              <w:t>115,658.24</w:t>
            </w:r>
          </w:p>
        </w:tc>
      </w:tr>
      <w:tr w:rsidR="005F4B1B" w:rsidRPr="00774EFD" w14:paraId="1BCCF0CA" w14:textId="77777777" w:rsidTr="00BD2B64">
        <w:trPr>
          <w:trHeight w:val="180"/>
        </w:trPr>
        <w:tc>
          <w:tcPr>
            <w:tcW w:w="2947" w:type="dxa"/>
            <w:hideMark/>
          </w:tcPr>
          <w:p w14:paraId="19475169" w14:textId="77777777" w:rsidR="005F4B1B" w:rsidRPr="00774EFD" w:rsidRDefault="005F4B1B" w:rsidP="00BD2B64">
            <w:pPr>
              <w:jc w:val="center"/>
            </w:pPr>
            <w:r w:rsidRPr="00774EFD">
              <w:t>Zona núcleo</w:t>
            </w:r>
          </w:p>
        </w:tc>
        <w:tc>
          <w:tcPr>
            <w:tcW w:w="6555" w:type="dxa"/>
            <w:gridSpan w:val="4"/>
            <w:hideMark/>
          </w:tcPr>
          <w:p w14:paraId="600ADCFE" w14:textId="77777777" w:rsidR="005F4B1B" w:rsidRPr="00774EFD" w:rsidRDefault="005F4B1B" w:rsidP="00BD2B64">
            <w:pPr>
              <w:jc w:val="center"/>
            </w:pPr>
            <w:r w:rsidRPr="00774EFD">
              <w:t>Sin información cuantitativa, sólo representación geoespacial</w:t>
            </w:r>
          </w:p>
        </w:tc>
      </w:tr>
      <w:tr w:rsidR="005F4B1B" w:rsidRPr="00774EFD" w14:paraId="0E4A53B9" w14:textId="77777777" w:rsidTr="00BD2B64">
        <w:trPr>
          <w:trHeight w:val="180"/>
        </w:trPr>
        <w:tc>
          <w:tcPr>
            <w:tcW w:w="0" w:type="auto"/>
            <w:gridSpan w:val="5"/>
            <w:shd w:val="clear" w:color="auto" w:fill="156082" w:themeFill="accent1"/>
            <w:hideMark/>
          </w:tcPr>
          <w:p w14:paraId="203E3A2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Reserva de la Biósfera</w:t>
            </w:r>
          </w:p>
        </w:tc>
      </w:tr>
      <w:tr w:rsidR="005F4B1B" w:rsidRPr="00774EFD" w14:paraId="1A26848C" w14:textId="77777777" w:rsidTr="00BD2B64">
        <w:trPr>
          <w:trHeight w:val="180"/>
        </w:trPr>
        <w:tc>
          <w:tcPr>
            <w:tcW w:w="2947" w:type="dxa"/>
            <w:hideMark/>
          </w:tcPr>
          <w:p w14:paraId="547A9A5A" w14:textId="77777777" w:rsidR="005F4B1B" w:rsidRPr="00774EFD" w:rsidRDefault="005F4B1B" w:rsidP="00BD2B64">
            <w:pPr>
              <w:jc w:val="center"/>
            </w:pPr>
            <w:r w:rsidRPr="00774EFD">
              <w:t>Calakmul</w:t>
            </w:r>
          </w:p>
        </w:tc>
        <w:tc>
          <w:tcPr>
            <w:tcW w:w="6555" w:type="dxa"/>
            <w:gridSpan w:val="4"/>
            <w:hideMark/>
          </w:tcPr>
          <w:p w14:paraId="7E8046BC" w14:textId="77777777" w:rsidR="005F4B1B" w:rsidRPr="00774EFD" w:rsidRDefault="005F4B1B" w:rsidP="00BD2B64">
            <w:pPr>
              <w:jc w:val="center"/>
            </w:pPr>
            <w:r w:rsidRPr="00774EFD">
              <w:t>728,908.57</w:t>
            </w:r>
          </w:p>
        </w:tc>
      </w:tr>
      <w:tr w:rsidR="005F4B1B" w:rsidRPr="00774EFD" w14:paraId="6F574878" w14:textId="77777777" w:rsidTr="00BD2B64">
        <w:trPr>
          <w:trHeight w:val="180"/>
        </w:trPr>
        <w:tc>
          <w:tcPr>
            <w:tcW w:w="2947" w:type="dxa"/>
            <w:hideMark/>
          </w:tcPr>
          <w:p w14:paraId="52B7B837" w14:textId="77777777" w:rsidR="005F4B1B" w:rsidRPr="00774EFD" w:rsidRDefault="005F4B1B" w:rsidP="00BD2B64">
            <w:pPr>
              <w:jc w:val="center"/>
            </w:pPr>
            <w:r w:rsidRPr="00774EFD">
              <w:t>Ría Celestúna/</w:t>
            </w:r>
          </w:p>
        </w:tc>
        <w:tc>
          <w:tcPr>
            <w:tcW w:w="6555" w:type="dxa"/>
            <w:gridSpan w:val="4"/>
            <w:hideMark/>
          </w:tcPr>
          <w:p w14:paraId="6D22E926" w14:textId="77777777" w:rsidR="005F4B1B" w:rsidRPr="00774EFD" w:rsidRDefault="005F4B1B" w:rsidP="00BD2B64">
            <w:pPr>
              <w:jc w:val="center"/>
            </w:pPr>
            <w:r w:rsidRPr="00774EFD">
              <w:t>23,442.54</w:t>
            </w:r>
          </w:p>
        </w:tc>
      </w:tr>
      <w:tr w:rsidR="005F4B1B" w:rsidRPr="00774EFD" w14:paraId="7BF60110" w14:textId="77777777" w:rsidTr="00BD2B64">
        <w:trPr>
          <w:trHeight w:val="180"/>
        </w:trPr>
        <w:tc>
          <w:tcPr>
            <w:tcW w:w="2947" w:type="dxa"/>
            <w:hideMark/>
          </w:tcPr>
          <w:p w14:paraId="02841291" w14:textId="77777777" w:rsidR="005F4B1B" w:rsidRPr="00774EFD" w:rsidRDefault="005F4B1B" w:rsidP="00BD2B64">
            <w:pPr>
              <w:jc w:val="center"/>
            </w:pPr>
            <w:r w:rsidRPr="00774EFD">
              <w:t>Los Petenes</w:t>
            </w:r>
          </w:p>
        </w:tc>
        <w:tc>
          <w:tcPr>
            <w:tcW w:w="6555" w:type="dxa"/>
            <w:gridSpan w:val="4"/>
            <w:hideMark/>
          </w:tcPr>
          <w:p w14:paraId="1FC8F89A" w14:textId="77777777" w:rsidR="005F4B1B" w:rsidRPr="00774EFD" w:rsidRDefault="005F4B1B" w:rsidP="00BD2B64">
            <w:pPr>
              <w:jc w:val="center"/>
            </w:pPr>
            <w:r w:rsidRPr="00774EFD">
              <w:t>282,857.63</w:t>
            </w:r>
          </w:p>
        </w:tc>
      </w:tr>
      <w:tr w:rsidR="005F4B1B" w:rsidRPr="00774EFD" w14:paraId="15DA5FEE" w14:textId="77777777" w:rsidTr="00BD2B64">
        <w:trPr>
          <w:trHeight w:val="180"/>
        </w:trPr>
        <w:tc>
          <w:tcPr>
            <w:tcW w:w="2947" w:type="dxa"/>
            <w:hideMark/>
          </w:tcPr>
          <w:p w14:paraId="2793C0D8" w14:textId="77777777" w:rsidR="005F4B1B" w:rsidRPr="00774EFD" w:rsidRDefault="005F4B1B" w:rsidP="00BD2B64">
            <w:pPr>
              <w:jc w:val="center"/>
            </w:pPr>
            <w:r w:rsidRPr="00774EFD">
              <w:t>Pantanos de Centlaa/</w:t>
            </w:r>
          </w:p>
        </w:tc>
        <w:tc>
          <w:tcPr>
            <w:tcW w:w="6555" w:type="dxa"/>
            <w:gridSpan w:val="4"/>
            <w:hideMark/>
          </w:tcPr>
          <w:p w14:paraId="6A59E606" w14:textId="77777777" w:rsidR="005F4B1B" w:rsidRPr="00774EFD" w:rsidRDefault="005F4B1B" w:rsidP="00BD2B64">
            <w:pPr>
              <w:jc w:val="center"/>
            </w:pPr>
            <w:r w:rsidRPr="00774EFD">
              <w:t>15,154.79</w:t>
            </w:r>
          </w:p>
        </w:tc>
      </w:tr>
      <w:tr w:rsidR="005F4B1B" w:rsidRPr="00774EFD" w14:paraId="6EC28A28" w14:textId="77777777" w:rsidTr="00BD2B64">
        <w:trPr>
          <w:trHeight w:val="180"/>
        </w:trPr>
        <w:tc>
          <w:tcPr>
            <w:tcW w:w="2947" w:type="dxa"/>
            <w:hideMark/>
          </w:tcPr>
          <w:p w14:paraId="759EE894" w14:textId="77777777" w:rsidR="005F4B1B" w:rsidRPr="00774EFD" w:rsidRDefault="005F4B1B" w:rsidP="00BD2B64">
            <w:pPr>
              <w:jc w:val="center"/>
            </w:pPr>
            <w:r w:rsidRPr="00774EFD">
              <w:t>Balam Kú</w:t>
            </w:r>
          </w:p>
        </w:tc>
        <w:tc>
          <w:tcPr>
            <w:tcW w:w="6555" w:type="dxa"/>
            <w:gridSpan w:val="4"/>
            <w:hideMark/>
          </w:tcPr>
          <w:p w14:paraId="6C4D5BAA" w14:textId="77777777" w:rsidR="005F4B1B" w:rsidRPr="00774EFD" w:rsidRDefault="005F4B1B" w:rsidP="00BD2B64">
            <w:pPr>
              <w:jc w:val="center"/>
            </w:pPr>
            <w:r w:rsidRPr="00774EFD">
              <w:t>463,441.75</w:t>
            </w:r>
          </w:p>
        </w:tc>
      </w:tr>
      <w:tr w:rsidR="005F4B1B" w:rsidRPr="00774EFD" w14:paraId="08CA656A" w14:textId="77777777" w:rsidTr="00BD2B64">
        <w:trPr>
          <w:trHeight w:val="180"/>
        </w:trPr>
        <w:tc>
          <w:tcPr>
            <w:tcW w:w="2947" w:type="dxa"/>
            <w:shd w:val="clear" w:color="auto" w:fill="156082" w:themeFill="accent1"/>
            <w:hideMark/>
          </w:tcPr>
          <w:p w14:paraId="383B150C"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Áreas Naturales Protegidas de competencia Municipal</w:t>
            </w:r>
          </w:p>
        </w:tc>
        <w:tc>
          <w:tcPr>
            <w:tcW w:w="6555" w:type="dxa"/>
            <w:gridSpan w:val="4"/>
            <w:shd w:val="clear" w:color="auto" w:fill="156082" w:themeFill="accent1"/>
            <w:hideMark/>
          </w:tcPr>
          <w:p w14:paraId="4DA3323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r>
      <w:tr w:rsidR="005F4B1B" w:rsidRPr="00774EFD" w14:paraId="3C3B6504" w14:textId="77777777" w:rsidTr="00BD2B64">
        <w:trPr>
          <w:trHeight w:val="180"/>
        </w:trPr>
        <w:tc>
          <w:tcPr>
            <w:tcW w:w="2947" w:type="dxa"/>
            <w:hideMark/>
          </w:tcPr>
          <w:p w14:paraId="57A14988" w14:textId="77777777" w:rsidR="005F4B1B" w:rsidRPr="00774EFD" w:rsidRDefault="005F4B1B" w:rsidP="00BD2B64">
            <w:pPr>
              <w:jc w:val="center"/>
            </w:pPr>
            <w:r w:rsidRPr="00774EFD">
              <w:t>Parque Urbano Salto Grande</w:t>
            </w:r>
          </w:p>
        </w:tc>
        <w:tc>
          <w:tcPr>
            <w:tcW w:w="6555" w:type="dxa"/>
            <w:gridSpan w:val="4"/>
            <w:hideMark/>
          </w:tcPr>
          <w:p w14:paraId="618EBED2" w14:textId="77777777" w:rsidR="005F4B1B" w:rsidRPr="00774EFD" w:rsidRDefault="005F4B1B" w:rsidP="00BD2B64">
            <w:pPr>
              <w:jc w:val="center"/>
            </w:pPr>
            <w:r w:rsidRPr="00774EFD">
              <w:t>1,569</w:t>
            </w:r>
          </w:p>
        </w:tc>
      </w:tr>
      <w:tr w:rsidR="005F4B1B" w:rsidRPr="00774EFD" w14:paraId="46A89F1F" w14:textId="77777777" w:rsidTr="00BD2B64">
        <w:trPr>
          <w:trHeight w:val="180"/>
        </w:trPr>
        <w:tc>
          <w:tcPr>
            <w:tcW w:w="2947" w:type="dxa"/>
            <w:shd w:val="clear" w:color="auto" w:fill="156082" w:themeFill="accent1"/>
            <w:hideMark/>
          </w:tcPr>
          <w:p w14:paraId="4D9F256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Áreas Destinadas Voluntariamente para la Conservación</w:t>
            </w:r>
          </w:p>
        </w:tc>
        <w:tc>
          <w:tcPr>
            <w:tcW w:w="6555" w:type="dxa"/>
            <w:gridSpan w:val="4"/>
            <w:shd w:val="clear" w:color="auto" w:fill="156082" w:themeFill="accent1"/>
            <w:hideMark/>
          </w:tcPr>
          <w:p w14:paraId="6D6B40F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r>
      <w:tr w:rsidR="005F4B1B" w:rsidRPr="00774EFD" w14:paraId="0C4F8E0A" w14:textId="77777777" w:rsidTr="00BD2B64">
        <w:trPr>
          <w:trHeight w:val="180"/>
        </w:trPr>
        <w:tc>
          <w:tcPr>
            <w:tcW w:w="2947" w:type="dxa"/>
            <w:hideMark/>
          </w:tcPr>
          <w:p w14:paraId="4DED3C1B" w14:textId="77777777" w:rsidR="005F4B1B" w:rsidRPr="00774EFD" w:rsidRDefault="005F4B1B" w:rsidP="00BD2B64">
            <w:pPr>
              <w:jc w:val="center"/>
            </w:pPr>
            <w:r w:rsidRPr="00774EFD">
              <w:t>27 ADVC</w:t>
            </w:r>
          </w:p>
        </w:tc>
        <w:tc>
          <w:tcPr>
            <w:tcW w:w="6555" w:type="dxa"/>
            <w:gridSpan w:val="4"/>
            <w:hideMark/>
          </w:tcPr>
          <w:p w14:paraId="2127BB77" w14:textId="77777777" w:rsidR="005F4B1B" w:rsidRPr="00774EFD" w:rsidRDefault="005F4B1B" w:rsidP="00BD2B64">
            <w:pPr>
              <w:jc w:val="center"/>
            </w:pPr>
            <w:r w:rsidRPr="00774EFD">
              <w:t>122,150.10</w:t>
            </w:r>
          </w:p>
        </w:tc>
      </w:tr>
      <w:tr w:rsidR="005F4B1B" w:rsidRPr="00774EFD" w14:paraId="629C6E67" w14:textId="77777777" w:rsidTr="00BD2B64">
        <w:trPr>
          <w:trHeight w:val="180"/>
        </w:trPr>
        <w:tc>
          <w:tcPr>
            <w:tcW w:w="0" w:type="auto"/>
            <w:gridSpan w:val="5"/>
            <w:shd w:val="clear" w:color="auto" w:fill="156082" w:themeFill="accent1"/>
            <w:hideMark/>
          </w:tcPr>
          <w:p w14:paraId="6308C5E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Regiones Terrestres Prioritarias</w:t>
            </w:r>
          </w:p>
        </w:tc>
      </w:tr>
      <w:tr w:rsidR="005F4B1B" w:rsidRPr="00774EFD" w14:paraId="1A252557" w14:textId="77777777" w:rsidTr="00BD2B64">
        <w:tc>
          <w:tcPr>
            <w:tcW w:w="2947" w:type="dxa"/>
            <w:shd w:val="clear" w:color="auto" w:fill="156082" w:themeFill="accent1"/>
            <w:hideMark/>
          </w:tcPr>
          <w:p w14:paraId="2644569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RTP</w:t>
            </w:r>
          </w:p>
        </w:tc>
        <w:tc>
          <w:tcPr>
            <w:tcW w:w="1508" w:type="dxa"/>
            <w:gridSpan w:val="2"/>
            <w:shd w:val="clear" w:color="auto" w:fill="156082" w:themeFill="accent1"/>
            <w:hideMark/>
          </w:tcPr>
          <w:p w14:paraId="26B9906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c>
          <w:tcPr>
            <w:tcW w:w="2432" w:type="dxa"/>
            <w:shd w:val="clear" w:color="auto" w:fill="156082" w:themeFill="accent1"/>
            <w:hideMark/>
          </w:tcPr>
          <w:p w14:paraId="37E695B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Flora</w:t>
            </w:r>
          </w:p>
        </w:tc>
        <w:tc>
          <w:tcPr>
            <w:tcW w:w="2615" w:type="dxa"/>
            <w:shd w:val="clear" w:color="auto" w:fill="156082" w:themeFill="accent1"/>
            <w:hideMark/>
          </w:tcPr>
          <w:p w14:paraId="240976F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Fauna</w:t>
            </w:r>
          </w:p>
        </w:tc>
      </w:tr>
      <w:tr w:rsidR="005F4B1B" w:rsidRPr="00774EFD" w14:paraId="3343C38F" w14:textId="77777777" w:rsidTr="00BD2B64">
        <w:tc>
          <w:tcPr>
            <w:tcW w:w="2947" w:type="dxa"/>
            <w:hideMark/>
          </w:tcPr>
          <w:p w14:paraId="1E164503" w14:textId="77777777" w:rsidR="005F4B1B" w:rsidRPr="00774EFD" w:rsidRDefault="005F4B1B" w:rsidP="00BD2B64">
            <w:pPr>
              <w:jc w:val="center"/>
            </w:pPr>
            <w:r w:rsidRPr="00774EFD">
              <w:t>Silvituc-Calakmul</w:t>
            </w:r>
          </w:p>
        </w:tc>
        <w:tc>
          <w:tcPr>
            <w:tcW w:w="1508" w:type="dxa"/>
            <w:gridSpan w:val="2"/>
            <w:hideMark/>
          </w:tcPr>
          <w:p w14:paraId="576245BA" w14:textId="77777777" w:rsidR="005F4B1B" w:rsidRPr="00774EFD" w:rsidRDefault="005F4B1B" w:rsidP="00BD2B64">
            <w:pPr>
              <w:jc w:val="center"/>
            </w:pPr>
            <w:r w:rsidRPr="00774EFD">
              <w:t>2,029,820.82</w:t>
            </w:r>
          </w:p>
          <w:p w14:paraId="7019CEE7" w14:textId="77777777" w:rsidR="005F4B1B" w:rsidRPr="00774EFD" w:rsidRDefault="005F4B1B" w:rsidP="00BD2B64">
            <w:pPr>
              <w:jc w:val="center"/>
            </w:pPr>
          </w:p>
        </w:tc>
        <w:tc>
          <w:tcPr>
            <w:tcW w:w="2432" w:type="dxa"/>
            <w:hideMark/>
          </w:tcPr>
          <w:p w14:paraId="2923680F" w14:textId="77777777" w:rsidR="005F4B1B" w:rsidRPr="00774EFD" w:rsidRDefault="005F4B1B" w:rsidP="00BD2B64">
            <w:pPr>
              <w:jc w:val="center"/>
            </w:pPr>
            <w:r w:rsidRPr="00774EFD">
              <w:t>1,600 especies de plantas vasculares</w:t>
            </w:r>
          </w:p>
        </w:tc>
        <w:tc>
          <w:tcPr>
            <w:tcW w:w="2615" w:type="dxa"/>
            <w:hideMark/>
          </w:tcPr>
          <w:p w14:paraId="4E5BCFE8" w14:textId="77777777" w:rsidR="005F4B1B" w:rsidRPr="00774EFD" w:rsidRDefault="005F4B1B" w:rsidP="00BD2B64">
            <w:pPr>
              <w:jc w:val="center"/>
            </w:pPr>
            <w:r w:rsidRPr="00774EFD">
              <w:t>Más de 16 especies de fauna de importancia ecosistémica</w:t>
            </w:r>
          </w:p>
        </w:tc>
      </w:tr>
      <w:tr w:rsidR="005F4B1B" w:rsidRPr="00774EFD" w14:paraId="1ACAC852" w14:textId="77777777" w:rsidTr="00BD2B64">
        <w:tc>
          <w:tcPr>
            <w:tcW w:w="2947" w:type="dxa"/>
            <w:hideMark/>
          </w:tcPr>
          <w:p w14:paraId="49B21B57" w14:textId="77777777" w:rsidR="005F4B1B" w:rsidRPr="00774EFD" w:rsidRDefault="005F4B1B" w:rsidP="00BD2B64">
            <w:pPr>
              <w:jc w:val="center"/>
            </w:pPr>
            <w:r w:rsidRPr="00774EFD">
              <w:lastRenderedPageBreak/>
              <w:t>Pantanos de Centla</w:t>
            </w:r>
          </w:p>
        </w:tc>
        <w:tc>
          <w:tcPr>
            <w:tcW w:w="1508" w:type="dxa"/>
            <w:gridSpan w:val="2"/>
            <w:hideMark/>
          </w:tcPr>
          <w:p w14:paraId="50CFC301" w14:textId="77777777" w:rsidR="005F4B1B" w:rsidRPr="00774EFD" w:rsidRDefault="005F4B1B" w:rsidP="00BD2B64">
            <w:pPr>
              <w:jc w:val="center"/>
            </w:pPr>
            <w:r w:rsidRPr="00774EFD">
              <w:t>351,735.95</w:t>
            </w:r>
          </w:p>
        </w:tc>
        <w:tc>
          <w:tcPr>
            <w:tcW w:w="2432" w:type="dxa"/>
            <w:hideMark/>
          </w:tcPr>
          <w:p w14:paraId="4D78D481" w14:textId="77777777" w:rsidR="005F4B1B" w:rsidRPr="00774EFD" w:rsidRDefault="005F4B1B" w:rsidP="00BD2B64">
            <w:pPr>
              <w:jc w:val="center"/>
            </w:pPr>
            <w:r w:rsidRPr="00774EFD">
              <w:t>568 especies de plantas</w:t>
            </w:r>
          </w:p>
        </w:tc>
        <w:tc>
          <w:tcPr>
            <w:tcW w:w="2615" w:type="dxa"/>
            <w:hideMark/>
          </w:tcPr>
          <w:p w14:paraId="2F7D3C38" w14:textId="77777777" w:rsidR="005F4B1B" w:rsidRPr="00774EFD" w:rsidRDefault="005F4B1B" w:rsidP="00BD2B64">
            <w:pPr>
              <w:jc w:val="center"/>
            </w:pPr>
            <w:r w:rsidRPr="00774EFD">
              <w:t>60 especies de peces, 85 de reptiles, 26 de anfibios, 103 de mamíferos, 264 especies de aves</w:t>
            </w:r>
          </w:p>
          <w:p w14:paraId="727C04A3" w14:textId="77777777" w:rsidR="005F4B1B" w:rsidRPr="00774EFD" w:rsidRDefault="005F4B1B" w:rsidP="00BD2B64">
            <w:pPr>
              <w:jc w:val="center"/>
            </w:pPr>
          </w:p>
        </w:tc>
      </w:tr>
      <w:tr w:rsidR="005F4B1B" w:rsidRPr="00774EFD" w14:paraId="292E7F30" w14:textId="77777777" w:rsidTr="00BD2B64">
        <w:tc>
          <w:tcPr>
            <w:tcW w:w="2947" w:type="dxa"/>
            <w:hideMark/>
          </w:tcPr>
          <w:p w14:paraId="7073A2DD" w14:textId="77777777" w:rsidR="005F4B1B" w:rsidRPr="00774EFD" w:rsidRDefault="005F4B1B" w:rsidP="00BD2B64">
            <w:pPr>
              <w:jc w:val="center"/>
            </w:pPr>
            <w:r w:rsidRPr="00774EFD">
              <w:t>Sur del Punto Put</w:t>
            </w:r>
          </w:p>
        </w:tc>
        <w:tc>
          <w:tcPr>
            <w:tcW w:w="1508" w:type="dxa"/>
            <w:gridSpan w:val="2"/>
            <w:hideMark/>
          </w:tcPr>
          <w:p w14:paraId="1F3BF784" w14:textId="77777777" w:rsidR="005F4B1B" w:rsidRPr="00774EFD" w:rsidRDefault="005F4B1B" w:rsidP="00BD2B64">
            <w:pPr>
              <w:jc w:val="center"/>
            </w:pPr>
            <w:r w:rsidRPr="00774EFD">
              <w:t>177,566.61</w:t>
            </w:r>
          </w:p>
        </w:tc>
        <w:tc>
          <w:tcPr>
            <w:tcW w:w="2432" w:type="dxa"/>
            <w:hideMark/>
          </w:tcPr>
          <w:p w14:paraId="5A9346E9" w14:textId="77777777" w:rsidR="005F4B1B" w:rsidRPr="00774EFD" w:rsidRDefault="005F4B1B" w:rsidP="00BD2B64">
            <w:pPr>
              <w:jc w:val="center"/>
            </w:pPr>
            <w:r w:rsidRPr="00774EFD">
              <w:t>Sin información</w:t>
            </w:r>
          </w:p>
        </w:tc>
        <w:tc>
          <w:tcPr>
            <w:tcW w:w="2615" w:type="dxa"/>
            <w:hideMark/>
          </w:tcPr>
          <w:p w14:paraId="5F144F2E" w14:textId="77777777" w:rsidR="005F4B1B" w:rsidRPr="00774EFD" w:rsidRDefault="005F4B1B" w:rsidP="00BD2B64">
            <w:pPr>
              <w:jc w:val="center"/>
            </w:pPr>
            <w:r w:rsidRPr="00774EFD">
              <w:t>Sin información</w:t>
            </w:r>
          </w:p>
        </w:tc>
      </w:tr>
      <w:tr w:rsidR="005F4B1B" w:rsidRPr="00774EFD" w14:paraId="7A8E9B8D" w14:textId="77777777" w:rsidTr="00BD2B64">
        <w:tc>
          <w:tcPr>
            <w:tcW w:w="2947" w:type="dxa"/>
            <w:hideMark/>
          </w:tcPr>
          <w:p w14:paraId="77D2285B" w14:textId="77777777" w:rsidR="005F4B1B" w:rsidRPr="00774EFD" w:rsidRDefault="005F4B1B" w:rsidP="00BD2B64">
            <w:pPr>
              <w:jc w:val="center"/>
            </w:pPr>
            <w:r w:rsidRPr="00774EFD">
              <w:t>Petenes-Ría Celestún</w:t>
            </w:r>
          </w:p>
        </w:tc>
        <w:tc>
          <w:tcPr>
            <w:tcW w:w="1508" w:type="dxa"/>
            <w:gridSpan w:val="2"/>
            <w:hideMark/>
          </w:tcPr>
          <w:p w14:paraId="546315AE" w14:textId="77777777" w:rsidR="005F4B1B" w:rsidRPr="00774EFD" w:rsidRDefault="005F4B1B" w:rsidP="00BD2B64">
            <w:pPr>
              <w:jc w:val="center"/>
            </w:pPr>
            <w:r w:rsidRPr="00774EFD">
              <w:t>133,720.17</w:t>
            </w:r>
          </w:p>
        </w:tc>
        <w:tc>
          <w:tcPr>
            <w:tcW w:w="2432" w:type="dxa"/>
            <w:hideMark/>
          </w:tcPr>
          <w:p w14:paraId="7843A054" w14:textId="77777777" w:rsidR="005F4B1B" w:rsidRPr="00774EFD" w:rsidRDefault="005F4B1B" w:rsidP="00BD2B64">
            <w:pPr>
              <w:jc w:val="center"/>
            </w:pPr>
            <w:r w:rsidRPr="00774EFD">
              <w:t>11 de flora de importancia ecosistémica</w:t>
            </w:r>
          </w:p>
        </w:tc>
        <w:tc>
          <w:tcPr>
            <w:tcW w:w="2615" w:type="dxa"/>
            <w:hideMark/>
          </w:tcPr>
          <w:p w14:paraId="556ABAD7" w14:textId="77777777" w:rsidR="005F4B1B" w:rsidRPr="00774EFD" w:rsidRDefault="005F4B1B" w:rsidP="00BD2B64">
            <w:pPr>
              <w:jc w:val="center"/>
            </w:pPr>
            <w:r w:rsidRPr="00774EFD">
              <w:t>Más de 13 especies de fauna de importancia ecosistémica</w:t>
            </w:r>
          </w:p>
        </w:tc>
      </w:tr>
      <w:tr w:rsidR="005F4B1B" w:rsidRPr="00774EFD" w14:paraId="2B9C9C47" w14:textId="77777777" w:rsidTr="00BD2B64">
        <w:trPr>
          <w:trHeight w:val="180"/>
        </w:trPr>
        <w:tc>
          <w:tcPr>
            <w:tcW w:w="0" w:type="auto"/>
            <w:gridSpan w:val="5"/>
            <w:shd w:val="clear" w:color="auto" w:fill="156082" w:themeFill="accent1"/>
            <w:hideMark/>
          </w:tcPr>
          <w:p w14:paraId="4BF25B1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Regiones Hidrológicas Prioritarias</w:t>
            </w:r>
          </w:p>
        </w:tc>
      </w:tr>
      <w:tr w:rsidR="005F4B1B" w:rsidRPr="00774EFD" w14:paraId="612C2CAE" w14:textId="77777777" w:rsidTr="00BD2B64">
        <w:tc>
          <w:tcPr>
            <w:tcW w:w="2947" w:type="dxa"/>
            <w:shd w:val="clear" w:color="auto" w:fill="156082" w:themeFill="accent1"/>
            <w:hideMark/>
          </w:tcPr>
          <w:p w14:paraId="3224285C"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RHP</w:t>
            </w:r>
          </w:p>
        </w:tc>
        <w:tc>
          <w:tcPr>
            <w:tcW w:w="1508" w:type="dxa"/>
            <w:gridSpan w:val="2"/>
            <w:shd w:val="clear" w:color="auto" w:fill="156082" w:themeFill="accent1"/>
            <w:hideMark/>
          </w:tcPr>
          <w:p w14:paraId="302D1FB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c>
          <w:tcPr>
            <w:tcW w:w="2432" w:type="dxa"/>
            <w:shd w:val="clear" w:color="auto" w:fill="156082" w:themeFill="accent1"/>
            <w:hideMark/>
          </w:tcPr>
          <w:p w14:paraId="4E26CEE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Recursos hídricos</w:t>
            </w:r>
          </w:p>
        </w:tc>
        <w:tc>
          <w:tcPr>
            <w:tcW w:w="2615" w:type="dxa"/>
            <w:shd w:val="clear" w:color="auto" w:fill="156082" w:themeFill="accent1"/>
            <w:hideMark/>
          </w:tcPr>
          <w:p w14:paraId="41DD485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Flora y fauna</w:t>
            </w:r>
          </w:p>
        </w:tc>
      </w:tr>
      <w:tr w:rsidR="005F4B1B" w:rsidRPr="00774EFD" w14:paraId="565F2491" w14:textId="77777777" w:rsidTr="00BD2B64">
        <w:tc>
          <w:tcPr>
            <w:tcW w:w="2947" w:type="dxa"/>
            <w:hideMark/>
          </w:tcPr>
          <w:p w14:paraId="76BB0692" w14:textId="77777777" w:rsidR="005F4B1B" w:rsidRPr="00774EFD" w:rsidRDefault="005F4B1B" w:rsidP="00BD2B64">
            <w:pPr>
              <w:jc w:val="center"/>
            </w:pPr>
            <w:r w:rsidRPr="00774EFD">
              <w:t>Calakmul</w:t>
            </w:r>
          </w:p>
        </w:tc>
        <w:tc>
          <w:tcPr>
            <w:tcW w:w="1508" w:type="dxa"/>
            <w:gridSpan w:val="2"/>
            <w:hideMark/>
          </w:tcPr>
          <w:p w14:paraId="7FF7F670" w14:textId="77777777" w:rsidR="005F4B1B" w:rsidRPr="00774EFD" w:rsidRDefault="005F4B1B" w:rsidP="00BD2B64">
            <w:pPr>
              <w:jc w:val="center"/>
            </w:pPr>
            <w:r w:rsidRPr="00774EFD">
              <w:t>414,495.57</w:t>
            </w:r>
          </w:p>
        </w:tc>
        <w:tc>
          <w:tcPr>
            <w:tcW w:w="2432" w:type="dxa"/>
            <w:hideMark/>
          </w:tcPr>
          <w:p w14:paraId="66B61A00" w14:textId="77777777" w:rsidR="005F4B1B" w:rsidRPr="00774EFD" w:rsidRDefault="005F4B1B" w:rsidP="00BD2B64">
            <w:pPr>
              <w:jc w:val="center"/>
            </w:pPr>
            <w:r w:rsidRPr="00774EFD">
              <w:t>Charcas temporales, pozos y corrientes subterráneas</w:t>
            </w:r>
          </w:p>
        </w:tc>
        <w:tc>
          <w:tcPr>
            <w:tcW w:w="2615" w:type="dxa"/>
            <w:hideMark/>
          </w:tcPr>
          <w:p w14:paraId="731060D1" w14:textId="77777777" w:rsidR="005F4B1B" w:rsidRPr="00774EFD" w:rsidRDefault="005F4B1B" w:rsidP="00BD2B64">
            <w:pPr>
              <w:jc w:val="center"/>
            </w:pPr>
            <w:r w:rsidRPr="00774EFD">
              <w:t>Más de cuatro especies de fauna y cuatro de flora de importancia ecosistémica</w:t>
            </w:r>
          </w:p>
        </w:tc>
      </w:tr>
      <w:tr w:rsidR="005F4B1B" w:rsidRPr="00774EFD" w14:paraId="0CB0113C" w14:textId="77777777" w:rsidTr="00BD2B64">
        <w:tc>
          <w:tcPr>
            <w:tcW w:w="2947" w:type="dxa"/>
            <w:hideMark/>
          </w:tcPr>
          <w:p w14:paraId="1B0AA538" w14:textId="77777777" w:rsidR="005F4B1B" w:rsidRPr="00774EFD" w:rsidRDefault="005F4B1B" w:rsidP="00BD2B64">
            <w:pPr>
              <w:jc w:val="center"/>
            </w:pPr>
            <w:r w:rsidRPr="00774EFD">
              <w:t>Sur de Campeche</w:t>
            </w:r>
          </w:p>
        </w:tc>
        <w:tc>
          <w:tcPr>
            <w:tcW w:w="1508" w:type="dxa"/>
            <w:gridSpan w:val="2"/>
            <w:hideMark/>
          </w:tcPr>
          <w:p w14:paraId="02712752" w14:textId="77777777" w:rsidR="005F4B1B" w:rsidRPr="00774EFD" w:rsidRDefault="005F4B1B" w:rsidP="00BD2B64">
            <w:pPr>
              <w:jc w:val="center"/>
            </w:pPr>
            <w:r w:rsidRPr="00774EFD">
              <w:t>708,638.46</w:t>
            </w:r>
          </w:p>
        </w:tc>
        <w:tc>
          <w:tcPr>
            <w:tcW w:w="2432" w:type="dxa"/>
            <w:hideMark/>
          </w:tcPr>
          <w:p w14:paraId="49FE1D53" w14:textId="77777777" w:rsidR="005F4B1B" w:rsidRPr="00774EFD" w:rsidRDefault="005F4B1B" w:rsidP="00BD2B64">
            <w:pPr>
              <w:jc w:val="center"/>
            </w:pPr>
            <w:r w:rsidRPr="00774EFD">
              <w:t>Lago Noh, Río Candelaria</w:t>
            </w:r>
          </w:p>
        </w:tc>
        <w:tc>
          <w:tcPr>
            <w:tcW w:w="2615" w:type="dxa"/>
            <w:hideMark/>
          </w:tcPr>
          <w:p w14:paraId="34B7DD43" w14:textId="77777777" w:rsidR="005F4B1B" w:rsidRPr="00774EFD" w:rsidRDefault="005F4B1B" w:rsidP="00BD2B64">
            <w:pPr>
              <w:jc w:val="center"/>
            </w:pPr>
            <w:r w:rsidRPr="00774EFD">
              <w:t>Más de 16 especies de fauna y nueve de flora de importancia ecosistémica</w:t>
            </w:r>
          </w:p>
        </w:tc>
      </w:tr>
      <w:tr w:rsidR="005F4B1B" w:rsidRPr="00774EFD" w14:paraId="63E8147C" w14:textId="77777777" w:rsidTr="00BD2B64">
        <w:tc>
          <w:tcPr>
            <w:tcW w:w="2947" w:type="dxa"/>
            <w:hideMark/>
          </w:tcPr>
          <w:p w14:paraId="5991DF9F" w14:textId="77777777" w:rsidR="005F4B1B" w:rsidRPr="00774EFD" w:rsidRDefault="005F4B1B" w:rsidP="00BD2B64">
            <w:pPr>
              <w:jc w:val="center"/>
            </w:pPr>
            <w:r w:rsidRPr="00774EFD">
              <w:t>Cabecera del Río Champotón</w:t>
            </w:r>
          </w:p>
        </w:tc>
        <w:tc>
          <w:tcPr>
            <w:tcW w:w="1508" w:type="dxa"/>
            <w:gridSpan w:val="2"/>
            <w:hideMark/>
          </w:tcPr>
          <w:p w14:paraId="4C3CB2C6" w14:textId="77777777" w:rsidR="005F4B1B" w:rsidRPr="00774EFD" w:rsidRDefault="005F4B1B" w:rsidP="00BD2B64">
            <w:pPr>
              <w:jc w:val="center"/>
            </w:pPr>
            <w:r w:rsidRPr="00774EFD">
              <w:t>172,502.66</w:t>
            </w:r>
          </w:p>
        </w:tc>
        <w:tc>
          <w:tcPr>
            <w:tcW w:w="2432" w:type="dxa"/>
            <w:hideMark/>
          </w:tcPr>
          <w:p w14:paraId="4FA331DE" w14:textId="77777777" w:rsidR="005F4B1B" w:rsidRPr="00774EFD" w:rsidRDefault="005F4B1B" w:rsidP="00BD2B64">
            <w:pPr>
              <w:jc w:val="center"/>
            </w:pPr>
            <w:r w:rsidRPr="00774EFD">
              <w:t>Río Champotón</w:t>
            </w:r>
          </w:p>
        </w:tc>
        <w:tc>
          <w:tcPr>
            <w:tcW w:w="2615" w:type="dxa"/>
            <w:hideMark/>
          </w:tcPr>
          <w:p w14:paraId="42BCE69E" w14:textId="77777777" w:rsidR="005F4B1B" w:rsidRPr="00774EFD" w:rsidRDefault="005F4B1B" w:rsidP="00BD2B64">
            <w:pPr>
              <w:jc w:val="center"/>
            </w:pPr>
            <w:r w:rsidRPr="00774EFD">
              <w:t>Más de cuatro grupos de especies de fauna y tres especies de flora de importancia ecosistémica</w:t>
            </w:r>
          </w:p>
        </w:tc>
      </w:tr>
      <w:tr w:rsidR="005F4B1B" w:rsidRPr="00774EFD" w14:paraId="6347CD69" w14:textId="77777777" w:rsidTr="00BD2B64">
        <w:tc>
          <w:tcPr>
            <w:tcW w:w="2947" w:type="dxa"/>
            <w:hideMark/>
          </w:tcPr>
          <w:p w14:paraId="5966D820" w14:textId="77777777" w:rsidR="005F4B1B" w:rsidRPr="00774EFD" w:rsidRDefault="005F4B1B" w:rsidP="00BD2B64">
            <w:pPr>
              <w:jc w:val="center"/>
            </w:pPr>
            <w:r w:rsidRPr="00774EFD">
              <w:t>Cabecera del Río Candelaria</w:t>
            </w:r>
          </w:p>
        </w:tc>
        <w:tc>
          <w:tcPr>
            <w:tcW w:w="1508" w:type="dxa"/>
            <w:gridSpan w:val="2"/>
            <w:hideMark/>
          </w:tcPr>
          <w:p w14:paraId="597E1FDC" w14:textId="77777777" w:rsidR="005F4B1B" w:rsidRPr="00774EFD" w:rsidRDefault="005F4B1B" w:rsidP="00BD2B64">
            <w:pPr>
              <w:jc w:val="center"/>
            </w:pPr>
            <w:r w:rsidRPr="00774EFD">
              <w:t>102,579.03</w:t>
            </w:r>
          </w:p>
        </w:tc>
        <w:tc>
          <w:tcPr>
            <w:tcW w:w="2432" w:type="dxa"/>
            <w:hideMark/>
          </w:tcPr>
          <w:p w14:paraId="56992BC3" w14:textId="77777777" w:rsidR="005F4B1B" w:rsidRPr="00774EFD" w:rsidRDefault="005F4B1B" w:rsidP="00BD2B64">
            <w:pPr>
              <w:jc w:val="center"/>
            </w:pPr>
            <w:r w:rsidRPr="00774EFD">
              <w:t>Humedales y, Río Candelaria</w:t>
            </w:r>
          </w:p>
        </w:tc>
        <w:tc>
          <w:tcPr>
            <w:tcW w:w="2615" w:type="dxa"/>
            <w:hideMark/>
          </w:tcPr>
          <w:p w14:paraId="4D30C6CF" w14:textId="77777777" w:rsidR="005F4B1B" w:rsidRPr="00774EFD" w:rsidRDefault="005F4B1B" w:rsidP="00BD2B64">
            <w:pPr>
              <w:jc w:val="center"/>
            </w:pPr>
            <w:r w:rsidRPr="00774EFD">
              <w:t>Más de 13 especies de flora de importancia ecosistémica</w:t>
            </w:r>
          </w:p>
        </w:tc>
      </w:tr>
      <w:tr w:rsidR="005F4B1B" w:rsidRPr="00774EFD" w14:paraId="52336DCB" w14:textId="77777777" w:rsidTr="00BD2B64">
        <w:tc>
          <w:tcPr>
            <w:tcW w:w="2947" w:type="dxa"/>
            <w:hideMark/>
          </w:tcPr>
          <w:p w14:paraId="54A029A8" w14:textId="77777777" w:rsidR="005F4B1B" w:rsidRPr="00774EFD" w:rsidRDefault="005F4B1B" w:rsidP="00BD2B64">
            <w:pPr>
              <w:jc w:val="center"/>
            </w:pPr>
            <w:r w:rsidRPr="00774EFD">
              <w:t>Boca del Río Champotón</w:t>
            </w:r>
          </w:p>
        </w:tc>
        <w:tc>
          <w:tcPr>
            <w:tcW w:w="1508" w:type="dxa"/>
            <w:gridSpan w:val="2"/>
            <w:hideMark/>
          </w:tcPr>
          <w:p w14:paraId="1F6AFD2E" w14:textId="77777777" w:rsidR="005F4B1B" w:rsidRPr="00774EFD" w:rsidRDefault="005F4B1B" w:rsidP="00BD2B64">
            <w:pPr>
              <w:jc w:val="center"/>
            </w:pPr>
            <w:r w:rsidRPr="00774EFD">
              <w:t>73,490.77</w:t>
            </w:r>
          </w:p>
        </w:tc>
        <w:tc>
          <w:tcPr>
            <w:tcW w:w="2432" w:type="dxa"/>
            <w:hideMark/>
          </w:tcPr>
          <w:p w14:paraId="667F9DCF" w14:textId="77777777" w:rsidR="005F4B1B" w:rsidRPr="00774EFD" w:rsidRDefault="005F4B1B" w:rsidP="00BD2B64">
            <w:pPr>
              <w:jc w:val="center"/>
            </w:pPr>
            <w:r w:rsidRPr="00774EFD">
              <w:t>Río Champotón y arroyos</w:t>
            </w:r>
          </w:p>
        </w:tc>
        <w:tc>
          <w:tcPr>
            <w:tcW w:w="2615" w:type="dxa"/>
            <w:hideMark/>
          </w:tcPr>
          <w:p w14:paraId="48D5EEB5" w14:textId="77777777" w:rsidR="005F4B1B" w:rsidRPr="00774EFD" w:rsidRDefault="005F4B1B" w:rsidP="00BD2B64">
            <w:pPr>
              <w:jc w:val="center"/>
            </w:pPr>
            <w:r w:rsidRPr="00774EFD">
              <w:t>Más de tres grupos de especies de fauna y cuatro especies de flora de importancia ecosistémica</w:t>
            </w:r>
          </w:p>
        </w:tc>
      </w:tr>
      <w:tr w:rsidR="005F4B1B" w:rsidRPr="00774EFD" w14:paraId="3D6875D8" w14:textId="77777777" w:rsidTr="00BD2B64">
        <w:trPr>
          <w:trHeight w:val="180"/>
        </w:trPr>
        <w:tc>
          <w:tcPr>
            <w:tcW w:w="0" w:type="auto"/>
            <w:gridSpan w:val="5"/>
            <w:shd w:val="clear" w:color="auto" w:fill="156082" w:themeFill="accent1"/>
            <w:hideMark/>
          </w:tcPr>
          <w:p w14:paraId="1A07EEF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Regiones Marinas Prioritarias</w:t>
            </w:r>
          </w:p>
        </w:tc>
      </w:tr>
      <w:tr w:rsidR="005F4B1B" w:rsidRPr="00774EFD" w14:paraId="0066709D" w14:textId="77777777" w:rsidTr="00BD2B64">
        <w:tc>
          <w:tcPr>
            <w:tcW w:w="2947" w:type="dxa"/>
            <w:shd w:val="clear" w:color="auto" w:fill="156082" w:themeFill="accent1"/>
            <w:hideMark/>
          </w:tcPr>
          <w:p w14:paraId="6B7DA4B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RMP</w:t>
            </w:r>
          </w:p>
        </w:tc>
        <w:tc>
          <w:tcPr>
            <w:tcW w:w="1508" w:type="dxa"/>
            <w:gridSpan w:val="2"/>
            <w:shd w:val="clear" w:color="auto" w:fill="156082" w:themeFill="accent1"/>
            <w:hideMark/>
          </w:tcPr>
          <w:p w14:paraId="4E2460E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Hectáreas</w:t>
            </w:r>
          </w:p>
        </w:tc>
        <w:tc>
          <w:tcPr>
            <w:tcW w:w="2432" w:type="dxa"/>
            <w:shd w:val="clear" w:color="auto" w:fill="156082" w:themeFill="accent1"/>
            <w:hideMark/>
          </w:tcPr>
          <w:p w14:paraId="64A79F0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Importancia</w:t>
            </w:r>
          </w:p>
        </w:tc>
        <w:tc>
          <w:tcPr>
            <w:tcW w:w="2615" w:type="dxa"/>
            <w:shd w:val="clear" w:color="auto" w:fill="156082" w:themeFill="accent1"/>
            <w:hideMark/>
          </w:tcPr>
          <w:p w14:paraId="0D8D4A4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Flora y fauna</w:t>
            </w:r>
          </w:p>
        </w:tc>
      </w:tr>
      <w:tr w:rsidR="005F4B1B" w:rsidRPr="00774EFD" w14:paraId="4236937C" w14:textId="77777777" w:rsidTr="00BD2B64">
        <w:tc>
          <w:tcPr>
            <w:tcW w:w="2947" w:type="dxa"/>
            <w:hideMark/>
          </w:tcPr>
          <w:p w14:paraId="74FAF812" w14:textId="77777777" w:rsidR="005F4B1B" w:rsidRPr="00774EFD" w:rsidRDefault="005F4B1B" w:rsidP="00BD2B64">
            <w:pPr>
              <w:jc w:val="center"/>
            </w:pPr>
            <w:r w:rsidRPr="00774EFD">
              <w:t>Pantanos de Centla-Laguna de Términos</w:t>
            </w:r>
          </w:p>
        </w:tc>
        <w:tc>
          <w:tcPr>
            <w:tcW w:w="1508" w:type="dxa"/>
            <w:gridSpan w:val="2"/>
            <w:hideMark/>
          </w:tcPr>
          <w:p w14:paraId="5B0BBDDB" w14:textId="77777777" w:rsidR="005F4B1B" w:rsidRPr="00774EFD" w:rsidRDefault="005F4B1B" w:rsidP="00BD2B64">
            <w:pPr>
              <w:jc w:val="center"/>
            </w:pPr>
            <w:r w:rsidRPr="00774EFD">
              <w:t>55,114</w:t>
            </w:r>
          </w:p>
        </w:tc>
        <w:tc>
          <w:tcPr>
            <w:tcW w:w="2432" w:type="dxa"/>
            <w:hideMark/>
          </w:tcPr>
          <w:p w14:paraId="6C7F5166" w14:textId="77777777" w:rsidR="005F4B1B" w:rsidRPr="00774EFD" w:rsidRDefault="005F4B1B" w:rsidP="00BD2B64">
            <w:pPr>
              <w:jc w:val="center"/>
            </w:pPr>
            <w:r w:rsidRPr="00774EFD">
              <w:t>Representa el aporte hídrico más importante del país.</w:t>
            </w:r>
          </w:p>
        </w:tc>
        <w:tc>
          <w:tcPr>
            <w:tcW w:w="2615" w:type="dxa"/>
            <w:hideMark/>
          </w:tcPr>
          <w:p w14:paraId="6B62A3E6" w14:textId="77777777" w:rsidR="005F4B1B" w:rsidRPr="00774EFD" w:rsidRDefault="005F4B1B" w:rsidP="00BD2B64">
            <w:pPr>
              <w:jc w:val="center"/>
            </w:pPr>
            <w:r w:rsidRPr="00774EFD">
              <w:t>Más de 23 grupos de especies de flora y fauna de importancia ecosistémica</w:t>
            </w:r>
          </w:p>
        </w:tc>
      </w:tr>
      <w:tr w:rsidR="005F4B1B" w:rsidRPr="00774EFD" w14:paraId="7167EC07" w14:textId="77777777" w:rsidTr="00BD2B64">
        <w:tc>
          <w:tcPr>
            <w:tcW w:w="2947" w:type="dxa"/>
            <w:hideMark/>
          </w:tcPr>
          <w:p w14:paraId="42C4C94C" w14:textId="77777777" w:rsidR="005F4B1B" w:rsidRPr="00774EFD" w:rsidRDefault="005F4B1B" w:rsidP="00BD2B64">
            <w:pPr>
              <w:jc w:val="center"/>
            </w:pPr>
            <w:r w:rsidRPr="00774EFD">
              <w:t>Cayos Campeche</w:t>
            </w:r>
          </w:p>
        </w:tc>
        <w:tc>
          <w:tcPr>
            <w:tcW w:w="1508" w:type="dxa"/>
            <w:gridSpan w:val="2"/>
            <w:hideMark/>
          </w:tcPr>
          <w:p w14:paraId="126B4CDE" w14:textId="77777777" w:rsidR="005F4B1B" w:rsidRPr="00774EFD" w:rsidRDefault="005F4B1B" w:rsidP="00BD2B64">
            <w:pPr>
              <w:jc w:val="center"/>
            </w:pPr>
            <w:r w:rsidRPr="00774EFD">
              <w:t>15,643</w:t>
            </w:r>
          </w:p>
        </w:tc>
        <w:tc>
          <w:tcPr>
            <w:tcW w:w="2432" w:type="dxa"/>
            <w:hideMark/>
          </w:tcPr>
          <w:p w14:paraId="39709579" w14:textId="77777777" w:rsidR="005F4B1B" w:rsidRPr="00774EFD" w:rsidRDefault="005F4B1B" w:rsidP="00BD2B64">
            <w:pPr>
              <w:jc w:val="center"/>
            </w:pPr>
            <w:r w:rsidRPr="00774EFD">
              <w:t>Zona arrecifal con dunas costeras. Es una zona migratoria de aves y refugio para peces e invertebrados.</w:t>
            </w:r>
          </w:p>
        </w:tc>
        <w:tc>
          <w:tcPr>
            <w:tcW w:w="2615" w:type="dxa"/>
            <w:hideMark/>
          </w:tcPr>
          <w:p w14:paraId="2F231EF8" w14:textId="77777777" w:rsidR="005F4B1B" w:rsidRPr="00774EFD" w:rsidRDefault="005F4B1B" w:rsidP="00BD2B64">
            <w:pPr>
              <w:jc w:val="center"/>
            </w:pPr>
            <w:r w:rsidRPr="00774EFD">
              <w:t>Más de 10 grupos de especies de flora y fauna de importancia ecosistémica</w:t>
            </w:r>
          </w:p>
        </w:tc>
      </w:tr>
      <w:tr w:rsidR="005F4B1B" w:rsidRPr="00774EFD" w14:paraId="4B94FD0D" w14:textId="77777777" w:rsidTr="00BD2B64">
        <w:tc>
          <w:tcPr>
            <w:tcW w:w="2947" w:type="dxa"/>
            <w:hideMark/>
          </w:tcPr>
          <w:p w14:paraId="3AD6C3E0" w14:textId="77777777" w:rsidR="005F4B1B" w:rsidRPr="00774EFD" w:rsidRDefault="005F4B1B" w:rsidP="00BD2B64">
            <w:pPr>
              <w:jc w:val="center"/>
            </w:pPr>
            <w:r w:rsidRPr="00774EFD">
              <w:t>Sonda de Campeche:</w:t>
            </w:r>
          </w:p>
        </w:tc>
        <w:tc>
          <w:tcPr>
            <w:tcW w:w="1508" w:type="dxa"/>
            <w:gridSpan w:val="2"/>
            <w:hideMark/>
          </w:tcPr>
          <w:p w14:paraId="5C25419D" w14:textId="77777777" w:rsidR="005F4B1B" w:rsidRPr="00774EFD" w:rsidRDefault="005F4B1B" w:rsidP="00BD2B64">
            <w:pPr>
              <w:jc w:val="center"/>
            </w:pPr>
            <w:r w:rsidRPr="00774EFD">
              <w:t>13,568</w:t>
            </w:r>
          </w:p>
        </w:tc>
        <w:tc>
          <w:tcPr>
            <w:tcW w:w="2432" w:type="dxa"/>
            <w:hideMark/>
          </w:tcPr>
          <w:p w14:paraId="1C530AB0" w14:textId="77777777" w:rsidR="005F4B1B" w:rsidRPr="00774EFD" w:rsidRDefault="005F4B1B" w:rsidP="00BD2B64">
            <w:pPr>
              <w:jc w:val="center"/>
            </w:pPr>
            <w:r w:rsidRPr="00774EFD">
              <w:t>Zona de cenotes, ríos, dunas, humedales y franja costera con playas y afloramiento de agua dulce. Zona de crianza y reproducción de peces.</w:t>
            </w:r>
          </w:p>
        </w:tc>
        <w:tc>
          <w:tcPr>
            <w:tcW w:w="2615" w:type="dxa"/>
            <w:hideMark/>
          </w:tcPr>
          <w:p w14:paraId="38CDD5EF" w14:textId="77777777" w:rsidR="005F4B1B" w:rsidRPr="00774EFD" w:rsidRDefault="005F4B1B" w:rsidP="00BD2B64">
            <w:pPr>
              <w:jc w:val="center"/>
            </w:pPr>
            <w:r w:rsidRPr="00774EFD">
              <w:t>Más de 10 grupos de especies de flora y fauna de importancia ecosistémica</w:t>
            </w:r>
          </w:p>
        </w:tc>
      </w:tr>
      <w:tr w:rsidR="005F4B1B" w:rsidRPr="00774EFD" w14:paraId="3C8FA2A2" w14:textId="77777777" w:rsidTr="00BD2B64">
        <w:tc>
          <w:tcPr>
            <w:tcW w:w="2947" w:type="dxa"/>
            <w:hideMark/>
          </w:tcPr>
          <w:p w14:paraId="2DBCC3A6" w14:textId="77777777" w:rsidR="005F4B1B" w:rsidRPr="00774EFD" w:rsidRDefault="005F4B1B" w:rsidP="00BD2B64">
            <w:pPr>
              <w:jc w:val="center"/>
            </w:pPr>
            <w:r w:rsidRPr="00774EFD">
              <w:t>Champotón-El Palmar</w:t>
            </w:r>
          </w:p>
        </w:tc>
        <w:tc>
          <w:tcPr>
            <w:tcW w:w="1508" w:type="dxa"/>
            <w:gridSpan w:val="2"/>
            <w:hideMark/>
          </w:tcPr>
          <w:p w14:paraId="3DAA8EAC" w14:textId="77777777" w:rsidR="005F4B1B" w:rsidRPr="00774EFD" w:rsidRDefault="005F4B1B" w:rsidP="00BD2B64">
            <w:pPr>
              <w:jc w:val="center"/>
            </w:pPr>
            <w:r w:rsidRPr="00774EFD">
              <w:t>13,551</w:t>
            </w:r>
          </w:p>
        </w:tc>
        <w:tc>
          <w:tcPr>
            <w:tcW w:w="2432" w:type="dxa"/>
            <w:hideMark/>
          </w:tcPr>
          <w:p w14:paraId="53302E61" w14:textId="77777777" w:rsidR="005F4B1B" w:rsidRPr="00774EFD" w:rsidRDefault="005F4B1B" w:rsidP="00BD2B64">
            <w:pPr>
              <w:jc w:val="center"/>
            </w:pPr>
            <w:r w:rsidRPr="00774EFD">
              <w:t>Zona oceánica y zona de humedales, lagunas, dunas, marismas y afloramiento de agua dulce y enriquecimiento de nutrientes. importancia ecosistémica</w:t>
            </w:r>
          </w:p>
        </w:tc>
        <w:tc>
          <w:tcPr>
            <w:tcW w:w="2615" w:type="dxa"/>
            <w:hideMark/>
          </w:tcPr>
          <w:p w14:paraId="7A702D88" w14:textId="77777777" w:rsidR="005F4B1B" w:rsidRPr="00774EFD" w:rsidRDefault="005F4B1B" w:rsidP="00BD2B64">
            <w:pPr>
              <w:jc w:val="center"/>
            </w:pPr>
            <w:r w:rsidRPr="00774EFD">
              <w:t>Más de 10 grupos de especies de flora y fauna de</w:t>
            </w:r>
          </w:p>
        </w:tc>
      </w:tr>
      <w:tr w:rsidR="005F4B1B" w:rsidRPr="00774EFD" w14:paraId="6DD5C037" w14:textId="77777777" w:rsidTr="00BD2B64">
        <w:trPr>
          <w:trHeight w:val="180"/>
        </w:trPr>
        <w:tc>
          <w:tcPr>
            <w:tcW w:w="0" w:type="auto"/>
            <w:gridSpan w:val="5"/>
            <w:shd w:val="clear" w:color="auto" w:fill="156082" w:themeFill="accent1"/>
            <w:hideMark/>
          </w:tcPr>
          <w:p w14:paraId="6D5EEDC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AICAS</w:t>
            </w:r>
          </w:p>
        </w:tc>
      </w:tr>
      <w:tr w:rsidR="005F4B1B" w:rsidRPr="00774EFD" w14:paraId="03DC1D43" w14:textId="77777777" w:rsidTr="00BD2B64">
        <w:trPr>
          <w:trHeight w:val="180"/>
        </w:trPr>
        <w:tc>
          <w:tcPr>
            <w:tcW w:w="2947" w:type="dxa"/>
            <w:shd w:val="clear" w:color="auto" w:fill="156082" w:themeFill="accent1"/>
            <w:hideMark/>
          </w:tcPr>
          <w:p w14:paraId="3C3BE9C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AICA</w:t>
            </w:r>
          </w:p>
        </w:tc>
        <w:tc>
          <w:tcPr>
            <w:tcW w:w="1508" w:type="dxa"/>
            <w:gridSpan w:val="2"/>
            <w:shd w:val="clear" w:color="auto" w:fill="156082" w:themeFill="accent1"/>
            <w:hideMark/>
          </w:tcPr>
          <w:p w14:paraId="618545F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Importancia</w:t>
            </w:r>
          </w:p>
        </w:tc>
        <w:tc>
          <w:tcPr>
            <w:tcW w:w="5047" w:type="dxa"/>
            <w:gridSpan w:val="2"/>
            <w:shd w:val="clear" w:color="auto" w:fill="156082" w:themeFill="accent1"/>
            <w:hideMark/>
          </w:tcPr>
          <w:p w14:paraId="50DB306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Avifauna</w:t>
            </w:r>
          </w:p>
        </w:tc>
      </w:tr>
      <w:tr w:rsidR="005F4B1B" w:rsidRPr="00774EFD" w14:paraId="27398D7C" w14:textId="77777777" w:rsidTr="00BD2B64">
        <w:trPr>
          <w:trHeight w:val="180"/>
        </w:trPr>
        <w:tc>
          <w:tcPr>
            <w:tcW w:w="2947" w:type="dxa"/>
            <w:hideMark/>
          </w:tcPr>
          <w:p w14:paraId="2E5B37E8" w14:textId="77777777" w:rsidR="005F4B1B" w:rsidRPr="00774EFD" w:rsidRDefault="005F4B1B" w:rsidP="00BD2B64">
            <w:pPr>
              <w:jc w:val="center"/>
            </w:pPr>
            <w:r w:rsidRPr="00774EFD">
              <w:lastRenderedPageBreak/>
              <w:t>Ría Celestún</w:t>
            </w:r>
          </w:p>
        </w:tc>
        <w:tc>
          <w:tcPr>
            <w:tcW w:w="1508" w:type="dxa"/>
            <w:gridSpan w:val="2"/>
            <w:hideMark/>
          </w:tcPr>
          <w:p w14:paraId="7C7C8B55" w14:textId="77777777" w:rsidR="005F4B1B" w:rsidRPr="00774EFD" w:rsidRDefault="005F4B1B" w:rsidP="00BD2B64">
            <w:pPr>
              <w:jc w:val="center"/>
            </w:pPr>
            <w:r w:rsidRPr="00774EFD">
              <w:t>Mayor población de flamencos.</w:t>
            </w:r>
          </w:p>
        </w:tc>
        <w:tc>
          <w:tcPr>
            <w:tcW w:w="5047" w:type="dxa"/>
            <w:gridSpan w:val="2"/>
            <w:hideMark/>
          </w:tcPr>
          <w:p w14:paraId="50FA23BB" w14:textId="77777777" w:rsidR="005F4B1B" w:rsidRPr="00774EFD" w:rsidRDefault="005F4B1B" w:rsidP="00BD2B64">
            <w:pPr>
              <w:jc w:val="center"/>
            </w:pPr>
            <w:r w:rsidRPr="00774EFD">
              <w:t>304 especies con 12 cuasiendémicas, cinco en peligro, 20 amenazadas, 22 raras y 4 sujetas a protección especial</w:t>
            </w:r>
          </w:p>
        </w:tc>
      </w:tr>
      <w:tr w:rsidR="005F4B1B" w:rsidRPr="00774EFD" w14:paraId="67D9BE97" w14:textId="77777777" w:rsidTr="00BD2B64">
        <w:trPr>
          <w:trHeight w:val="180"/>
        </w:trPr>
        <w:tc>
          <w:tcPr>
            <w:tcW w:w="2947" w:type="dxa"/>
            <w:hideMark/>
          </w:tcPr>
          <w:p w14:paraId="65F58BA3" w14:textId="77777777" w:rsidR="005F4B1B" w:rsidRPr="00774EFD" w:rsidRDefault="005F4B1B" w:rsidP="00BD2B64">
            <w:pPr>
              <w:jc w:val="center"/>
            </w:pPr>
            <w:r w:rsidRPr="00774EFD">
              <w:t>Los Petenes</w:t>
            </w:r>
          </w:p>
        </w:tc>
        <w:tc>
          <w:tcPr>
            <w:tcW w:w="1508" w:type="dxa"/>
            <w:gridSpan w:val="2"/>
            <w:hideMark/>
          </w:tcPr>
          <w:p w14:paraId="17FAD1E5" w14:textId="77777777" w:rsidR="005F4B1B" w:rsidRPr="00774EFD" w:rsidRDefault="005F4B1B" w:rsidP="00BD2B64">
            <w:pPr>
              <w:jc w:val="center"/>
            </w:pPr>
            <w:r w:rsidRPr="00774EFD">
              <w:t>Presencia de varias especies endémicas.</w:t>
            </w:r>
          </w:p>
        </w:tc>
        <w:tc>
          <w:tcPr>
            <w:tcW w:w="5047" w:type="dxa"/>
            <w:gridSpan w:val="2"/>
            <w:hideMark/>
          </w:tcPr>
          <w:p w14:paraId="0C530454" w14:textId="77777777" w:rsidR="005F4B1B" w:rsidRPr="00774EFD" w:rsidRDefault="005F4B1B" w:rsidP="00BD2B64">
            <w:pPr>
              <w:jc w:val="center"/>
            </w:pPr>
            <w:r w:rsidRPr="00774EFD">
              <w:t>138 especies de aves de 38 familias.</w:t>
            </w:r>
          </w:p>
        </w:tc>
      </w:tr>
      <w:tr w:rsidR="005F4B1B" w:rsidRPr="00774EFD" w14:paraId="48505804" w14:textId="77777777" w:rsidTr="00BD2B64">
        <w:trPr>
          <w:trHeight w:val="180"/>
        </w:trPr>
        <w:tc>
          <w:tcPr>
            <w:tcW w:w="2947" w:type="dxa"/>
            <w:hideMark/>
          </w:tcPr>
          <w:p w14:paraId="277189EA" w14:textId="77777777" w:rsidR="005F4B1B" w:rsidRPr="00774EFD" w:rsidRDefault="005F4B1B" w:rsidP="00BD2B64">
            <w:pPr>
              <w:jc w:val="center"/>
            </w:pPr>
            <w:r w:rsidRPr="00774EFD">
              <w:t>Sierra de Ticul-Punto Put</w:t>
            </w:r>
          </w:p>
        </w:tc>
        <w:tc>
          <w:tcPr>
            <w:tcW w:w="1508" w:type="dxa"/>
            <w:gridSpan w:val="2"/>
            <w:hideMark/>
          </w:tcPr>
          <w:p w14:paraId="49C48E6E" w14:textId="77777777" w:rsidR="005F4B1B" w:rsidRPr="00774EFD" w:rsidRDefault="005F4B1B" w:rsidP="00BD2B64">
            <w:pPr>
              <w:jc w:val="center"/>
            </w:pPr>
            <w:r w:rsidRPr="00774EFD">
              <w:t>Zonas de refugio, alimentación y reproducción.</w:t>
            </w:r>
          </w:p>
        </w:tc>
        <w:tc>
          <w:tcPr>
            <w:tcW w:w="5047" w:type="dxa"/>
            <w:gridSpan w:val="2"/>
            <w:hideMark/>
          </w:tcPr>
          <w:p w14:paraId="1498E330" w14:textId="77777777" w:rsidR="005F4B1B" w:rsidRPr="00774EFD" w:rsidRDefault="005F4B1B" w:rsidP="00BD2B64">
            <w:pPr>
              <w:jc w:val="center"/>
            </w:pPr>
            <w:r w:rsidRPr="00774EFD">
              <w:t>232 especies con varias catalogadas en peligro, amenazadas o raras.</w:t>
            </w:r>
          </w:p>
        </w:tc>
      </w:tr>
      <w:tr w:rsidR="005F4B1B" w:rsidRPr="00774EFD" w14:paraId="087EBF8E" w14:textId="77777777" w:rsidTr="00BD2B64">
        <w:trPr>
          <w:trHeight w:val="180"/>
        </w:trPr>
        <w:tc>
          <w:tcPr>
            <w:tcW w:w="2947" w:type="dxa"/>
            <w:hideMark/>
          </w:tcPr>
          <w:p w14:paraId="4D4D7867" w14:textId="77777777" w:rsidR="005F4B1B" w:rsidRPr="00774EFD" w:rsidRDefault="005F4B1B" w:rsidP="00BD2B64">
            <w:pPr>
              <w:jc w:val="center"/>
            </w:pPr>
            <w:r w:rsidRPr="00774EFD">
              <w:t>Corredor Calakmul-Sian Ka'an.</w:t>
            </w:r>
          </w:p>
        </w:tc>
        <w:tc>
          <w:tcPr>
            <w:tcW w:w="1508" w:type="dxa"/>
            <w:gridSpan w:val="2"/>
            <w:hideMark/>
          </w:tcPr>
          <w:p w14:paraId="3010F74A" w14:textId="77777777" w:rsidR="005F4B1B" w:rsidRPr="00774EFD" w:rsidRDefault="005F4B1B" w:rsidP="00BD2B64">
            <w:pPr>
              <w:jc w:val="center"/>
            </w:pPr>
            <w:r w:rsidRPr="00774EFD">
              <w:t>Corredor biológico entre Calakmul y Sian Ka’an</w:t>
            </w:r>
          </w:p>
        </w:tc>
        <w:tc>
          <w:tcPr>
            <w:tcW w:w="5047" w:type="dxa"/>
            <w:gridSpan w:val="2"/>
            <w:hideMark/>
          </w:tcPr>
          <w:p w14:paraId="15EB8CA1" w14:textId="77777777" w:rsidR="005F4B1B" w:rsidRPr="00774EFD" w:rsidRDefault="005F4B1B" w:rsidP="00BD2B64">
            <w:pPr>
              <w:jc w:val="center"/>
            </w:pPr>
            <w:r w:rsidRPr="00774EFD">
              <w:t>Sin información</w:t>
            </w:r>
          </w:p>
        </w:tc>
      </w:tr>
      <w:tr w:rsidR="005F4B1B" w:rsidRPr="00774EFD" w14:paraId="0D9D6092" w14:textId="77777777" w:rsidTr="00BD2B64">
        <w:trPr>
          <w:trHeight w:val="180"/>
        </w:trPr>
        <w:tc>
          <w:tcPr>
            <w:tcW w:w="2947" w:type="dxa"/>
            <w:hideMark/>
          </w:tcPr>
          <w:p w14:paraId="01874D82" w14:textId="77777777" w:rsidR="005F4B1B" w:rsidRPr="00774EFD" w:rsidRDefault="005F4B1B" w:rsidP="00BD2B64">
            <w:pPr>
              <w:jc w:val="center"/>
            </w:pPr>
            <w:r w:rsidRPr="00774EFD">
              <w:t>Islas de la Sonda de Campeche</w:t>
            </w:r>
          </w:p>
        </w:tc>
        <w:tc>
          <w:tcPr>
            <w:tcW w:w="1508" w:type="dxa"/>
            <w:gridSpan w:val="2"/>
            <w:hideMark/>
          </w:tcPr>
          <w:p w14:paraId="3EB51A11" w14:textId="77777777" w:rsidR="005F4B1B" w:rsidRPr="00774EFD" w:rsidRDefault="005F4B1B" w:rsidP="00BD2B64">
            <w:pPr>
              <w:jc w:val="center"/>
            </w:pPr>
            <w:r w:rsidRPr="00774EFD">
              <w:t>Área de reproducción de aves marinas y sitio de descanso para aves migratorias</w:t>
            </w:r>
          </w:p>
        </w:tc>
        <w:tc>
          <w:tcPr>
            <w:tcW w:w="5047" w:type="dxa"/>
            <w:gridSpan w:val="2"/>
            <w:hideMark/>
          </w:tcPr>
          <w:p w14:paraId="44B5CD9A" w14:textId="77777777" w:rsidR="005F4B1B" w:rsidRPr="00774EFD" w:rsidRDefault="005F4B1B" w:rsidP="00BD2B64">
            <w:pPr>
              <w:jc w:val="center"/>
            </w:pPr>
            <w:r w:rsidRPr="00774EFD">
              <w:t>Sin información.</w:t>
            </w:r>
          </w:p>
        </w:tc>
      </w:tr>
      <w:tr w:rsidR="005F4B1B" w:rsidRPr="00774EFD" w14:paraId="01AA442C" w14:textId="77777777" w:rsidTr="00BD2B64">
        <w:trPr>
          <w:trHeight w:val="180"/>
        </w:trPr>
        <w:tc>
          <w:tcPr>
            <w:tcW w:w="2947" w:type="dxa"/>
            <w:hideMark/>
          </w:tcPr>
          <w:p w14:paraId="698E696C" w14:textId="77777777" w:rsidR="005F4B1B" w:rsidRPr="00774EFD" w:rsidRDefault="005F4B1B" w:rsidP="00BD2B64">
            <w:pPr>
              <w:jc w:val="center"/>
            </w:pPr>
            <w:r w:rsidRPr="00774EFD">
              <w:t>Calakmul</w:t>
            </w:r>
          </w:p>
        </w:tc>
        <w:tc>
          <w:tcPr>
            <w:tcW w:w="1508" w:type="dxa"/>
            <w:gridSpan w:val="2"/>
            <w:hideMark/>
          </w:tcPr>
          <w:p w14:paraId="176F50C5" w14:textId="77777777" w:rsidR="005F4B1B" w:rsidRPr="00774EFD" w:rsidRDefault="005F4B1B" w:rsidP="00BD2B64">
            <w:pPr>
              <w:jc w:val="center"/>
            </w:pPr>
            <w:r w:rsidRPr="00774EFD">
              <w:t>Reserva más grande del trópico mexicano, aquí se encuentran 118 (75.2%) de las 143 especies que existen en el estado dentro de alguna categoría de riesgo.</w:t>
            </w:r>
          </w:p>
        </w:tc>
        <w:tc>
          <w:tcPr>
            <w:tcW w:w="5047" w:type="dxa"/>
            <w:gridSpan w:val="2"/>
            <w:hideMark/>
          </w:tcPr>
          <w:p w14:paraId="247A44B3" w14:textId="77777777" w:rsidR="005F4B1B" w:rsidRPr="00774EFD" w:rsidRDefault="005F4B1B" w:rsidP="00BD2B64">
            <w:pPr>
              <w:jc w:val="center"/>
            </w:pPr>
            <w:r w:rsidRPr="00774EFD">
              <w:t>355 especies, con nueve endémicas o cuasiendémicas.</w:t>
            </w:r>
          </w:p>
        </w:tc>
      </w:tr>
      <w:tr w:rsidR="005F4B1B" w:rsidRPr="00774EFD" w14:paraId="7B3F2BB2" w14:textId="77777777" w:rsidTr="00BD2B64">
        <w:trPr>
          <w:trHeight w:val="180"/>
        </w:trPr>
        <w:tc>
          <w:tcPr>
            <w:tcW w:w="2947" w:type="dxa"/>
            <w:hideMark/>
          </w:tcPr>
          <w:p w14:paraId="7C0607D9" w14:textId="77777777" w:rsidR="005F4B1B" w:rsidRPr="00774EFD" w:rsidRDefault="005F4B1B" w:rsidP="00BD2B64">
            <w:pPr>
              <w:jc w:val="center"/>
            </w:pPr>
            <w:r w:rsidRPr="00774EFD">
              <w:t>Laguna de Términos</w:t>
            </w:r>
          </w:p>
        </w:tc>
        <w:tc>
          <w:tcPr>
            <w:tcW w:w="1508" w:type="dxa"/>
            <w:gridSpan w:val="2"/>
            <w:hideMark/>
          </w:tcPr>
          <w:p w14:paraId="0E68150F" w14:textId="77777777" w:rsidR="005F4B1B" w:rsidRPr="00774EFD" w:rsidRDefault="005F4B1B" w:rsidP="00BD2B64">
            <w:pPr>
              <w:jc w:val="center"/>
            </w:pPr>
            <w:r w:rsidRPr="00774EFD">
              <w:t>Aloja 84 especies (53.5%) dentro de alguna de las categorías de amenaza.</w:t>
            </w:r>
          </w:p>
        </w:tc>
        <w:tc>
          <w:tcPr>
            <w:tcW w:w="5047" w:type="dxa"/>
            <w:gridSpan w:val="2"/>
            <w:hideMark/>
          </w:tcPr>
          <w:p w14:paraId="49FC9DD1" w14:textId="77777777" w:rsidR="005F4B1B" w:rsidRPr="00774EFD" w:rsidRDefault="005F4B1B" w:rsidP="00BD2B64">
            <w:pPr>
              <w:jc w:val="center"/>
            </w:pPr>
            <w:r w:rsidRPr="00774EFD">
              <w:t>Sin información.</w:t>
            </w:r>
          </w:p>
        </w:tc>
      </w:tr>
      <w:tr w:rsidR="005F4B1B" w:rsidRPr="00774EFD" w14:paraId="53E9DCF4" w14:textId="77777777" w:rsidTr="00BD2B64">
        <w:trPr>
          <w:trHeight w:val="180"/>
        </w:trPr>
        <w:tc>
          <w:tcPr>
            <w:tcW w:w="2947" w:type="dxa"/>
            <w:hideMark/>
          </w:tcPr>
          <w:p w14:paraId="417C4486" w14:textId="77777777" w:rsidR="005F4B1B" w:rsidRPr="00774EFD" w:rsidRDefault="005F4B1B" w:rsidP="00BD2B64">
            <w:pPr>
              <w:jc w:val="center"/>
            </w:pPr>
            <w:r w:rsidRPr="00774EFD">
              <w:t>Pantanos de Centla</w:t>
            </w:r>
          </w:p>
        </w:tc>
        <w:tc>
          <w:tcPr>
            <w:tcW w:w="1508" w:type="dxa"/>
            <w:gridSpan w:val="2"/>
            <w:hideMark/>
          </w:tcPr>
          <w:p w14:paraId="575DA211" w14:textId="77777777" w:rsidR="005F4B1B" w:rsidRPr="00774EFD" w:rsidRDefault="005F4B1B" w:rsidP="00BD2B64">
            <w:pPr>
              <w:jc w:val="center"/>
            </w:pPr>
            <w:r w:rsidRPr="00774EFD">
              <w:t>Refugio de aves migratorias (66 especies).</w:t>
            </w:r>
          </w:p>
        </w:tc>
        <w:tc>
          <w:tcPr>
            <w:tcW w:w="5047" w:type="dxa"/>
            <w:gridSpan w:val="2"/>
            <w:hideMark/>
          </w:tcPr>
          <w:p w14:paraId="3E1F5AC4" w14:textId="77777777" w:rsidR="005F4B1B" w:rsidRPr="00774EFD" w:rsidRDefault="005F4B1B" w:rsidP="00BD2B64">
            <w:pPr>
              <w:jc w:val="center"/>
            </w:pPr>
            <w:r w:rsidRPr="00774EFD">
              <w:t>Sin información.</w:t>
            </w:r>
          </w:p>
        </w:tc>
      </w:tr>
      <w:tr w:rsidR="005F4B1B" w:rsidRPr="00774EFD" w14:paraId="50A0764E" w14:textId="77777777" w:rsidTr="00BD2B64">
        <w:trPr>
          <w:trHeight w:val="180"/>
        </w:trPr>
        <w:tc>
          <w:tcPr>
            <w:tcW w:w="2947" w:type="dxa"/>
            <w:hideMark/>
          </w:tcPr>
          <w:p w14:paraId="4DCE6EFB" w14:textId="77777777" w:rsidR="005F4B1B" w:rsidRPr="00774EFD" w:rsidRDefault="005F4B1B" w:rsidP="00BD2B64">
            <w:pPr>
              <w:jc w:val="center"/>
            </w:pPr>
            <w:r w:rsidRPr="00774EFD">
              <w:t>Sur de Quintana Roo</w:t>
            </w:r>
          </w:p>
        </w:tc>
        <w:tc>
          <w:tcPr>
            <w:tcW w:w="1508" w:type="dxa"/>
            <w:gridSpan w:val="2"/>
            <w:hideMark/>
          </w:tcPr>
          <w:p w14:paraId="03847412" w14:textId="77777777" w:rsidR="005F4B1B" w:rsidRPr="00774EFD" w:rsidRDefault="005F4B1B" w:rsidP="00BD2B64">
            <w:pPr>
              <w:jc w:val="center"/>
            </w:pPr>
            <w:r w:rsidRPr="00774EFD">
              <w:t xml:space="preserve">Aquí se registra el 58% de la avifauna del estado de Quintana Roo y 49% de la Península de Yucatán. Área </w:t>
            </w:r>
            <w:r w:rsidRPr="00774EFD">
              <w:lastRenderedPageBreak/>
              <w:t>de invernación y conecta la principal reserva del trópico con Sian Ka’an.</w:t>
            </w:r>
          </w:p>
        </w:tc>
        <w:tc>
          <w:tcPr>
            <w:tcW w:w="5047" w:type="dxa"/>
            <w:gridSpan w:val="2"/>
            <w:hideMark/>
          </w:tcPr>
          <w:p w14:paraId="0B6584B3" w14:textId="77777777" w:rsidR="005F4B1B" w:rsidRPr="00774EFD" w:rsidRDefault="005F4B1B" w:rsidP="00BD2B64">
            <w:pPr>
              <w:jc w:val="center"/>
            </w:pPr>
            <w:r w:rsidRPr="00774EFD">
              <w:lastRenderedPageBreak/>
              <w:t>Avifauna: 224 especies.</w:t>
            </w:r>
          </w:p>
        </w:tc>
      </w:tr>
      <w:tr w:rsidR="005F4B1B" w:rsidRPr="00774EFD" w14:paraId="6A1DCF48" w14:textId="77777777" w:rsidTr="00BD2B64">
        <w:trPr>
          <w:trHeight w:val="180"/>
        </w:trPr>
        <w:tc>
          <w:tcPr>
            <w:tcW w:w="0" w:type="auto"/>
            <w:gridSpan w:val="5"/>
            <w:shd w:val="clear" w:color="auto" w:fill="156082" w:themeFill="accent1"/>
            <w:hideMark/>
          </w:tcPr>
          <w:p w14:paraId="36E77FC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RAMSAR</w:t>
            </w:r>
          </w:p>
        </w:tc>
      </w:tr>
      <w:tr w:rsidR="005F4B1B" w:rsidRPr="00774EFD" w14:paraId="0A3377AC" w14:textId="77777777" w:rsidTr="00BD2B64">
        <w:trPr>
          <w:trHeight w:val="180"/>
        </w:trPr>
        <w:tc>
          <w:tcPr>
            <w:tcW w:w="2947" w:type="dxa"/>
            <w:shd w:val="clear" w:color="auto" w:fill="156082" w:themeFill="accent1"/>
            <w:hideMark/>
          </w:tcPr>
          <w:p w14:paraId="14A5DCC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RAMSAR</w:t>
            </w:r>
          </w:p>
        </w:tc>
        <w:tc>
          <w:tcPr>
            <w:tcW w:w="6555" w:type="dxa"/>
            <w:gridSpan w:val="4"/>
            <w:shd w:val="clear" w:color="auto" w:fill="156082" w:themeFill="accent1"/>
            <w:hideMark/>
          </w:tcPr>
          <w:p w14:paraId="3A131C5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Importancia</w:t>
            </w:r>
          </w:p>
        </w:tc>
      </w:tr>
      <w:tr w:rsidR="005F4B1B" w:rsidRPr="00774EFD" w14:paraId="6BDB62DF" w14:textId="77777777" w:rsidTr="00BD2B64">
        <w:trPr>
          <w:trHeight w:val="180"/>
        </w:trPr>
        <w:tc>
          <w:tcPr>
            <w:tcW w:w="2947" w:type="dxa"/>
            <w:hideMark/>
          </w:tcPr>
          <w:p w14:paraId="7382C631" w14:textId="77777777" w:rsidR="005F4B1B" w:rsidRPr="00774EFD" w:rsidRDefault="005F4B1B" w:rsidP="00BD2B64">
            <w:pPr>
              <w:jc w:val="center"/>
            </w:pPr>
            <w:r w:rsidRPr="00774EFD">
              <w:t>Playa Tortuguera Chenkán</w:t>
            </w:r>
          </w:p>
        </w:tc>
        <w:tc>
          <w:tcPr>
            <w:tcW w:w="6555" w:type="dxa"/>
            <w:gridSpan w:val="4"/>
            <w:hideMark/>
          </w:tcPr>
          <w:p w14:paraId="7AFA354A" w14:textId="77777777" w:rsidR="005F4B1B" w:rsidRPr="00774EFD" w:rsidRDefault="005F4B1B" w:rsidP="00BD2B64">
            <w:pPr>
              <w:jc w:val="center"/>
            </w:pPr>
            <w:r w:rsidRPr="00774EFD">
              <w:t>Sitio de anidación de tortugas marinas en peligro de extinción. Zona de mitigación de inundaciones y prevención de erosión costera</w:t>
            </w:r>
          </w:p>
        </w:tc>
      </w:tr>
      <w:tr w:rsidR="005F4B1B" w:rsidRPr="00774EFD" w14:paraId="399F8AFE" w14:textId="77777777" w:rsidTr="00BD2B64">
        <w:trPr>
          <w:trHeight w:val="180"/>
        </w:trPr>
        <w:tc>
          <w:tcPr>
            <w:tcW w:w="2947" w:type="dxa"/>
            <w:hideMark/>
          </w:tcPr>
          <w:p w14:paraId="5A6D031D" w14:textId="77777777" w:rsidR="005F4B1B" w:rsidRPr="00774EFD" w:rsidRDefault="005F4B1B" w:rsidP="00BD2B64">
            <w:pPr>
              <w:jc w:val="center"/>
            </w:pPr>
            <w:r w:rsidRPr="00774EFD">
              <w:t>Área de Protección de Flora y Fauna Laguna de Términos</w:t>
            </w:r>
          </w:p>
        </w:tc>
        <w:tc>
          <w:tcPr>
            <w:tcW w:w="6555" w:type="dxa"/>
            <w:gridSpan w:val="4"/>
            <w:hideMark/>
          </w:tcPr>
          <w:p w14:paraId="231D645A" w14:textId="77777777" w:rsidR="005F4B1B" w:rsidRPr="00774EFD" w:rsidRDefault="005F4B1B" w:rsidP="00BD2B64">
            <w:pPr>
              <w:jc w:val="center"/>
            </w:pPr>
            <w:r w:rsidRPr="00774EFD">
              <w:t>Es la laguna costera más grande de la costa del Golfo de México. Amenazado por la actividad urbana, industrial, petrolera, agrícola y ganadera de Ciudad del Carmen</w:t>
            </w:r>
          </w:p>
        </w:tc>
      </w:tr>
      <w:tr w:rsidR="005F4B1B" w:rsidRPr="00774EFD" w14:paraId="41F1B2E9" w14:textId="77777777" w:rsidTr="00BD2B64">
        <w:trPr>
          <w:trHeight w:val="180"/>
        </w:trPr>
        <w:tc>
          <w:tcPr>
            <w:tcW w:w="2947" w:type="dxa"/>
            <w:hideMark/>
          </w:tcPr>
          <w:p w14:paraId="38A3F1E3" w14:textId="77777777" w:rsidR="005F4B1B" w:rsidRPr="00774EFD" w:rsidRDefault="005F4B1B" w:rsidP="00BD2B64">
            <w:pPr>
              <w:jc w:val="center"/>
            </w:pPr>
            <w:r w:rsidRPr="00774EFD">
              <w:t>Reserva de la Biósfera Los Petenes</w:t>
            </w:r>
          </w:p>
        </w:tc>
        <w:tc>
          <w:tcPr>
            <w:tcW w:w="6555" w:type="dxa"/>
            <w:gridSpan w:val="4"/>
            <w:hideMark/>
          </w:tcPr>
          <w:p w14:paraId="0483737A" w14:textId="77777777" w:rsidR="005F4B1B" w:rsidRPr="00774EFD" w:rsidRDefault="005F4B1B" w:rsidP="00BD2B64">
            <w:pPr>
              <w:jc w:val="center"/>
            </w:pPr>
            <w:r w:rsidRPr="00774EFD">
              <w:t>Alto valor ecosistémico</w:t>
            </w:r>
          </w:p>
        </w:tc>
      </w:tr>
      <w:tr w:rsidR="005F4B1B" w:rsidRPr="00774EFD" w14:paraId="6306FEAC" w14:textId="77777777" w:rsidTr="00BD2B64">
        <w:trPr>
          <w:trHeight w:val="180"/>
        </w:trPr>
        <w:tc>
          <w:tcPr>
            <w:tcW w:w="2947" w:type="dxa"/>
            <w:hideMark/>
          </w:tcPr>
          <w:p w14:paraId="70697932" w14:textId="77777777" w:rsidR="005F4B1B" w:rsidRPr="00774EFD" w:rsidRDefault="005F4B1B">
            <w:pPr>
              <w:numPr>
                <w:ilvl w:val="0"/>
                <w:numId w:val="13"/>
              </w:numPr>
              <w:jc w:val="center"/>
            </w:pPr>
            <w:r w:rsidRPr="00774EFD">
              <w:t>Reserva de la Biósfera Ría Celestún</w:t>
            </w:r>
          </w:p>
        </w:tc>
        <w:tc>
          <w:tcPr>
            <w:tcW w:w="6555" w:type="dxa"/>
            <w:gridSpan w:val="4"/>
            <w:hideMark/>
          </w:tcPr>
          <w:p w14:paraId="195B6A3A" w14:textId="77777777" w:rsidR="005F4B1B" w:rsidRPr="00774EFD" w:rsidRDefault="005F4B1B" w:rsidP="00BD2B64">
            <w:pPr>
              <w:jc w:val="center"/>
            </w:pPr>
            <w:r w:rsidRPr="00774EFD">
              <w:t>Alto valor ecosistémico en espacio reducido, excelente grado de conservación. 304 especies de aves, especialmente el flamenco rosa</w:t>
            </w:r>
          </w:p>
        </w:tc>
      </w:tr>
    </w:tbl>
    <w:p w14:paraId="1E64F0E4" w14:textId="77777777" w:rsidR="005F4B1B" w:rsidRPr="007E5849" w:rsidRDefault="005F4B1B" w:rsidP="005F4B1B">
      <w:r w:rsidRPr="002E387E">
        <w:rPr>
          <w:rStyle w:val="nfasissutil"/>
        </w:rPr>
        <w:t>Fuente: Elaboración propia</w:t>
      </w:r>
    </w:p>
    <w:p w14:paraId="217A1D97" w14:textId="77777777" w:rsidR="005F4B1B" w:rsidRPr="00774EFD" w:rsidRDefault="005F4B1B" w:rsidP="005F4B1B">
      <w:pPr>
        <w:pStyle w:val="Ttulo7"/>
      </w:pPr>
      <w:r w:rsidRPr="00774EFD">
        <w:t>Servicios ecosistémicos</w:t>
      </w:r>
    </w:p>
    <w:p w14:paraId="64CDFDA0" w14:textId="77777777" w:rsidR="005F4B1B" w:rsidRPr="00774EFD" w:rsidRDefault="005F4B1B" w:rsidP="005F4B1B">
      <w:pPr>
        <w:pStyle w:val="Ttulo8"/>
        <w:rPr>
          <w:b/>
          <w:bCs/>
        </w:rPr>
      </w:pPr>
      <w:r w:rsidRPr="00774EFD">
        <w:t>Deforestación y degradación forestal</w:t>
      </w:r>
    </w:p>
    <w:p w14:paraId="4D87BFD0"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las variables corresponden a los sitios que presentan deforestación, degradación y pérdida forestales que existen en el estado, así como el cálculo de la diferencia espectral EVI de Campeche.</w:t>
      </w:r>
    </w:p>
    <w:p w14:paraId="6BD65C7C" w14:textId="77777777" w:rsidR="005F4B1B" w:rsidRPr="00774EFD" w:rsidRDefault="005F4B1B" w:rsidP="005F4B1B">
      <w:pPr>
        <w:spacing w:after="0"/>
      </w:pPr>
      <w:r w:rsidRPr="00774EFD">
        <w:rPr>
          <w:b/>
          <w:bCs/>
        </w:rPr>
        <w:t>Variable:</w:t>
      </w:r>
      <w:r>
        <w:rPr>
          <w:b/>
          <w:bCs/>
        </w:rPr>
        <w:t xml:space="preserve"> </w:t>
      </w:r>
      <w:r w:rsidRPr="00774EFD">
        <w:t>Deforestación</w:t>
      </w:r>
      <w:r w:rsidRPr="007E5849">
        <w:t xml:space="preserve">, </w:t>
      </w:r>
      <w:r w:rsidRPr="00774EFD">
        <w:t>Degradación forestal</w:t>
      </w:r>
      <w:r w:rsidRPr="007E5849">
        <w:t xml:space="preserve">, </w:t>
      </w:r>
      <w:r w:rsidRPr="00774EFD">
        <w:t>Pérdida forestal</w:t>
      </w:r>
      <w:r w:rsidRPr="007E5849">
        <w:t xml:space="preserve"> y </w:t>
      </w:r>
      <w:r w:rsidRPr="00774EFD">
        <w:t>Diferencia espectral EVI</w:t>
      </w:r>
    </w:p>
    <w:p w14:paraId="19A6FDA8" w14:textId="77777777" w:rsidR="005F4B1B" w:rsidRPr="00774EFD" w:rsidRDefault="005F4B1B" w:rsidP="005F4B1B">
      <w:pPr>
        <w:tabs>
          <w:tab w:val="num" w:pos="1440"/>
        </w:tabs>
        <w:spacing w:after="0"/>
      </w:pPr>
      <w:r w:rsidRPr="00774EFD">
        <w:rPr>
          <w:b/>
          <w:bCs/>
        </w:rPr>
        <w:t>Capas utilizadas:</w:t>
      </w:r>
      <w:r w:rsidRPr="00774EFD">
        <w:t xml:space="preserve"> C04_DEFORESTACION_INEGI_2021</w:t>
      </w:r>
      <w:r>
        <w:t xml:space="preserve">, </w:t>
      </w:r>
      <w:r w:rsidRPr="00774EFD">
        <w:t>R04_PERDIDAARBOREA_OPMATPG_2023</w:t>
      </w:r>
      <w:r>
        <w:t xml:space="preserve"> y </w:t>
      </w:r>
      <w:r w:rsidRPr="00774EFD">
        <w:t>R04_DIFEREVI_OPMATPG_2023</w:t>
      </w:r>
      <w:r>
        <w:t>.</w:t>
      </w:r>
    </w:p>
    <w:p w14:paraId="365DCC35" w14:textId="77777777" w:rsidR="005F4B1B" w:rsidRPr="00774EFD" w:rsidRDefault="005F4B1B" w:rsidP="005F4B1B">
      <w:pPr>
        <w:spacing w:after="0"/>
        <w:rPr>
          <w:b/>
          <w:bCs/>
        </w:rPr>
      </w:pPr>
      <w:r w:rsidRPr="007E5849">
        <w:rPr>
          <w:b/>
          <w:bCs/>
        </w:rPr>
        <w:t>Descripción a</w:t>
      </w:r>
      <w:r w:rsidRPr="00774EFD">
        <w:rPr>
          <w:b/>
          <w:bCs/>
        </w:rPr>
        <w:t>nalítica:</w:t>
      </w:r>
    </w:p>
    <w:p w14:paraId="476FCD3E" w14:textId="77777777" w:rsidR="005F4B1B" w:rsidRPr="00774EFD" w:rsidRDefault="005F4B1B">
      <w:pPr>
        <w:pStyle w:val="Prrafodelista"/>
        <w:numPr>
          <w:ilvl w:val="0"/>
          <w:numId w:val="15"/>
        </w:numPr>
        <w:spacing w:after="0"/>
      </w:pPr>
      <w:r w:rsidRPr="00713B2F">
        <w:rPr>
          <w:b/>
          <w:bCs/>
        </w:rPr>
        <w:t>Deforestación y degradación forestal</w:t>
      </w:r>
      <w:r w:rsidRPr="00774EFD">
        <w:t>: Deforestación (sin información), Degradación forestal (sin información).</w:t>
      </w:r>
    </w:p>
    <w:p w14:paraId="2721A203" w14:textId="77777777" w:rsidR="005F4B1B" w:rsidRPr="00774EFD" w:rsidRDefault="005F4B1B">
      <w:pPr>
        <w:pStyle w:val="Prrafodelista"/>
        <w:numPr>
          <w:ilvl w:val="0"/>
          <w:numId w:val="15"/>
        </w:numPr>
        <w:spacing w:after="0"/>
      </w:pPr>
      <w:r w:rsidRPr="00713B2F">
        <w:rPr>
          <w:b/>
          <w:bCs/>
        </w:rPr>
        <w:t>Pérdida forestal</w:t>
      </w:r>
      <w:r w:rsidRPr="00774EFD">
        <w:t>: 2000 (sin información cuantitativa), 2020 (sin información cuantitativa).</w:t>
      </w:r>
    </w:p>
    <w:p w14:paraId="50510270" w14:textId="77777777" w:rsidR="005F4B1B" w:rsidRPr="00774EFD" w:rsidRDefault="005F4B1B">
      <w:pPr>
        <w:pStyle w:val="Prrafodelista"/>
        <w:numPr>
          <w:ilvl w:val="0"/>
          <w:numId w:val="15"/>
        </w:numPr>
        <w:spacing w:after="0"/>
      </w:pPr>
      <w:r w:rsidRPr="00713B2F">
        <w:rPr>
          <w:b/>
          <w:bCs/>
        </w:rPr>
        <w:t>Diferencia espectral EVI</w:t>
      </w:r>
      <w:r w:rsidRPr="00774EFD">
        <w:t>: 2020 - 2023 (Muy baja, baja, media alta y muy alta, sin información cuantitativa)</w:t>
      </w:r>
    </w:p>
    <w:p w14:paraId="4ED7691D"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La deforestación en Campeche tiene cinco causas principales: expansión agrícola (especialmente menonita), ganadería extensiva, tala ilegal, construcción de infraestructura (incluyendo el Tren Maya) e incendios forestales. El análisis satelital entre 2016 y 2021 conﬁrma pérdidas signiﬁcativas fuera de las zonas protegidas.</w:t>
      </w:r>
    </w:p>
    <w:p w14:paraId="38E862FD"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39</w:t>
      </w:r>
      <w:r>
        <w:rPr>
          <w:noProof/>
        </w:rPr>
        <w:fldChar w:fldCharType="end"/>
      </w:r>
      <w:r>
        <w:t xml:space="preserve"> Ficha técnica de Deforestación y degradación forestal</w:t>
      </w:r>
    </w:p>
    <w:tbl>
      <w:tblPr>
        <w:tblStyle w:val="Tablaconcuadrcula"/>
        <w:tblW w:w="0" w:type="auto"/>
        <w:tblLook w:val="04A0" w:firstRow="1" w:lastRow="0" w:firstColumn="1" w:lastColumn="0" w:noHBand="0" w:noVBand="1"/>
      </w:tblPr>
      <w:tblGrid>
        <w:gridCol w:w="2623"/>
        <w:gridCol w:w="2071"/>
        <w:gridCol w:w="4134"/>
      </w:tblGrid>
      <w:tr w:rsidR="005F4B1B" w:rsidRPr="00774EFD" w14:paraId="6205244D" w14:textId="77777777" w:rsidTr="00BD2B64">
        <w:trPr>
          <w:trHeight w:val="180"/>
        </w:trPr>
        <w:tc>
          <w:tcPr>
            <w:tcW w:w="0" w:type="auto"/>
            <w:gridSpan w:val="3"/>
            <w:shd w:val="clear" w:color="auto" w:fill="156082" w:themeFill="accent1"/>
            <w:vAlign w:val="center"/>
            <w:hideMark/>
          </w:tcPr>
          <w:p w14:paraId="462A5B8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Deforestación y degradación forestal</w:t>
            </w:r>
          </w:p>
        </w:tc>
      </w:tr>
      <w:tr w:rsidR="005F4B1B" w:rsidRPr="00774EFD" w14:paraId="308DAA45" w14:textId="77777777" w:rsidTr="00BD2B64">
        <w:trPr>
          <w:trHeight w:val="180"/>
        </w:trPr>
        <w:tc>
          <w:tcPr>
            <w:tcW w:w="0" w:type="auto"/>
            <w:gridSpan w:val="3"/>
            <w:shd w:val="clear" w:color="auto" w:fill="156082" w:themeFill="accent1"/>
            <w:vAlign w:val="center"/>
            <w:hideMark/>
          </w:tcPr>
          <w:p w14:paraId="7A4E7FE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091A7AF2" w14:textId="77777777" w:rsidTr="00BD2B64">
        <w:trPr>
          <w:trHeight w:val="180"/>
        </w:trPr>
        <w:tc>
          <w:tcPr>
            <w:tcW w:w="0" w:type="auto"/>
            <w:shd w:val="clear" w:color="auto" w:fill="156082" w:themeFill="accent1"/>
            <w:vAlign w:val="center"/>
            <w:hideMark/>
          </w:tcPr>
          <w:p w14:paraId="45C9DB8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6BF7A84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17007F2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4ADDF768" w14:textId="77777777" w:rsidTr="00BD2B64">
        <w:trPr>
          <w:trHeight w:val="180"/>
        </w:trPr>
        <w:tc>
          <w:tcPr>
            <w:tcW w:w="0" w:type="auto"/>
            <w:vAlign w:val="center"/>
            <w:hideMark/>
          </w:tcPr>
          <w:p w14:paraId="57EB5AD9" w14:textId="77777777" w:rsidR="005F4B1B" w:rsidRPr="00774EFD" w:rsidRDefault="005F4B1B" w:rsidP="00BD2B64">
            <w:pPr>
              <w:jc w:val="center"/>
            </w:pPr>
            <w:r w:rsidRPr="00774EFD">
              <w:t>En este tema las variables corresponden a los sitios que presentan deforestación, degradación y pérdida forestales que existen en el estado, así como el cálculo de la diferencia espectral EVI de Campeche</w:t>
            </w:r>
          </w:p>
        </w:tc>
        <w:tc>
          <w:tcPr>
            <w:tcW w:w="0" w:type="auto"/>
            <w:vAlign w:val="center"/>
            <w:hideMark/>
          </w:tcPr>
          <w:p w14:paraId="7B0914DD" w14:textId="77777777" w:rsidR="005F4B1B" w:rsidRPr="00774EFD" w:rsidRDefault="005F4B1B" w:rsidP="00BD2B64">
            <w:pPr>
              <w:jc w:val="center"/>
            </w:pPr>
            <w:r w:rsidRPr="00774EFD">
              <w:t>Deforestación, degradación y pérdida forestales y la diferencia espectral EVI de Campeche años 2020-2023</w:t>
            </w:r>
          </w:p>
          <w:p w14:paraId="267260EA" w14:textId="77777777" w:rsidR="005F4B1B" w:rsidRPr="00774EFD" w:rsidRDefault="005F4B1B" w:rsidP="00BD2B64">
            <w:pPr>
              <w:jc w:val="center"/>
            </w:pPr>
          </w:p>
        </w:tc>
        <w:tc>
          <w:tcPr>
            <w:tcW w:w="0" w:type="auto"/>
            <w:vAlign w:val="center"/>
            <w:hideMark/>
          </w:tcPr>
          <w:p w14:paraId="0CFCC9F3" w14:textId="77777777" w:rsidR="005F4B1B" w:rsidRPr="00774EFD" w:rsidRDefault="005F4B1B" w:rsidP="00BD2B64">
            <w:pPr>
              <w:jc w:val="center"/>
            </w:pPr>
            <w:r w:rsidRPr="00774EFD">
              <w:t>C04_DEFORESTACION_INEGI_2021</w:t>
            </w:r>
            <w:r w:rsidRPr="00774EFD">
              <w:rPr>
                <w:vertAlign w:val="superscript"/>
              </w:rPr>
              <w:t xml:space="preserve"> (1)(2)</w:t>
            </w:r>
          </w:p>
          <w:p w14:paraId="58DC3A0E" w14:textId="77777777" w:rsidR="005F4B1B" w:rsidRPr="00774EFD" w:rsidRDefault="005F4B1B" w:rsidP="00BD2B64">
            <w:pPr>
              <w:jc w:val="center"/>
            </w:pPr>
            <w:r w:rsidRPr="00774EFD">
              <w:t>R04_PERDIDAARBOREA_OPMATPG_2023</w:t>
            </w:r>
            <w:r w:rsidRPr="00774EFD">
              <w:rPr>
                <w:vertAlign w:val="superscript"/>
              </w:rPr>
              <w:t xml:space="preserve"> (1)</w:t>
            </w:r>
          </w:p>
          <w:p w14:paraId="13AC0F91" w14:textId="77777777" w:rsidR="005F4B1B" w:rsidRPr="00774EFD" w:rsidRDefault="005F4B1B" w:rsidP="00BD2B64">
            <w:pPr>
              <w:jc w:val="center"/>
            </w:pPr>
            <w:r w:rsidRPr="00774EFD">
              <w:t>R04_DIFEREVI_OPMATPG_2023</w:t>
            </w:r>
            <w:r w:rsidRPr="00774EFD">
              <w:rPr>
                <w:vertAlign w:val="superscript"/>
              </w:rPr>
              <w:t xml:space="preserve"> (1)</w:t>
            </w:r>
          </w:p>
        </w:tc>
      </w:tr>
      <w:tr w:rsidR="005F4B1B" w:rsidRPr="00774EFD" w14:paraId="1C0DF906" w14:textId="77777777" w:rsidTr="00BD2B64">
        <w:trPr>
          <w:trHeight w:val="180"/>
        </w:trPr>
        <w:tc>
          <w:tcPr>
            <w:tcW w:w="0" w:type="auto"/>
            <w:gridSpan w:val="3"/>
            <w:shd w:val="clear" w:color="auto" w:fill="156082" w:themeFill="accent1"/>
            <w:vAlign w:val="center"/>
            <w:hideMark/>
          </w:tcPr>
          <w:p w14:paraId="4069206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0C43A954" w14:textId="77777777" w:rsidTr="00BD2B64">
        <w:trPr>
          <w:trHeight w:val="180"/>
        </w:trPr>
        <w:tc>
          <w:tcPr>
            <w:tcW w:w="0" w:type="auto"/>
            <w:gridSpan w:val="2"/>
            <w:shd w:val="clear" w:color="auto" w:fill="156082" w:themeFill="accent1"/>
            <w:vAlign w:val="center"/>
            <w:hideMark/>
          </w:tcPr>
          <w:p w14:paraId="5F17259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Deforestación y degradación forestal</w:t>
            </w:r>
          </w:p>
        </w:tc>
        <w:tc>
          <w:tcPr>
            <w:tcW w:w="0" w:type="auto"/>
            <w:shd w:val="clear" w:color="auto" w:fill="156082" w:themeFill="accent1"/>
            <w:vAlign w:val="center"/>
            <w:hideMark/>
          </w:tcPr>
          <w:p w14:paraId="1609AD2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7CE3DFE7" w14:textId="77777777" w:rsidTr="00BD2B64">
        <w:trPr>
          <w:trHeight w:val="180"/>
        </w:trPr>
        <w:tc>
          <w:tcPr>
            <w:tcW w:w="0" w:type="auto"/>
            <w:gridSpan w:val="2"/>
            <w:vAlign w:val="center"/>
            <w:hideMark/>
          </w:tcPr>
          <w:p w14:paraId="1AC3A2EE" w14:textId="77777777" w:rsidR="005F4B1B" w:rsidRPr="00774EFD" w:rsidRDefault="005F4B1B" w:rsidP="00BD2B64">
            <w:pPr>
              <w:jc w:val="center"/>
            </w:pPr>
            <w:r w:rsidRPr="00774EFD">
              <w:t>Deforestación</w:t>
            </w:r>
          </w:p>
        </w:tc>
        <w:tc>
          <w:tcPr>
            <w:tcW w:w="0" w:type="auto"/>
            <w:vMerge w:val="restart"/>
            <w:vAlign w:val="center"/>
            <w:hideMark/>
          </w:tcPr>
          <w:p w14:paraId="5E4E4CC4" w14:textId="77777777" w:rsidR="005F4B1B" w:rsidRPr="00774EFD" w:rsidRDefault="005F4B1B" w:rsidP="00BD2B64">
            <w:pPr>
              <w:jc w:val="center"/>
            </w:pPr>
            <w:r w:rsidRPr="00774EFD">
              <w:t>Sin información cuantitativa, sólo representación geoespacial</w:t>
            </w:r>
          </w:p>
        </w:tc>
      </w:tr>
      <w:tr w:rsidR="005F4B1B" w:rsidRPr="00774EFD" w14:paraId="3F5E4A16" w14:textId="77777777" w:rsidTr="00BD2B64">
        <w:trPr>
          <w:trHeight w:val="180"/>
        </w:trPr>
        <w:tc>
          <w:tcPr>
            <w:tcW w:w="0" w:type="auto"/>
            <w:gridSpan w:val="2"/>
            <w:vAlign w:val="center"/>
            <w:hideMark/>
          </w:tcPr>
          <w:p w14:paraId="4D11A5EA" w14:textId="77777777" w:rsidR="005F4B1B" w:rsidRPr="00774EFD" w:rsidRDefault="005F4B1B" w:rsidP="00BD2B64">
            <w:pPr>
              <w:jc w:val="center"/>
            </w:pPr>
            <w:r w:rsidRPr="00774EFD">
              <w:t>Degradación forestal</w:t>
            </w:r>
          </w:p>
        </w:tc>
        <w:tc>
          <w:tcPr>
            <w:tcW w:w="0" w:type="auto"/>
            <w:vMerge/>
            <w:vAlign w:val="center"/>
            <w:hideMark/>
          </w:tcPr>
          <w:p w14:paraId="3916EBBB" w14:textId="77777777" w:rsidR="005F4B1B" w:rsidRPr="00774EFD" w:rsidRDefault="005F4B1B" w:rsidP="00BD2B64">
            <w:pPr>
              <w:jc w:val="center"/>
            </w:pPr>
          </w:p>
        </w:tc>
      </w:tr>
      <w:tr w:rsidR="005F4B1B" w:rsidRPr="00774EFD" w14:paraId="2B447416" w14:textId="77777777" w:rsidTr="00BD2B64">
        <w:trPr>
          <w:trHeight w:val="180"/>
        </w:trPr>
        <w:tc>
          <w:tcPr>
            <w:tcW w:w="0" w:type="auto"/>
            <w:gridSpan w:val="2"/>
            <w:shd w:val="clear" w:color="auto" w:fill="156082" w:themeFill="accent1"/>
            <w:vAlign w:val="center"/>
            <w:hideMark/>
          </w:tcPr>
          <w:p w14:paraId="1F4D101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Pérdida forestal (Año)</w:t>
            </w:r>
          </w:p>
        </w:tc>
        <w:tc>
          <w:tcPr>
            <w:tcW w:w="0" w:type="auto"/>
            <w:shd w:val="clear" w:color="auto" w:fill="156082" w:themeFill="accent1"/>
            <w:vAlign w:val="center"/>
            <w:hideMark/>
          </w:tcPr>
          <w:p w14:paraId="6A6E79D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6D2360FA" w14:textId="77777777" w:rsidTr="00BD2B64">
        <w:trPr>
          <w:trHeight w:val="180"/>
        </w:trPr>
        <w:tc>
          <w:tcPr>
            <w:tcW w:w="0" w:type="auto"/>
            <w:gridSpan w:val="2"/>
            <w:vAlign w:val="center"/>
            <w:hideMark/>
          </w:tcPr>
          <w:p w14:paraId="7C264110" w14:textId="77777777" w:rsidR="005F4B1B" w:rsidRPr="00774EFD" w:rsidRDefault="005F4B1B" w:rsidP="00BD2B64">
            <w:pPr>
              <w:jc w:val="center"/>
            </w:pPr>
            <w:r w:rsidRPr="00774EFD">
              <w:lastRenderedPageBreak/>
              <w:t>2000</w:t>
            </w:r>
          </w:p>
        </w:tc>
        <w:tc>
          <w:tcPr>
            <w:tcW w:w="0" w:type="auto"/>
            <w:vMerge w:val="restart"/>
            <w:vAlign w:val="center"/>
            <w:hideMark/>
          </w:tcPr>
          <w:p w14:paraId="629AF12E" w14:textId="77777777" w:rsidR="005F4B1B" w:rsidRPr="00774EFD" w:rsidRDefault="005F4B1B" w:rsidP="00BD2B64">
            <w:pPr>
              <w:jc w:val="center"/>
            </w:pPr>
            <w:r w:rsidRPr="00774EFD">
              <w:t>Sin información cuantitativa, sólo representación geoespacial</w:t>
            </w:r>
          </w:p>
        </w:tc>
      </w:tr>
      <w:tr w:rsidR="005F4B1B" w:rsidRPr="00774EFD" w14:paraId="1B5C7759" w14:textId="77777777" w:rsidTr="00BD2B64">
        <w:trPr>
          <w:trHeight w:val="180"/>
        </w:trPr>
        <w:tc>
          <w:tcPr>
            <w:tcW w:w="0" w:type="auto"/>
            <w:gridSpan w:val="2"/>
            <w:vAlign w:val="center"/>
            <w:hideMark/>
          </w:tcPr>
          <w:p w14:paraId="014C4CE9" w14:textId="77777777" w:rsidR="005F4B1B" w:rsidRPr="00774EFD" w:rsidRDefault="005F4B1B" w:rsidP="00BD2B64">
            <w:pPr>
              <w:jc w:val="center"/>
            </w:pPr>
            <w:r w:rsidRPr="00774EFD">
              <w:t>2020</w:t>
            </w:r>
          </w:p>
        </w:tc>
        <w:tc>
          <w:tcPr>
            <w:tcW w:w="0" w:type="auto"/>
            <w:vMerge/>
            <w:vAlign w:val="center"/>
            <w:hideMark/>
          </w:tcPr>
          <w:p w14:paraId="672F444F" w14:textId="77777777" w:rsidR="005F4B1B" w:rsidRPr="00774EFD" w:rsidRDefault="005F4B1B" w:rsidP="00BD2B64">
            <w:pPr>
              <w:jc w:val="center"/>
            </w:pPr>
          </w:p>
        </w:tc>
      </w:tr>
      <w:tr w:rsidR="005F4B1B" w:rsidRPr="00774EFD" w14:paraId="072CEE77" w14:textId="77777777" w:rsidTr="00BD2B64">
        <w:trPr>
          <w:trHeight w:val="180"/>
        </w:trPr>
        <w:tc>
          <w:tcPr>
            <w:tcW w:w="0" w:type="auto"/>
            <w:gridSpan w:val="2"/>
            <w:shd w:val="clear" w:color="auto" w:fill="156082" w:themeFill="accent1"/>
            <w:vAlign w:val="center"/>
            <w:hideMark/>
          </w:tcPr>
          <w:p w14:paraId="455B5EC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Diferencia espectral EVI (2020-2023)</w:t>
            </w:r>
          </w:p>
        </w:tc>
        <w:tc>
          <w:tcPr>
            <w:tcW w:w="0" w:type="auto"/>
            <w:shd w:val="clear" w:color="auto" w:fill="156082" w:themeFill="accent1"/>
            <w:vAlign w:val="center"/>
            <w:hideMark/>
          </w:tcPr>
          <w:p w14:paraId="5D50FDF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0FB15D2E" w14:textId="77777777" w:rsidTr="00BD2B64">
        <w:trPr>
          <w:trHeight w:val="180"/>
        </w:trPr>
        <w:tc>
          <w:tcPr>
            <w:tcW w:w="0" w:type="auto"/>
            <w:gridSpan w:val="2"/>
            <w:vAlign w:val="center"/>
            <w:hideMark/>
          </w:tcPr>
          <w:p w14:paraId="61C50200" w14:textId="77777777" w:rsidR="005F4B1B" w:rsidRPr="00774EFD" w:rsidRDefault="005F4B1B" w:rsidP="00BD2B64">
            <w:pPr>
              <w:jc w:val="center"/>
            </w:pPr>
            <w:r w:rsidRPr="00774EFD">
              <w:t>Muy baja</w:t>
            </w:r>
          </w:p>
        </w:tc>
        <w:tc>
          <w:tcPr>
            <w:tcW w:w="0" w:type="auto"/>
            <w:vMerge w:val="restart"/>
            <w:vAlign w:val="center"/>
            <w:hideMark/>
          </w:tcPr>
          <w:p w14:paraId="5DEAB1BC" w14:textId="77777777" w:rsidR="005F4B1B" w:rsidRPr="00774EFD" w:rsidRDefault="005F4B1B" w:rsidP="00BD2B64">
            <w:pPr>
              <w:jc w:val="center"/>
            </w:pPr>
            <w:r w:rsidRPr="00774EFD">
              <w:t>Sin información cuantitativa, sólo representación geoespacial</w:t>
            </w:r>
          </w:p>
        </w:tc>
      </w:tr>
      <w:tr w:rsidR="005F4B1B" w:rsidRPr="00774EFD" w14:paraId="11622E75" w14:textId="77777777" w:rsidTr="00BD2B64">
        <w:trPr>
          <w:trHeight w:val="180"/>
        </w:trPr>
        <w:tc>
          <w:tcPr>
            <w:tcW w:w="0" w:type="auto"/>
            <w:gridSpan w:val="2"/>
            <w:vAlign w:val="center"/>
            <w:hideMark/>
          </w:tcPr>
          <w:p w14:paraId="2250660F" w14:textId="77777777" w:rsidR="005F4B1B" w:rsidRPr="00774EFD" w:rsidRDefault="005F4B1B" w:rsidP="00BD2B64">
            <w:pPr>
              <w:jc w:val="center"/>
            </w:pPr>
            <w:r w:rsidRPr="00774EFD">
              <w:t>Baja</w:t>
            </w:r>
          </w:p>
        </w:tc>
        <w:tc>
          <w:tcPr>
            <w:tcW w:w="0" w:type="auto"/>
            <w:vMerge/>
            <w:vAlign w:val="center"/>
            <w:hideMark/>
          </w:tcPr>
          <w:p w14:paraId="016817B5" w14:textId="77777777" w:rsidR="005F4B1B" w:rsidRPr="00774EFD" w:rsidRDefault="005F4B1B" w:rsidP="00BD2B64">
            <w:pPr>
              <w:jc w:val="center"/>
            </w:pPr>
          </w:p>
        </w:tc>
      </w:tr>
      <w:tr w:rsidR="005F4B1B" w:rsidRPr="00774EFD" w14:paraId="4B75678C" w14:textId="77777777" w:rsidTr="00BD2B64">
        <w:trPr>
          <w:trHeight w:val="180"/>
        </w:trPr>
        <w:tc>
          <w:tcPr>
            <w:tcW w:w="0" w:type="auto"/>
            <w:gridSpan w:val="2"/>
            <w:vAlign w:val="center"/>
            <w:hideMark/>
          </w:tcPr>
          <w:p w14:paraId="7E9CFEB7" w14:textId="77777777" w:rsidR="005F4B1B" w:rsidRPr="00774EFD" w:rsidRDefault="005F4B1B" w:rsidP="00BD2B64">
            <w:pPr>
              <w:jc w:val="center"/>
            </w:pPr>
            <w:r w:rsidRPr="00774EFD">
              <w:t>Media</w:t>
            </w:r>
          </w:p>
        </w:tc>
        <w:tc>
          <w:tcPr>
            <w:tcW w:w="0" w:type="auto"/>
            <w:vMerge/>
            <w:vAlign w:val="center"/>
            <w:hideMark/>
          </w:tcPr>
          <w:p w14:paraId="67E4B15F" w14:textId="77777777" w:rsidR="005F4B1B" w:rsidRPr="00774EFD" w:rsidRDefault="005F4B1B" w:rsidP="00BD2B64">
            <w:pPr>
              <w:jc w:val="center"/>
            </w:pPr>
          </w:p>
        </w:tc>
      </w:tr>
      <w:tr w:rsidR="005F4B1B" w:rsidRPr="00774EFD" w14:paraId="58F607C9" w14:textId="77777777" w:rsidTr="00BD2B64">
        <w:trPr>
          <w:trHeight w:val="180"/>
        </w:trPr>
        <w:tc>
          <w:tcPr>
            <w:tcW w:w="0" w:type="auto"/>
            <w:gridSpan w:val="2"/>
            <w:vAlign w:val="center"/>
            <w:hideMark/>
          </w:tcPr>
          <w:p w14:paraId="72123E1F" w14:textId="77777777" w:rsidR="005F4B1B" w:rsidRPr="00774EFD" w:rsidRDefault="005F4B1B" w:rsidP="00BD2B64">
            <w:pPr>
              <w:jc w:val="center"/>
            </w:pPr>
            <w:r w:rsidRPr="00774EFD">
              <w:t>Alta</w:t>
            </w:r>
          </w:p>
        </w:tc>
        <w:tc>
          <w:tcPr>
            <w:tcW w:w="0" w:type="auto"/>
            <w:vMerge/>
            <w:vAlign w:val="center"/>
            <w:hideMark/>
          </w:tcPr>
          <w:p w14:paraId="40E62A6A" w14:textId="77777777" w:rsidR="005F4B1B" w:rsidRPr="00774EFD" w:rsidRDefault="005F4B1B" w:rsidP="00BD2B64">
            <w:pPr>
              <w:jc w:val="center"/>
            </w:pPr>
          </w:p>
        </w:tc>
      </w:tr>
      <w:tr w:rsidR="005F4B1B" w:rsidRPr="00774EFD" w14:paraId="309B34F7" w14:textId="77777777" w:rsidTr="00BD2B64">
        <w:trPr>
          <w:trHeight w:val="180"/>
        </w:trPr>
        <w:tc>
          <w:tcPr>
            <w:tcW w:w="0" w:type="auto"/>
            <w:gridSpan w:val="2"/>
            <w:vAlign w:val="center"/>
            <w:hideMark/>
          </w:tcPr>
          <w:p w14:paraId="71959DB5" w14:textId="77777777" w:rsidR="005F4B1B" w:rsidRPr="00774EFD" w:rsidRDefault="005F4B1B" w:rsidP="00BD2B64">
            <w:pPr>
              <w:jc w:val="center"/>
            </w:pPr>
            <w:r w:rsidRPr="00774EFD">
              <w:t>Muy alta</w:t>
            </w:r>
          </w:p>
        </w:tc>
        <w:tc>
          <w:tcPr>
            <w:tcW w:w="0" w:type="auto"/>
            <w:vMerge/>
            <w:vAlign w:val="center"/>
            <w:hideMark/>
          </w:tcPr>
          <w:p w14:paraId="13D013FB" w14:textId="77777777" w:rsidR="005F4B1B" w:rsidRPr="00774EFD" w:rsidRDefault="005F4B1B" w:rsidP="00BD2B64">
            <w:pPr>
              <w:jc w:val="center"/>
            </w:pPr>
          </w:p>
        </w:tc>
      </w:tr>
    </w:tbl>
    <w:p w14:paraId="4D4BA4B9" w14:textId="77777777" w:rsidR="005F4B1B" w:rsidRPr="007E5849" w:rsidRDefault="005F4B1B" w:rsidP="005F4B1B">
      <w:r w:rsidRPr="002E387E">
        <w:rPr>
          <w:rStyle w:val="nfasissutil"/>
        </w:rPr>
        <w:t>Fuente: Elaboración propia</w:t>
      </w:r>
    </w:p>
    <w:p w14:paraId="69FB2180" w14:textId="77777777" w:rsidR="005F4B1B" w:rsidRPr="00774EFD" w:rsidRDefault="005F4B1B" w:rsidP="005F4B1B">
      <w:pPr>
        <w:pStyle w:val="Ttulo8"/>
        <w:rPr>
          <w:b/>
          <w:bCs/>
        </w:rPr>
      </w:pPr>
      <w:r w:rsidRPr="00774EFD">
        <w:t>Pérdida de la biodiversidad</w:t>
      </w:r>
    </w:p>
    <w:p w14:paraId="62411299" w14:textId="77777777" w:rsidR="005F4B1B" w:rsidRPr="00774EFD" w:rsidRDefault="005F4B1B" w:rsidP="005F4B1B">
      <w:pPr>
        <w:spacing w:after="0"/>
        <w:rPr>
          <w:b/>
          <w:bCs/>
        </w:rPr>
      </w:pPr>
      <w:r w:rsidRPr="00774EFD">
        <w:rPr>
          <w:b/>
          <w:bCs/>
        </w:rPr>
        <w:t>Descrip</w:t>
      </w:r>
      <w:r>
        <w:rPr>
          <w:b/>
          <w:bCs/>
        </w:rPr>
        <w:t xml:space="preserve">ción:  </w:t>
      </w:r>
      <w:r w:rsidRPr="00774EFD">
        <w:t>En este tema las variables corresponden a el Índice Capital Natural, el Índice de biodiversidad, el Índice de impacto antropogénico, el potencial de especies en riesgo y la amenaza a la biodiversidad que existe en el estado</w:t>
      </w:r>
    </w:p>
    <w:p w14:paraId="75737562" w14:textId="77777777" w:rsidR="005F4B1B" w:rsidRPr="00774EFD" w:rsidRDefault="005F4B1B" w:rsidP="005F4B1B">
      <w:pPr>
        <w:spacing w:after="0"/>
      </w:pPr>
      <w:r w:rsidRPr="00774EFD">
        <w:rPr>
          <w:b/>
          <w:bCs/>
        </w:rPr>
        <w:t>Variable:</w:t>
      </w:r>
      <w:r>
        <w:rPr>
          <w:b/>
          <w:bCs/>
        </w:rPr>
        <w:t xml:space="preserve"> </w:t>
      </w:r>
      <w:r w:rsidRPr="00774EFD">
        <w:t>Índice de Capital Natural</w:t>
      </w:r>
      <w:r w:rsidRPr="00713B2F">
        <w:t xml:space="preserve">, </w:t>
      </w:r>
      <w:r w:rsidRPr="00774EFD">
        <w:t>Índice de biodiversidad</w:t>
      </w:r>
      <w:r w:rsidRPr="00713B2F">
        <w:t xml:space="preserve">, </w:t>
      </w:r>
      <w:r w:rsidRPr="00774EFD">
        <w:t>Índice de impacto antropogénico</w:t>
      </w:r>
      <w:r w:rsidRPr="00713B2F">
        <w:t xml:space="preserve">, </w:t>
      </w:r>
      <w:r w:rsidRPr="00774EFD">
        <w:t>Potencial de especies en riesgo</w:t>
      </w:r>
      <w:r w:rsidRPr="00713B2F">
        <w:t xml:space="preserve"> y </w:t>
      </w:r>
      <w:r w:rsidRPr="00774EFD">
        <w:t>Amenaza a la biodiversidad</w:t>
      </w:r>
    </w:p>
    <w:p w14:paraId="696B2FD4" w14:textId="77777777" w:rsidR="005F4B1B" w:rsidRPr="00774EFD" w:rsidRDefault="005F4B1B" w:rsidP="005F4B1B">
      <w:pPr>
        <w:spacing w:after="0"/>
      </w:pPr>
      <w:r w:rsidRPr="00774EFD">
        <w:rPr>
          <w:b/>
          <w:bCs/>
        </w:rPr>
        <w:t>Capas utilizadas:</w:t>
      </w:r>
      <w:r w:rsidRPr="00774EFD">
        <w:t> R04_ICAPITALNATURA_CONABIO_2018</w:t>
      </w:r>
      <w:r>
        <w:t>,</w:t>
      </w:r>
      <w:r w:rsidRPr="00774EFD">
        <w:t xml:space="preserve"> R04_IBIODIVERSIDAD_CONABIO_2018</w:t>
      </w:r>
      <w:r>
        <w:t xml:space="preserve">, </w:t>
      </w:r>
      <w:r w:rsidRPr="00774EFD">
        <w:t>R04_IIMPACTOANTROPOGENICO_CONABIO_2018</w:t>
      </w:r>
      <w:r>
        <w:t xml:space="preserve">, </w:t>
      </w:r>
      <w:r w:rsidRPr="00774EFD">
        <w:t>R04_POTENCIALESPECIESRIESGO_CONABIO_2018</w:t>
      </w:r>
      <w:r>
        <w:t xml:space="preserve"> y </w:t>
      </w:r>
      <w:r w:rsidRPr="00774EFD">
        <w:t>R04_AMENAZABIODIVERSIDAD_CONABIO_2018</w:t>
      </w:r>
    </w:p>
    <w:p w14:paraId="5016C257" w14:textId="77777777" w:rsidR="005F4B1B" w:rsidRPr="00774EFD" w:rsidRDefault="005F4B1B" w:rsidP="005F4B1B">
      <w:pPr>
        <w:spacing w:after="0"/>
        <w:rPr>
          <w:b/>
          <w:bCs/>
        </w:rPr>
      </w:pPr>
      <w:r w:rsidRPr="00713B2F">
        <w:rPr>
          <w:b/>
          <w:bCs/>
        </w:rPr>
        <w:t>Descripción a</w:t>
      </w:r>
      <w:r w:rsidRPr="00774EFD">
        <w:rPr>
          <w:b/>
          <w:bCs/>
        </w:rPr>
        <w:t>nalítica:</w:t>
      </w:r>
    </w:p>
    <w:p w14:paraId="142A53C8" w14:textId="77777777" w:rsidR="005F4B1B" w:rsidRPr="00774EFD" w:rsidRDefault="005F4B1B">
      <w:pPr>
        <w:pStyle w:val="Prrafodelista"/>
        <w:numPr>
          <w:ilvl w:val="0"/>
          <w:numId w:val="16"/>
        </w:numPr>
        <w:spacing w:after="0"/>
      </w:pPr>
      <w:r w:rsidRPr="00713B2F">
        <w:rPr>
          <w:b/>
          <w:bCs/>
        </w:rPr>
        <w:t>Índice de Capital Natural</w:t>
      </w:r>
      <w:r w:rsidRPr="00774EFD">
        <w:t>: Alto (Valores cercanos a 1), Bajo (Valores cercanos a cero). Sin información cuantitativa</w:t>
      </w:r>
    </w:p>
    <w:p w14:paraId="36DCE0C5" w14:textId="77777777" w:rsidR="005F4B1B" w:rsidRPr="00774EFD" w:rsidRDefault="005F4B1B">
      <w:pPr>
        <w:pStyle w:val="Prrafodelista"/>
        <w:numPr>
          <w:ilvl w:val="0"/>
          <w:numId w:val="16"/>
        </w:numPr>
        <w:spacing w:after="0"/>
      </w:pPr>
      <w:r w:rsidRPr="00713B2F">
        <w:rPr>
          <w:b/>
          <w:bCs/>
        </w:rPr>
        <w:t>Índice de biodiversidad:</w:t>
      </w:r>
      <w:r w:rsidRPr="00774EFD">
        <w:t xml:space="preserve"> Nulo o casi nulo (Valores entre 0-0.5), Muy bajo (Valores entre 0.51 y 0.8), Bajo (Valores entre 0.81 y 0.9), Medio (Valores entre 0.91 y 0.95), Alto (Valores entre 0.96 y 0.97) y Muy alto (Valores entre 0.98 y 1). Sin información cuantitativa</w:t>
      </w:r>
    </w:p>
    <w:p w14:paraId="52A7B97C" w14:textId="77777777" w:rsidR="005F4B1B" w:rsidRPr="00774EFD" w:rsidRDefault="005F4B1B">
      <w:pPr>
        <w:pStyle w:val="Prrafodelista"/>
        <w:numPr>
          <w:ilvl w:val="0"/>
          <w:numId w:val="16"/>
        </w:numPr>
        <w:spacing w:after="0"/>
      </w:pPr>
      <w:r w:rsidRPr="00713B2F">
        <w:rPr>
          <w:b/>
          <w:bCs/>
        </w:rPr>
        <w:t>Índice de impacto antropogénico:</w:t>
      </w:r>
      <w:r w:rsidRPr="00774EFD">
        <w:t xml:space="preserve"> Muy alto y bajo, sin información cuantitativa</w:t>
      </w:r>
    </w:p>
    <w:p w14:paraId="0783B4AC" w14:textId="77777777" w:rsidR="005F4B1B" w:rsidRPr="00774EFD" w:rsidRDefault="005F4B1B">
      <w:pPr>
        <w:pStyle w:val="Prrafodelista"/>
        <w:numPr>
          <w:ilvl w:val="0"/>
          <w:numId w:val="16"/>
        </w:numPr>
        <w:spacing w:after="0"/>
      </w:pPr>
      <w:r w:rsidRPr="00713B2F">
        <w:rPr>
          <w:b/>
          <w:bCs/>
        </w:rPr>
        <w:t>Potencial de especies en riesgo:</w:t>
      </w:r>
      <w:r w:rsidRPr="00774EFD">
        <w:t xml:space="preserve"> Número de especies potenciales en riesgo. Valores (2-14. 15-23, 24-35, 36-47, 48-55, 56-60, 61-66, 67-72, 73-79 y 80-94)</w:t>
      </w:r>
    </w:p>
    <w:p w14:paraId="62B6F02A" w14:textId="77777777" w:rsidR="005F4B1B" w:rsidRPr="00774EFD" w:rsidRDefault="005F4B1B">
      <w:pPr>
        <w:pStyle w:val="Prrafodelista"/>
        <w:numPr>
          <w:ilvl w:val="0"/>
          <w:numId w:val="16"/>
        </w:numPr>
        <w:spacing w:after="0"/>
      </w:pPr>
      <w:r w:rsidRPr="00713B2F">
        <w:rPr>
          <w:b/>
          <w:bCs/>
        </w:rPr>
        <w:t>Amenaza a la biodiversidad:</w:t>
      </w:r>
      <w:r w:rsidRPr="00774EFD">
        <w:t xml:space="preserve"> Muy alta y baja, sin información cuantitativa</w:t>
      </w:r>
    </w:p>
    <w:p w14:paraId="1F28789D"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Las zonas del sureste, noroeste y suroeste, cercanos a las Áreas Naturales Protegidas, son las que conservan las tasas más altas de capital natural y el menor grado de impacto antropogénico. Corresponden a los sitios donde se ha perdido la menor cantidad de especies. En contraste, los menores niveles de biodiversidad se encuentran al sur y occidente de las ciudades, cercanos a las zonas urbanas. </w:t>
      </w:r>
      <w:r>
        <w:rPr>
          <w:b/>
          <w:bCs/>
        </w:rPr>
        <w:t xml:space="preserve"> </w:t>
      </w:r>
      <w:r w:rsidRPr="00774EFD">
        <w:t>El estado tiene entre 80 y 94 especies bajo alguna categoría de riesgo en su zona sur, la más biodiversa.</w:t>
      </w:r>
    </w:p>
    <w:p w14:paraId="6EA7F473"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40</w:t>
      </w:r>
      <w:r>
        <w:rPr>
          <w:noProof/>
        </w:rPr>
        <w:fldChar w:fldCharType="end"/>
      </w:r>
      <w:r>
        <w:t xml:space="preserve"> Ficha técnica de Pérdida de la biodiversidad</w:t>
      </w:r>
    </w:p>
    <w:tbl>
      <w:tblPr>
        <w:tblStyle w:val="Tablaconcuadrcula"/>
        <w:tblW w:w="0" w:type="auto"/>
        <w:tblLook w:val="04A0" w:firstRow="1" w:lastRow="0" w:firstColumn="1" w:lastColumn="0" w:noHBand="0" w:noVBand="1"/>
      </w:tblPr>
      <w:tblGrid>
        <w:gridCol w:w="2096"/>
        <w:gridCol w:w="1884"/>
        <w:gridCol w:w="4848"/>
      </w:tblGrid>
      <w:tr w:rsidR="005F4B1B" w:rsidRPr="00774EFD" w14:paraId="5F59ED46" w14:textId="77777777" w:rsidTr="00BD2B64">
        <w:trPr>
          <w:trHeight w:val="180"/>
        </w:trPr>
        <w:tc>
          <w:tcPr>
            <w:tcW w:w="0" w:type="auto"/>
            <w:gridSpan w:val="3"/>
            <w:shd w:val="clear" w:color="auto" w:fill="156082" w:themeFill="accent1"/>
            <w:vAlign w:val="center"/>
            <w:hideMark/>
          </w:tcPr>
          <w:p w14:paraId="3C59E2A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Pérdida de la biodiversidad</w:t>
            </w:r>
          </w:p>
        </w:tc>
      </w:tr>
      <w:tr w:rsidR="005F4B1B" w:rsidRPr="00774EFD" w14:paraId="7FCD64B0" w14:textId="77777777" w:rsidTr="00BD2B64">
        <w:trPr>
          <w:trHeight w:val="180"/>
        </w:trPr>
        <w:tc>
          <w:tcPr>
            <w:tcW w:w="0" w:type="auto"/>
            <w:gridSpan w:val="3"/>
            <w:shd w:val="clear" w:color="auto" w:fill="156082" w:themeFill="accent1"/>
            <w:vAlign w:val="center"/>
            <w:hideMark/>
          </w:tcPr>
          <w:p w14:paraId="17F07BE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43371362" w14:textId="77777777" w:rsidTr="00BD2B64">
        <w:trPr>
          <w:trHeight w:val="180"/>
        </w:trPr>
        <w:tc>
          <w:tcPr>
            <w:tcW w:w="0" w:type="auto"/>
            <w:shd w:val="clear" w:color="auto" w:fill="156082" w:themeFill="accent1"/>
            <w:vAlign w:val="center"/>
            <w:hideMark/>
          </w:tcPr>
          <w:p w14:paraId="059CC11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69A8E46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0F4E203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08C22663" w14:textId="77777777" w:rsidTr="00BD2B64">
        <w:trPr>
          <w:trHeight w:val="180"/>
        </w:trPr>
        <w:tc>
          <w:tcPr>
            <w:tcW w:w="0" w:type="auto"/>
            <w:vAlign w:val="center"/>
            <w:hideMark/>
          </w:tcPr>
          <w:p w14:paraId="32EF66ED" w14:textId="77777777" w:rsidR="005F4B1B" w:rsidRPr="00774EFD" w:rsidRDefault="005F4B1B" w:rsidP="00BD2B64">
            <w:pPr>
              <w:jc w:val="center"/>
            </w:pPr>
            <w:r w:rsidRPr="00774EFD">
              <w:t>En este tema las variables corresponden a el Índice Capital Natural, el Índice de biodiversidad, el Índice de impacto antropogénico, el potencial de especies en riesgo y la amenaza a la biodiversidad que existe en el estado de Campeche</w:t>
            </w:r>
          </w:p>
        </w:tc>
        <w:tc>
          <w:tcPr>
            <w:tcW w:w="0" w:type="auto"/>
            <w:vAlign w:val="center"/>
            <w:hideMark/>
          </w:tcPr>
          <w:p w14:paraId="254C6126" w14:textId="77777777" w:rsidR="005F4B1B" w:rsidRPr="00774EFD" w:rsidRDefault="005F4B1B" w:rsidP="00BD2B64">
            <w:pPr>
              <w:jc w:val="center"/>
            </w:pPr>
            <w:r w:rsidRPr="00774EFD">
              <w:t>Índice Capital Natural, Índice de biodiversidad, Índice de impacto antropogénico, potencial de especies en riesgo y amenaza a la biodiversidad</w:t>
            </w:r>
          </w:p>
          <w:p w14:paraId="7E37BA7B" w14:textId="77777777" w:rsidR="005F4B1B" w:rsidRPr="00774EFD" w:rsidRDefault="005F4B1B" w:rsidP="00BD2B64">
            <w:pPr>
              <w:jc w:val="center"/>
            </w:pPr>
          </w:p>
        </w:tc>
        <w:tc>
          <w:tcPr>
            <w:tcW w:w="0" w:type="auto"/>
            <w:vAlign w:val="center"/>
            <w:hideMark/>
          </w:tcPr>
          <w:p w14:paraId="3AF9EC0E" w14:textId="77777777" w:rsidR="005F4B1B" w:rsidRPr="00774EFD" w:rsidRDefault="005F4B1B" w:rsidP="00BD2B64">
            <w:pPr>
              <w:jc w:val="center"/>
            </w:pPr>
            <w:r w:rsidRPr="00774EFD">
              <w:t>R04_ICAPITALNATURA_CONABIO_2018</w:t>
            </w:r>
            <w:r w:rsidRPr="00774EFD">
              <w:rPr>
                <w:vertAlign w:val="superscript"/>
              </w:rPr>
              <w:t xml:space="preserve"> (1)(2)</w:t>
            </w:r>
          </w:p>
          <w:p w14:paraId="20E1BA2B" w14:textId="77777777" w:rsidR="005F4B1B" w:rsidRPr="00774EFD" w:rsidRDefault="005F4B1B" w:rsidP="00BD2B64">
            <w:pPr>
              <w:jc w:val="center"/>
            </w:pPr>
            <w:r w:rsidRPr="00774EFD">
              <w:t>R04_IBIODIVERSIDAD_CONABIO_2018</w:t>
            </w:r>
            <w:r w:rsidRPr="00774EFD">
              <w:rPr>
                <w:vertAlign w:val="superscript"/>
              </w:rPr>
              <w:t xml:space="preserve"> (1)(2)</w:t>
            </w:r>
          </w:p>
          <w:p w14:paraId="0EAFB860" w14:textId="77777777" w:rsidR="005F4B1B" w:rsidRPr="00774EFD" w:rsidRDefault="005F4B1B" w:rsidP="00BD2B64">
            <w:pPr>
              <w:jc w:val="center"/>
            </w:pPr>
            <w:r w:rsidRPr="00774EFD">
              <w:t>R04_IIMPACTOANTROPOGENICO_CONABIO_2018</w:t>
            </w:r>
            <w:r w:rsidRPr="00774EFD">
              <w:rPr>
                <w:vertAlign w:val="superscript"/>
              </w:rPr>
              <w:t xml:space="preserve"> (1)(2)</w:t>
            </w:r>
          </w:p>
          <w:p w14:paraId="0640E98F" w14:textId="77777777" w:rsidR="005F4B1B" w:rsidRPr="00774EFD" w:rsidRDefault="005F4B1B" w:rsidP="00BD2B64">
            <w:pPr>
              <w:jc w:val="center"/>
            </w:pPr>
            <w:r w:rsidRPr="00774EFD">
              <w:t>R04_POTENCIALESPECIESRIESGO_CONABIO_2018</w:t>
            </w:r>
            <w:r w:rsidRPr="00774EFD">
              <w:rPr>
                <w:vertAlign w:val="superscript"/>
              </w:rPr>
              <w:t xml:space="preserve"> (1)(2)</w:t>
            </w:r>
          </w:p>
          <w:p w14:paraId="034CCCA6" w14:textId="77777777" w:rsidR="005F4B1B" w:rsidRPr="00774EFD" w:rsidRDefault="005F4B1B" w:rsidP="00BD2B64">
            <w:pPr>
              <w:jc w:val="center"/>
            </w:pPr>
            <w:r w:rsidRPr="00774EFD">
              <w:t>R04_AMENAZABIODIVERSIDAD_CONABIO_2018</w:t>
            </w:r>
            <w:r w:rsidRPr="00774EFD">
              <w:rPr>
                <w:vertAlign w:val="superscript"/>
              </w:rPr>
              <w:t xml:space="preserve"> (1)(2)</w:t>
            </w:r>
          </w:p>
          <w:p w14:paraId="3453AA89" w14:textId="77777777" w:rsidR="005F4B1B" w:rsidRPr="00774EFD" w:rsidRDefault="005F4B1B" w:rsidP="00BD2B64">
            <w:pPr>
              <w:jc w:val="center"/>
            </w:pPr>
          </w:p>
        </w:tc>
      </w:tr>
      <w:tr w:rsidR="005F4B1B" w:rsidRPr="00774EFD" w14:paraId="1B90749D" w14:textId="77777777" w:rsidTr="00BD2B64">
        <w:trPr>
          <w:trHeight w:val="180"/>
        </w:trPr>
        <w:tc>
          <w:tcPr>
            <w:tcW w:w="0" w:type="auto"/>
            <w:gridSpan w:val="3"/>
            <w:shd w:val="clear" w:color="auto" w:fill="156082" w:themeFill="accent1"/>
            <w:vAlign w:val="center"/>
            <w:hideMark/>
          </w:tcPr>
          <w:p w14:paraId="1B475B9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30654479" w14:textId="77777777" w:rsidTr="00BD2B64">
        <w:trPr>
          <w:trHeight w:val="180"/>
        </w:trPr>
        <w:tc>
          <w:tcPr>
            <w:tcW w:w="0" w:type="auto"/>
            <w:shd w:val="clear" w:color="auto" w:fill="156082" w:themeFill="accent1"/>
            <w:vAlign w:val="center"/>
            <w:hideMark/>
          </w:tcPr>
          <w:p w14:paraId="0FD6619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Índice de Capital Natural</w:t>
            </w:r>
          </w:p>
        </w:tc>
        <w:tc>
          <w:tcPr>
            <w:tcW w:w="0" w:type="auto"/>
            <w:shd w:val="clear" w:color="auto" w:fill="156082" w:themeFill="accent1"/>
            <w:vAlign w:val="center"/>
            <w:hideMark/>
          </w:tcPr>
          <w:p w14:paraId="2E6A73F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Valor cuantitativo</w:t>
            </w:r>
          </w:p>
        </w:tc>
        <w:tc>
          <w:tcPr>
            <w:tcW w:w="0" w:type="auto"/>
            <w:shd w:val="clear" w:color="auto" w:fill="156082" w:themeFill="accent1"/>
            <w:vAlign w:val="center"/>
            <w:hideMark/>
          </w:tcPr>
          <w:p w14:paraId="44EF6E3F"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0FB30D01" w14:textId="77777777" w:rsidTr="00BD2B64">
        <w:trPr>
          <w:trHeight w:val="180"/>
        </w:trPr>
        <w:tc>
          <w:tcPr>
            <w:tcW w:w="0" w:type="auto"/>
            <w:vAlign w:val="center"/>
            <w:hideMark/>
          </w:tcPr>
          <w:p w14:paraId="3800AAC7" w14:textId="77777777" w:rsidR="005F4B1B" w:rsidRPr="00774EFD" w:rsidRDefault="005F4B1B" w:rsidP="00BD2B64">
            <w:pPr>
              <w:jc w:val="center"/>
            </w:pPr>
            <w:r w:rsidRPr="00774EFD">
              <w:lastRenderedPageBreak/>
              <w:t>Alto</w:t>
            </w:r>
          </w:p>
        </w:tc>
        <w:tc>
          <w:tcPr>
            <w:tcW w:w="0" w:type="auto"/>
            <w:vAlign w:val="center"/>
            <w:hideMark/>
          </w:tcPr>
          <w:p w14:paraId="0CA45F73" w14:textId="77777777" w:rsidR="005F4B1B" w:rsidRPr="00774EFD" w:rsidRDefault="005F4B1B" w:rsidP="00BD2B64">
            <w:pPr>
              <w:jc w:val="center"/>
            </w:pPr>
            <w:r w:rsidRPr="00774EFD">
              <w:t>Valores cercanos a 1</w:t>
            </w:r>
          </w:p>
        </w:tc>
        <w:tc>
          <w:tcPr>
            <w:tcW w:w="0" w:type="auto"/>
            <w:vMerge w:val="restart"/>
            <w:vAlign w:val="center"/>
            <w:hideMark/>
          </w:tcPr>
          <w:p w14:paraId="18EE7960" w14:textId="77777777" w:rsidR="005F4B1B" w:rsidRPr="00774EFD" w:rsidRDefault="005F4B1B" w:rsidP="00BD2B64">
            <w:pPr>
              <w:jc w:val="center"/>
            </w:pPr>
            <w:r w:rsidRPr="00774EFD">
              <w:t>Sin información cuantitativa, sólo representación geoespacial</w:t>
            </w:r>
          </w:p>
        </w:tc>
      </w:tr>
      <w:tr w:rsidR="005F4B1B" w:rsidRPr="00774EFD" w14:paraId="15244B4C" w14:textId="77777777" w:rsidTr="00BD2B64">
        <w:trPr>
          <w:trHeight w:val="180"/>
        </w:trPr>
        <w:tc>
          <w:tcPr>
            <w:tcW w:w="0" w:type="auto"/>
            <w:vAlign w:val="center"/>
            <w:hideMark/>
          </w:tcPr>
          <w:p w14:paraId="63068A85" w14:textId="77777777" w:rsidR="005F4B1B" w:rsidRPr="00774EFD" w:rsidRDefault="005F4B1B" w:rsidP="00BD2B64">
            <w:pPr>
              <w:jc w:val="center"/>
            </w:pPr>
            <w:r w:rsidRPr="00774EFD">
              <w:t>Bajo</w:t>
            </w:r>
          </w:p>
        </w:tc>
        <w:tc>
          <w:tcPr>
            <w:tcW w:w="0" w:type="auto"/>
            <w:vAlign w:val="center"/>
            <w:hideMark/>
          </w:tcPr>
          <w:p w14:paraId="0CFD0223" w14:textId="77777777" w:rsidR="005F4B1B" w:rsidRPr="00774EFD" w:rsidRDefault="005F4B1B" w:rsidP="00BD2B64">
            <w:pPr>
              <w:jc w:val="center"/>
            </w:pPr>
            <w:r w:rsidRPr="00774EFD">
              <w:t>Valores cercanos a cero</w:t>
            </w:r>
          </w:p>
        </w:tc>
        <w:tc>
          <w:tcPr>
            <w:tcW w:w="0" w:type="auto"/>
            <w:vMerge/>
            <w:vAlign w:val="center"/>
            <w:hideMark/>
          </w:tcPr>
          <w:p w14:paraId="6147A8D1" w14:textId="77777777" w:rsidR="005F4B1B" w:rsidRPr="00774EFD" w:rsidRDefault="005F4B1B" w:rsidP="00BD2B64">
            <w:pPr>
              <w:jc w:val="center"/>
            </w:pPr>
          </w:p>
        </w:tc>
      </w:tr>
      <w:tr w:rsidR="005F4B1B" w:rsidRPr="00774EFD" w14:paraId="4F7E9794" w14:textId="77777777" w:rsidTr="00BD2B64">
        <w:trPr>
          <w:trHeight w:val="180"/>
        </w:trPr>
        <w:tc>
          <w:tcPr>
            <w:tcW w:w="0" w:type="auto"/>
            <w:shd w:val="clear" w:color="auto" w:fill="156082" w:themeFill="accent1"/>
            <w:vAlign w:val="center"/>
            <w:hideMark/>
          </w:tcPr>
          <w:p w14:paraId="2C694F4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Índice de biodiversidad</w:t>
            </w:r>
          </w:p>
        </w:tc>
        <w:tc>
          <w:tcPr>
            <w:tcW w:w="0" w:type="auto"/>
            <w:shd w:val="clear" w:color="auto" w:fill="156082" w:themeFill="accent1"/>
            <w:vAlign w:val="center"/>
            <w:hideMark/>
          </w:tcPr>
          <w:p w14:paraId="5F12C76E"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Valor cuantitativo</w:t>
            </w:r>
          </w:p>
        </w:tc>
        <w:tc>
          <w:tcPr>
            <w:tcW w:w="0" w:type="auto"/>
            <w:shd w:val="clear" w:color="auto" w:fill="156082" w:themeFill="accent1"/>
            <w:vAlign w:val="center"/>
            <w:hideMark/>
          </w:tcPr>
          <w:p w14:paraId="6E79BE18"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65DEDF69" w14:textId="77777777" w:rsidTr="00BD2B64">
        <w:trPr>
          <w:trHeight w:val="180"/>
        </w:trPr>
        <w:tc>
          <w:tcPr>
            <w:tcW w:w="0" w:type="auto"/>
            <w:vAlign w:val="center"/>
            <w:hideMark/>
          </w:tcPr>
          <w:p w14:paraId="4689E228" w14:textId="77777777" w:rsidR="005F4B1B" w:rsidRPr="00774EFD" w:rsidRDefault="005F4B1B" w:rsidP="00BD2B64">
            <w:pPr>
              <w:jc w:val="center"/>
            </w:pPr>
            <w:r w:rsidRPr="00774EFD">
              <w:t>Nulo o casi nulo</w:t>
            </w:r>
          </w:p>
        </w:tc>
        <w:tc>
          <w:tcPr>
            <w:tcW w:w="0" w:type="auto"/>
            <w:vAlign w:val="center"/>
            <w:hideMark/>
          </w:tcPr>
          <w:p w14:paraId="32B5E6C2" w14:textId="77777777" w:rsidR="005F4B1B" w:rsidRPr="00774EFD" w:rsidRDefault="005F4B1B" w:rsidP="00BD2B64">
            <w:pPr>
              <w:jc w:val="center"/>
            </w:pPr>
            <w:r w:rsidRPr="00774EFD">
              <w:t>0-0.5</w:t>
            </w:r>
          </w:p>
        </w:tc>
        <w:tc>
          <w:tcPr>
            <w:tcW w:w="0" w:type="auto"/>
            <w:vMerge w:val="restart"/>
            <w:vAlign w:val="center"/>
            <w:hideMark/>
          </w:tcPr>
          <w:p w14:paraId="07626C3C" w14:textId="77777777" w:rsidR="005F4B1B" w:rsidRPr="00774EFD" w:rsidRDefault="005F4B1B" w:rsidP="00BD2B64">
            <w:pPr>
              <w:jc w:val="center"/>
            </w:pPr>
            <w:r w:rsidRPr="00774EFD">
              <w:t>Sin información cuantitativa, sólo representación geoespacial</w:t>
            </w:r>
          </w:p>
        </w:tc>
      </w:tr>
      <w:tr w:rsidR="005F4B1B" w:rsidRPr="00774EFD" w14:paraId="0E4F8B96" w14:textId="77777777" w:rsidTr="00BD2B64">
        <w:trPr>
          <w:trHeight w:val="180"/>
        </w:trPr>
        <w:tc>
          <w:tcPr>
            <w:tcW w:w="0" w:type="auto"/>
            <w:vAlign w:val="center"/>
            <w:hideMark/>
          </w:tcPr>
          <w:p w14:paraId="322DA007" w14:textId="77777777" w:rsidR="005F4B1B" w:rsidRPr="00774EFD" w:rsidRDefault="005F4B1B" w:rsidP="00BD2B64">
            <w:pPr>
              <w:jc w:val="center"/>
            </w:pPr>
            <w:r w:rsidRPr="00774EFD">
              <w:t>Muy bajo</w:t>
            </w:r>
          </w:p>
        </w:tc>
        <w:tc>
          <w:tcPr>
            <w:tcW w:w="0" w:type="auto"/>
            <w:vAlign w:val="center"/>
            <w:hideMark/>
          </w:tcPr>
          <w:p w14:paraId="1B610111" w14:textId="77777777" w:rsidR="005F4B1B" w:rsidRPr="00774EFD" w:rsidRDefault="005F4B1B" w:rsidP="00BD2B64">
            <w:pPr>
              <w:jc w:val="center"/>
            </w:pPr>
            <w:r w:rsidRPr="00774EFD">
              <w:t>0.51-0.8</w:t>
            </w:r>
          </w:p>
        </w:tc>
        <w:tc>
          <w:tcPr>
            <w:tcW w:w="0" w:type="auto"/>
            <w:vMerge/>
            <w:vAlign w:val="center"/>
            <w:hideMark/>
          </w:tcPr>
          <w:p w14:paraId="73729874" w14:textId="77777777" w:rsidR="005F4B1B" w:rsidRPr="00774EFD" w:rsidRDefault="005F4B1B" w:rsidP="00BD2B64">
            <w:pPr>
              <w:jc w:val="center"/>
            </w:pPr>
          </w:p>
        </w:tc>
      </w:tr>
      <w:tr w:rsidR="005F4B1B" w:rsidRPr="00774EFD" w14:paraId="7A3D9D40" w14:textId="77777777" w:rsidTr="00BD2B64">
        <w:trPr>
          <w:trHeight w:val="180"/>
        </w:trPr>
        <w:tc>
          <w:tcPr>
            <w:tcW w:w="0" w:type="auto"/>
            <w:vAlign w:val="center"/>
            <w:hideMark/>
          </w:tcPr>
          <w:p w14:paraId="1CAAAD45" w14:textId="77777777" w:rsidR="005F4B1B" w:rsidRPr="00774EFD" w:rsidRDefault="005F4B1B" w:rsidP="00BD2B64">
            <w:pPr>
              <w:jc w:val="center"/>
            </w:pPr>
            <w:r w:rsidRPr="00774EFD">
              <w:t>Bajo</w:t>
            </w:r>
          </w:p>
        </w:tc>
        <w:tc>
          <w:tcPr>
            <w:tcW w:w="0" w:type="auto"/>
            <w:vAlign w:val="center"/>
            <w:hideMark/>
          </w:tcPr>
          <w:p w14:paraId="5AC5F73F" w14:textId="77777777" w:rsidR="005F4B1B" w:rsidRPr="00774EFD" w:rsidRDefault="005F4B1B" w:rsidP="00BD2B64">
            <w:pPr>
              <w:jc w:val="center"/>
            </w:pPr>
            <w:r w:rsidRPr="00774EFD">
              <w:t>0.81-0.9</w:t>
            </w:r>
          </w:p>
        </w:tc>
        <w:tc>
          <w:tcPr>
            <w:tcW w:w="0" w:type="auto"/>
            <w:vMerge/>
            <w:vAlign w:val="center"/>
            <w:hideMark/>
          </w:tcPr>
          <w:p w14:paraId="77AB1B27" w14:textId="77777777" w:rsidR="005F4B1B" w:rsidRPr="00774EFD" w:rsidRDefault="005F4B1B" w:rsidP="00BD2B64">
            <w:pPr>
              <w:jc w:val="center"/>
            </w:pPr>
          </w:p>
        </w:tc>
      </w:tr>
      <w:tr w:rsidR="005F4B1B" w:rsidRPr="00774EFD" w14:paraId="2DD60356" w14:textId="77777777" w:rsidTr="00BD2B64">
        <w:trPr>
          <w:trHeight w:val="180"/>
        </w:trPr>
        <w:tc>
          <w:tcPr>
            <w:tcW w:w="0" w:type="auto"/>
            <w:vAlign w:val="center"/>
            <w:hideMark/>
          </w:tcPr>
          <w:p w14:paraId="28C6AAA5" w14:textId="77777777" w:rsidR="005F4B1B" w:rsidRPr="00774EFD" w:rsidRDefault="005F4B1B" w:rsidP="00BD2B64">
            <w:pPr>
              <w:jc w:val="center"/>
            </w:pPr>
            <w:r w:rsidRPr="00774EFD">
              <w:t>Medio</w:t>
            </w:r>
          </w:p>
        </w:tc>
        <w:tc>
          <w:tcPr>
            <w:tcW w:w="0" w:type="auto"/>
            <w:vAlign w:val="center"/>
            <w:hideMark/>
          </w:tcPr>
          <w:p w14:paraId="688D424C" w14:textId="77777777" w:rsidR="005F4B1B" w:rsidRPr="00774EFD" w:rsidRDefault="005F4B1B" w:rsidP="00BD2B64">
            <w:pPr>
              <w:jc w:val="center"/>
            </w:pPr>
            <w:r w:rsidRPr="00774EFD">
              <w:t>0.91-0.95</w:t>
            </w:r>
          </w:p>
        </w:tc>
        <w:tc>
          <w:tcPr>
            <w:tcW w:w="0" w:type="auto"/>
            <w:vMerge/>
            <w:vAlign w:val="center"/>
            <w:hideMark/>
          </w:tcPr>
          <w:p w14:paraId="0E354CF5" w14:textId="77777777" w:rsidR="005F4B1B" w:rsidRPr="00774EFD" w:rsidRDefault="005F4B1B" w:rsidP="00BD2B64">
            <w:pPr>
              <w:jc w:val="center"/>
            </w:pPr>
          </w:p>
        </w:tc>
      </w:tr>
      <w:tr w:rsidR="005F4B1B" w:rsidRPr="00774EFD" w14:paraId="2727C0C5" w14:textId="77777777" w:rsidTr="00BD2B64">
        <w:trPr>
          <w:trHeight w:val="180"/>
        </w:trPr>
        <w:tc>
          <w:tcPr>
            <w:tcW w:w="0" w:type="auto"/>
            <w:vAlign w:val="center"/>
            <w:hideMark/>
          </w:tcPr>
          <w:p w14:paraId="064AB3CA" w14:textId="77777777" w:rsidR="005F4B1B" w:rsidRPr="00774EFD" w:rsidRDefault="005F4B1B" w:rsidP="00BD2B64">
            <w:pPr>
              <w:jc w:val="center"/>
            </w:pPr>
            <w:r w:rsidRPr="00774EFD">
              <w:t>Alto</w:t>
            </w:r>
          </w:p>
        </w:tc>
        <w:tc>
          <w:tcPr>
            <w:tcW w:w="0" w:type="auto"/>
            <w:vAlign w:val="center"/>
            <w:hideMark/>
          </w:tcPr>
          <w:p w14:paraId="7AE01309" w14:textId="77777777" w:rsidR="005F4B1B" w:rsidRPr="00774EFD" w:rsidRDefault="005F4B1B" w:rsidP="00BD2B64">
            <w:pPr>
              <w:jc w:val="center"/>
            </w:pPr>
            <w:r w:rsidRPr="00774EFD">
              <w:t>0.96-0.97</w:t>
            </w:r>
          </w:p>
        </w:tc>
        <w:tc>
          <w:tcPr>
            <w:tcW w:w="0" w:type="auto"/>
            <w:vMerge/>
            <w:vAlign w:val="center"/>
            <w:hideMark/>
          </w:tcPr>
          <w:p w14:paraId="01474B7E" w14:textId="77777777" w:rsidR="005F4B1B" w:rsidRPr="00774EFD" w:rsidRDefault="005F4B1B" w:rsidP="00BD2B64">
            <w:pPr>
              <w:jc w:val="center"/>
            </w:pPr>
          </w:p>
        </w:tc>
      </w:tr>
      <w:tr w:rsidR="005F4B1B" w:rsidRPr="00774EFD" w14:paraId="2A1D892A" w14:textId="77777777" w:rsidTr="00BD2B64">
        <w:trPr>
          <w:trHeight w:val="180"/>
        </w:trPr>
        <w:tc>
          <w:tcPr>
            <w:tcW w:w="0" w:type="auto"/>
            <w:vAlign w:val="center"/>
            <w:hideMark/>
          </w:tcPr>
          <w:p w14:paraId="3B1B0E8C" w14:textId="77777777" w:rsidR="005F4B1B" w:rsidRPr="00774EFD" w:rsidRDefault="005F4B1B" w:rsidP="00BD2B64">
            <w:pPr>
              <w:jc w:val="center"/>
            </w:pPr>
            <w:r w:rsidRPr="00774EFD">
              <w:t>Muy alto</w:t>
            </w:r>
          </w:p>
        </w:tc>
        <w:tc>
          <w:tcPr>
            <w:tcW w:w="0" w:type="auto"/>
            <w:vAlign w:val="center"/>
            <w:hideMark/>
          </w:tcPr>
          <w:p w14:paraId="1809F30E" w14:textId="77777777" w:rsidR="005F4B1B" w:rsidRPr="00774EFD" w:rsidRDefault="005F4B1B" w:rsidP="00BD2B64">
            <w:pPr>
              <w:jc w:val="center"/>
            </w:pPr>
            <w:r w:rsidRPr="00774EFD">
              <w:t>0.98-1</w:t>
            </w:r>
          </w:p>
        </w:tc>
        <w:tc>
          <w:tcPr>
            <w:tcW w:w="0" w:type="auto"/>
            <w:vMerge/>
            <w:vAlign w:val="center"/>
            <w:hideMark/>
          </w:tcPr>
          <w:p w14:paraId="50BE2851" w14:textId="77777777" w:rsidR="005F4B1B" w:rsidRPr="00774EFD" w:rsidRDefault="005F4B1B" w:rsidP="00BD2B64">
            <w:pPr>
              <w:jc w:val="center"/>
            </w:pPr>
          </w:p>
        </w:tc>
      </w:tr>
      <w:tr w:rsidR="005F4B1B" w:rsidRPr="00774EFD" w14:paraId="6B6A4078" w14:textId="77777777" w:rsidTr="00BD2B64">
        <w:trPr>
          <w:trHeight w:val="454"/>
        </w:trPr>
        <w:tc>
          <w:tcPr>
            <w:tcW w:w="0" w:type="auto"/>
            <w:gridSpan w:val="2"/>
            <w:shd w:val="clear" w:color="auto" w:fill="156082" w:themeFill="accent1"/>
            <w:vAlign w:val="center"/>
            <w:hideMark/>
          </w:tcPr>
          <w:p w14:paraId="4A23CCA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Índice de impacto antropogénico</w:t>
            </w:r>
          </w:p>
        </w:tc>
        <w:tc>
          <w:tcPr>
            <w:tcW w:w="0" w:type="auto"/>
            <w:shd w:val="clear" w:color="auto" w:fill="156082" w:themeFill="accent1"/>
            <w:vAlign w:val="center"/>
            <w:hideMark/>
          </w:tcPr>
          <w:p w14:paraId="5A6EE59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318A33CA" w14:textId="77777777" w:rsidTr="00BD2B64">
        <w:trPr>
          <w:trHeight w:val="180"/>
        </w:trPr>
        <w:tc>
          <w:tcPr>
            <w:tcW w:w="0" w:type="auto"/>
            <w:gridSpan w:val="2"/>
            <w:vAlign w:val="center"/>
            <w:hideMark/>
          </w:tcPr>
          <w:p w14:paraId="66383666" w14:textId="77777777" w:rsidR="005F4B1B" w:rsidRPr="00774EFD" w:rsidRDefault="005F4B1B" w:rsidP="00BD2B64">
            <w:pPr>
              <w:jc w:val="center"/>
            </w:pPr>
            <w:r w:rsidRPr="00774EFD">
              <w:t>Muy alto</w:t>
            </w:r>
          </w:p>
        </w:tc>
        <w:tc>
          <w:tcPr>
            <w:tcW w:w="0" w:type="auto"/>
            <w:vMerge w:val="restart"/>
            <w:vAlign w:val="center"/>
            <w:hideMark/>
          </w:tcPr>
          <w:p w14:paraId="158BDC2C" w14:textId="77777777" w:rsidR="005F4B1B" w:rsidRPr="00774EFD" w:rsidRDefault="005F4B1B" w:rsidP="00BD2B64">
            <w:pPr>
              <w:jc w:val="center"/>
            </w:pPr>
            <w:r w:rsidRPr="00774EFD">
              <w:t>Sin información cuantitativa, sólo representación geoespacial</w:t>
            </w:r>
          </w:p>
        </w:tc>
      </w:tr>
      <w:tr w:rsidR="005F4B1B" w:rsidRPr="00774EFD" w14:paraId="65DB26F8" w14:textId="77777777" w:rsidTr="00BD2B64">
        <w:trPr>
          <w:trHeight w:val="180"/>
        </w:trPr>
        <w:tc>
          <w:tcPr>
            <w:tcW w:w="0" w:type="auto"/>
            <w:gridSpan w:val="2"/>
            <w:vAlign w:val="center"/>
            <w:hideMark/>
          </w:tcPr>
          <w:p w14:paraId="1DF1A1E1" w14:textId="77777777" w:rsidR="005F4B1B" w:rsidRPr="00774EFD" w:rsidRDefault="005F4B1B" w:rsidP="00BD2B64">
            <w:pPr>
              <w:jc w:val="center"/>
            </w:pPr>
            <w:r w:rsidRPr="00774EFD">
              <w:t>Muy bajo</w:t>
            </w:r>
          </w:p>
        </w:tc>
        <w:tc>
          <w:tcPr>
            <w:tcW w:w="0" w:type="auto"/>
            <w:vMerge/>
            <w:vAlign w:val="center"/>
            <w:hideMark/>
          </w:tcPr>
          <w:p w14:paraId="59DBF1E1" w14:textId="77777777" w:rsidR="005F4B1B" w:rsidRPr="00774EFD" w:rsidRDefault="005F4B1B" w:rsidP="00BD2B64">
            <w:pPr>
              <w:jc w:val="center"/>
            </w:pPr>
          </w:p>
        </w:tc>
      </w:tr>
      <w:tr w:rsidR="005F4B1B" w:rsidRPr="00774EFD" w14:paraId="18B78B34" w14:textId="77777777" w:rsidTr="00BD2B64">
        <w:trPr>
          <w:trHeight w:val="180"/>
        </w:trPr>
        <w:tc>
          <w:tcPr>
            <w:tcW w:w="0" w:type="auto"/>
            <w:gridSpan w:val="2"/>
            <w:shd w:val="clear" w:color="auto" w:fill="156082" w:themeFill="accent1"/>
            <w:vAlign w:val="center"/>
            <w:hideMark/>
          </w:tcPr>
          <w:p w14:paraId="2372D6F4"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Potencial de especies en riesgo</w:t>
            </w:r>
          </w:p>
        </w:tc>
        <w:tc>
          <w:tcPr>
            <w:tcW w:w="0" w:type="auto"/>
            <w:shd w:val="clear" w:color="auto" w:fill="156082" w:themeFill="accent1"/>
            <w:vAlign w:val="center"/>
            <w:hideMark/>
          </w:tcPr>
          <w:p w14:paraId="07AD26D6"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530955FF" w14:textId="77777777" w:rsidTr="00BD2B64">
        <w:trPr>
          <w:trHeight w:val="180"/>
        </w:trPr>
        <w:tc>
          <w:tcPr>
            <w:tcW w:w="0" w:type="auto"/>
            <w:gridSpan w:val="2"/>
            <w:vAlign w:val="center"/>
            <w:hideMark/>
          </w:tcPr>
          <w:p w14:paraId="54640ADA" w14:textId="77777777" w:rsidR="005F4B1B" w:rsidRPr="00774EFD" w:rsidRDefault="005F4B1B" w:rsidP="00BD2B64">
            <w:pPr>
              <w:jc w:val="center"/>
            </w:pPr>
            <w:r w:rsidRPr="00774EFD">
              <w:t>2 - 14</w:t>
            </w:r>
          </w:p>
        </w:tc>
        <w:tc>
          <w:tcPr>
            <w:tcW w:w="0" w:type="auto"/>
            <w:vMerge w:val="restart"/>
            <w:vAlign w:val="center"/>
            <w:hideMark/>
          </w:tcPr>
          <w:p w14:paraId="1D01398B" w14:textId="77777777" w:rsidR="005F4B1B" w:rsidRPr="00774EFD" w:rsidRDefault="005F4B1B" w:rsidP="00BD2B64">
            <w:pPr>
              <w:jc w:val="center"/>
            </w:pPr>
            <w:r w:rsidRPr="00774EFD">
              <w:t>Sin información cuantitativa, sólo representación geoespacial</w:t>
            </w:r>
          </w:p>
        </w:tc>
      </w:tr>
      <w:tr w:rsidR="005F4B1B" w:rsidRPr="00774EFD" w14:paraId="67C9982F" w14:textId="77777777" w:rsidTr="00BD2B64">
        <w:trPr>
          <w:trHeight w:val="180"/>
        </w:trPr>
        <w:tc>
          <w:tcPr>
            <w:tcW w:w="0" w:type="auto"/>
            <w:gridSpan w:val="2"/>
            <w:vAlign w:val="center"/>
            <w:hideMark/>
          </w:tcPr>
          <w:p w14:paraId="283502F0" w14:textId="77777777" w:rsidR="005F4B1B" w:rsidRPr="00774EFD" w:rsidRDefault="005F4B1B" w:rsidP="00BD2B64">
            <w:pPr>
              <w:jc w:val="center"/>
            </w:pPr>
            <w:r w:rsidRPr="00774EFD">
              <w:t>15 - 23</w:t>
            </w:r>
          </w:p>
        </w:tc>
        <w:tc>
          <w:tcPr>
            <w:tcW w:w="0" w:type="auto"/>
            <w:vMerge/>
            <w:vAlign w:val="center"/>
            <w:hideMark/>
          </w:tcPr>
          <w:p w14:paraId="14BE68DD" w14:textId="77777777" w:rsidR="005F4B1B" w:rsidRPr="00774EFD" w:rsidRDefault="005F4B1B" w:rsidP="00BD2B64">
            <w:pPr>
              <w:jc w:val="center"/>
            </w:pPr>
          </w:p>
        </w:tc>
      </w:tr>
      <w:tr w:rsidR="005F4B1B" w:rsidRPr="00774EFD" w14:paraId="77B40026" w14:textId="77777777" w:rsidTr="00BD2B64">
        <w:trPr>
          <w:trHeight w:val="180"/>
        </w:trPr>
        <w:tc>
          <w:tcPr>
            <w:tcW w:w="0" w:type="auto"/>
            <w:gridSpan w:val="2"/>
            <w:vAlign w:val="center"/>
            <w:hideMark/>
          </w:tcPr>
          <w:p w14:paraId="3BE0423A" w14:textId="77777777" w:rsidR="005F4B1B" w:rsidRPr="00774EFD" w:rsidRDefault="005F4B1B" w:rsidP="00BD2B64">
            <w:pPr>
              <w:jc w:val="center"/>
            </w:pPr>
            <w:r w:rsidRPr="00774EFD">
              <w:t>24 - 35</w:t>
            </w:r>
          </w:p>
        </w:tc>
        <w:tc>
          <w:tcPr>
            <w:tcW w:w="0" w:type="auto"/>
            <w:vMerge/>
            <w:vAlign w:val="center"/>
            <w:hideMark/>
          </w:tcPr>
          <w:p w14:paraId="25598E47" w14:textId="77777777" w:rsidR="005F4B1B" w:rsidRPr="00774EFD" w:rsidRDefault="005F4B1B" w:rsidP="00BD2B64">
            <w:pPr>
              <w:jc w:val="center"/>
            </w:pPr>
          </w:p>
        </w:tc>
      </w:tr>
      <w:tr w:rsidR="005F4B1B" w:rsidRPr="00774EFD" w14:paraId="491278C9" w14:textId="77777777" w:rsidTr="00BD2B64">
        <w:trPr>
          <w:trHeight w:val="234"/>
        </w:trPr>
        <w:tc>
          <w:tcPr>
            <w:tcW w:w="0" w:type="auto"/>
            <w:gridSpan w:val="2"/>
            <w:vAlign w:val="center"/>
            <w:hideMark/>
          </w:tcPr>
          <w:p w14:paraId="4F76A126" w14:textId="77777777" w:rsidR="005F4B1B" w:rsidRPr="00774EFD" w:rsidRDefault="005F4B1B" w:rsidP="00BD2B64">
            <w:pPr>
              <w:jc w:val="center"/>
            </w:pPr>
            <w:r w:rsidRPr="00774EFD">
              <w:t>36 - 47</w:t>
            </w:r>
          </w:p>
        </w:tc>
        <w:tc>
          <w:tcPr>
            <w:tcW w:w="0" w:type="auto"/>
            <w:vMerge/>
            <w:vAlign w:val="center"/>
            <w:hideMark/>
          </w:tcPr>
          <w:p w14:paraId="151105A6" w14:textId="77777777" w:rsidR="005F4B1B" w:rsidRPr="00774EFD" w:rsidRDefault="005F4B1B" w:rsidP="00BD2B64">
            <w:pPr>
              <w:jc w:val="center"/>
            </w:pPr>
          </w:p>
        </w:tc>
      </w:tr>
      <w:tr w:rsidR="005F4B1B" w:rsidRPr="00774EFD" w14:paraId="03B519A6" w14:textId="77777777" w:rsidTr="00BD2B64">
        <w:trPr>
          <w:trHeight w:val="244"/>
        </w:trPr>
        <w:tc>
          <w:tcPr>
            <w:tcW w:w="0" w:type="auto"/>
            <w:gridSpan w:val="2"/>
            <w:vAlign w:val="center"/>
            <w:hideMark/>
          </w:tcPr>
          <w:p w14:paraId="64B09BCC" w14:textId="77777777" w:rsidR="005F4B1B" w:rsidRPr="00774EFD" w:rsidRDefault="005F4B1B" w:rsidP="00BD2B64">
            <w:pPr>
              <w:jc w:val="center"/>
            </w:pPr>
            <w:r w:rsidRPr="00774EFD">
              <w:t>48 - 55</w:t>
            </w:r>
          </w:p>
        </w:tc>
        <w:tc>
          <w:tcPr>
            <w:tcW w:w="0" w:type="auto"/>
            <w:vMerge/>
            <w:vAlign w:val="center"/>
            <w:hideMark/>
          </w:tcPr>
          <w:p w14:paraId="6655C6B6" w14:textId="77777777" w:rsidR="005F4B1B" w:rsidRPr="00774EFD" w:rsidRDefault="005F4B1B" w:rsidP="00BD2B64">
            <w:pPr>
              <w:jc w:val="center"/>
            </w:pPr>
          </w:p>
        </w:tc>
      </w:tr>
      <w:tr w:rsidR="005F4B1B" w:rsidRPr="00774EFD" w14:paraId="5B0DC904" w14:textId="77777777" w:rsidTr="00BD2B64">
        <w:trPr>
          <w:trHeight w:val="234"/>
        </w:trPr>
        <w:tc>
          <w:tcPr>
            <w:tcW w:w="0" w:type="auto"/>
            <w:gridSpan w:val="2"/>
            <w:vAlign w:val="center"/>
            <w:hideMark/>
          </w:tcPr>
          <w:p w14:paraId="55A5AD80" w14:textId="77777777" w:rsidR="005F4B1B" w:rsidRPr="00774EFD" w:rsidRDefault="005F4B1B" w:rsidP="00BD2B64">
            <w:pPr>
              <w:jc w:val="center"/>
            </w:pPr>
            <w:r w:rsidRPr="00774EFD">
              <w:t>56 - 60</w:t>
            </w:r>
          </w:p>
        </w:tc>
        <w:tc>
          <w:tcPr>
            <w:tcW w:w="0" w:type="auto"/>
            <w:vMerge/>
            <w:vAlign w:val="center"/>
            <w:hideMark/>
          </w:tcPr>
          <w:p w14:paraId="4FFDEA2E" w14:textId="77777777" w:rsidR="005F4B1B" w:rsidRPr="00774EFD" w:rsidRDefault="005F4B1B" w:rsidP="00BD2B64">
            <w:pPr>
              <w:jc w:val="center"/>
            </w:pPr>
          </w:p>
        </w:tc>
      </w:tr>
      <w:tr w:rsidR="005F4B1B" w:rsidRPr="00774EFD" w14:paraId="20C68D45" w14:textId="77777777" w:rsidTr="00BD2B64">
        <w:trPr>
          <w:trHeight w:val="234"/>
        </w:trPr>
        <w:tc>
          <w:tcPr>
            <w:tcW w:w="0" w:type="auto"/>
            <w:gridSpan w:val="2"/>
            <w:vAlign w:val="center"/>
            <w:hideMark/>
          </w:tcPr>
          <w:p w14:paraId="3AE58448" w14:textId="77777777" w:rsidR="005F4B1B" w:rsidRPr="00774EFD" w:rsidRDefault="005F4B1B" w:rsidP="00BD2B64">
            <w:pPr>
              <w:jc w:val="center"/>
            </w:pPr>
            <w:r w:rsidRPr="00774EFD">
              <w:t>61 - 66</w:t>
            </w:r>
          </w:p>
        </w:tc>
        <w:tc>
          <w:tcPr>
            <w:tcW w:w="0" w:type="auto"/>
            <w:vMerge/>
            <w:vAlign w:val="center"/>
            <w:hideMark/>
          </w:tcPr>
          <w:p w14:paraId="1210923B" w14:textId="77777777" w:rsidR="005F4B1B" w:rsidRPr="00774EFD" w:rsidRDefault="005F4B1B" w:rsidP="00BD2B64">
            <w:pPr>
              <w:jc w:val="center"/>
            </w:pPr>
          </w:p>
        </w:tc>
      </w:tr>
      <w:tr w:rsidR="005F4B1B" w:rsidRPr="00774EFD" w14:paraId="7607378A" w14:textId="77777777" w:rsidTr="00BD2B64">
        <w:trPr>
          <w:trHeight w:val="319"/>
        </w:trPr>
        <w:tc>
          <w:tcPr>
            <w:tcW w:w="0" w:type="auto"/>
            <w:gridSpan w:val="2"/>
            <w:vAlign w:val="center"/>
            <w:hideMark/>
          </w:tcPr>
          <w:p w14:paraId="7C264D81" w14:textId="77777777" w:rsidR="005F4B1B" w:rsidRPr="00774EFD" w:rsidRDefault="005F4B1B" w:rsidP="00BD2B64">
            <w:pPr>
              <w:jc w:val="center"/>
            </w:pPr>
            <w:r w:rsidRPr="00774EFD">
              <w:t>67 - 72</w:t>
            </w:r>
          </w:p>
        </w:tc>
        <w:tc>
          <w:tcPr>
            <w:tcW w:w="0" w:type="auto"/>
            <w:vMerge/>
            <w:vAlign w:val="center"/>
            <w:hideMark/>
          </w:tcPr>
          <w:p w14:paraId="64784BF7" w14:textId="77777777" w:rsidR="005F4B1B" w:rsidRPr="00774EFD" w:rsidRDefault="005F4B1B" w:rsidP="00BD2B64">
            <w:pPr>
              <w:jc w:val="center"/>
            </w:pPr>
          </w:p>
        </w:tc>
      </w:tr>
      <w:tr w:rsidR="005F4B1B" w:rsidRPr="00774EFD" w14:paraId="3A4F6331" w14:textId="77777777" w:rsidTr="00BD2B64">
        <w:trPr>
          <w:trHeight w:val="234"/>
        </w:trPr>
        <w:tc>
          <w:tcPr>
            <w:tcW w:w="0" w:type="auto"/>
            <w:gridSpan w:val="2"/>
            <w:vAlign w:val="center"/>
            <w:hideMark/>
          </w:tcPr>
          <w:p w14:paraId="0DEAB028" w14:textId="77777777" w:rsidR="005F4B1B" w:rsidRPr="00774EFD" w:rsidRDefault="005F4B1B" w:rsidP="00BD2B64">
            <w:pPr>
              <w:jc w:val="center"/>
            </w:pPr>
            <w:r w:rsidRPr="00774EFD">
              <w:t>73 - 79</w:t>
            </w:r>
          </w:p>
        </w:tc>
        <w:tc>
          <w:tcPr>
            <w:tcW w:w="0" w:type="auto"/>
            <w:vMerge/>
            <w:vAlign w:val="center"/>
            <w:hideMark/>
          </w:tcPr>
          <w:p w14:paraId="7F74AE4B" w14:textId="77777777" w:rsidR="005F4B1B" w:rsidRPr="00774EFD" w:rsidRDefault="005F4B1B" w:rsidP="00BD2B64">
            <w:pPr>
              <w:jc w:val="center"/>
            </w:pPr>
          </w:p>
        </w:tc>
      </w:tr>
      <w:tr w:rsidR="005F4B1B" w:rsidRPr="00774EFD" w14:paraId="28922CA1" w14:textId="77777777" w:rsidTr="00BD2B64">
        <w:trPr>
          <w:trHeight w:val="234"/>
        </w:trPr>
        <w:tc>
          <w:tcPr>
            <w:tcW w:w="0" w:type="auto"/>
            <w:gridSpan w:val="2"/>
            <w:vAlign w:val="center"/>
            <w:hideMark/>
          </w:tcPr>
          <w:p w14:paraId="129D10AA" w14:textId="77777777" w:rsidR="005F4B1B" w:rsidRPr="00774EFD" w:rsidRDefault="005F4B1B" w:rsidP="00BD2B64">
            <w:pPr>
              <w:jc w:val="center"/>
            </w:pPr>
            <w:r w:rsidRPr="00774EFD">
              <w:t>80 - 94</w:t>
            </w:r>
          </w:p>
        </w:tc>
        <w:tc>
          <w:tcPr>
            <w:tcW w:w="0" w:type="auto"/>
            <w:vMerge/>
            <w:vAlign w:val="center"/>
            <w:hideMark/>
          </w:tcPr>
          <w:p w14:paraId="2E9516A3" w14:textId="77777777" w:rsidR="005F4B1B" w:rsidRPr="00774EFD" w:rsidRDefault="005F4B1B" w:rsidP="00BD2B64">
            <w:pPr>
              <w:jc w:val="center"/>
            </w:pPr>
          </w:p>
        </w:tc>
      </w:tr>
    </w:tbl>
    <w:p w14:paraId="0AC6E5EC" w14:textId="77777777" w:rsidR="005F4B1B" w:rsidRPr="00713B2F" w:rsidRDefault="005F4B1B" w:rsidP="005F4B1B">
      <w:r w:rsidRPr="002E387E">
        <w:rPr>
          <w:rStyle w:val="nfasissutil"/>
        </w:rPr>
        <w:t>Fuente: Elaboración propia</w:t>
      </w:r>
    </w:p>
    <w:p w14:paraId="0B6F4283" w14:textId="77777777" w:rsidR="005F4B1B" w:rsidRPr="00774EFD" w:rsidRDefault="005F4B1B" w:rsidP="005F4B1B">
      <w:pPr>
        <w:pStyle w:val="Ttulo8"/>
        <w:rPr>
          <w:b/>
          <w:bCs/>
        </w:rPr>
      </w:pPr>
      <w:r w:rsidRPr="00774EFD">
        <w:t>Erosión y degradación de suelos</w:t>
      </w:r>
    </w:p>
    <w:p w14:paraId="465762C6"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las variables corresponden a la erosión y la degradación de suelos de Campeche.</w:t>
      </w:r>
    </w:p>
    <w:p w14:paraId="21750ED6" w14:textId="77777777" w:rsidR="005F4B1B" w:rsidRPr="00774EFD" w:rsidRDefault="005F4B1B" w:rsidP="005F4B1B">
      <w:pPr>
        <w:spacing w:after="0"/>
        <w:rPr>
          <w:b/>
          <w:bCs/>
        </w:rPr>
      </w:pPr>
      <w:r w:rsidRPr="00774EFD">
        <w:rPr>
          <w:b/>
          <w:bCs/>
        </w:rPr>
        <w:t>Variable:</w:t>
      </w:r>
      <w:r>
        <w:rPr>
          <w:b/>
          <w:bCs/>
        </w:rPr>
        <w:t xml:space="preserve"> </w:t>
      </w:r>
      <w:r w:rsidRPr="00774EFD">
        <w:t>Erosión de suelos</w:t>
      </w:r>
      <w:r w:rsidRPr="00E75915">
        <w:t xml:space="preserve"> y </w:t>
      </w:r>
      <w:r w:rsidRPr="00774EFD">
        <w:t>Degradación de suelos</w:t>
      </w:r>
    </w:p>
    <w:p w14:paraId="22C6F778" w14:textId="77777777" w:rsidR="005F4B1B" w:rsidRPr="00774EFD" w:rsidRDefault="005F4B1B" w:rsidP="005F4B1B">
      <w:pPr>
        <w:spacing w:after="0"/>
      </w:pPr>
      <w:r w:rsidRPr="00774EFD">
        <w:rPr>
          <w:b/>
          <w:bCs/>
        </w:rPr>
        <w:t>Capas utilizadas</w:t>
      </w:r>
      <w:r w:rsidRPr="00774EFD">
        <w:t>: C04_EROSIONSUELO_INEGI_2014</w:t>
      </w:r>
      <w:r>
        <w:t xml:space="preserve"> y </w:t>
      </w:r>
      <w:r w:rsidRPr="00774EFD">
        <w:t>C04_DEGRADACIONSUELO_INECC_2012</w:t>
      </w:r>
      <w:r>
        <w:t>.</w:t>
      </w:r>
    </w:p>
    <w:p w14:paraId="46107442" w14:textId="77777777" w:rsidR="005F4B1B" w:rsidRPr="00774EFD" w:rsidRDefault="005F4B1B" w:rsidP="005F4B1B">
      <w:pPr>
        <w:spacing w:after="0"/>
      </w:pPr>
      <w:r w:rsidRPr="00E75915">
        <w:rPr>
          <w:b/>
          <w:bCs/>
        </w:rPr>
        <w:t>Descripción</w:t>
      </w:r>
      <w:r>
        <w:t xml:space="preserve"> </w:t>
      </w:r>
      <w:r>
        <w:rPr>
          <w:b/>
          <w:bCs/>
        </w:rPr>
        <w:t>a</w:t>
      </w:r>
      <w:r w:rsidRPr="00774EFD">
        <w:rPr>
          <w:b/>
          <w:bCs/>
        </w:rPr>
        <w:t>nalítica:</w:t>
      </w:r>
    </w:p>
    <w:p w14:paraId="0048F4A0" w14:textId="77777777" w:rsidR="005F4B1B" w:rsidRPr="00774EFD" w:rsidRDefault="005F4B1B">
      <w:pPr>
        <w:pStyle w:val="Prrafodelista"/>
        <w:numPr>
          <w:ilvl w:val="0"/>
          <w:numId w:val="17"/>
        </w:numPr>
        <w:spacing w:after="0"/>
      </w:pPr>
      <w:r w:rsidRPr="00E75915">
        <w:rPr>
          <w:b/>
          <w:bCs/>
        </w:rPr>
        <w:t>Erosión de suelos</w:t>
      </w:r>
      <w:r w:rsidRPr="00774EFD">
        <w:t>: Grado (Fuerte, Moderado, Leve y antrópica), Tipo (Hídrica y antrópica). Mapa 21.</w:t>
      </w:r>
    </w:p>
    <w:p w14:paraId="09DD6024" w14:textId="77777777" w:rsidR="005F4B1B" w:rsidRPr="00774EFD" w:rsidRDefault="005F4B1B">
      <w:pPr>
        <w:pStyle w:val="Prrafodelista"/>
        <w:numPr>
          <w:ilvl w:val="0"/>
          <w:numId w:val="17"/>
        </w:numPr>
        <w:spacing w:after="0"/>
      </w:pPr>
      <w:r w:rsidRPr="00E75915">
        <w:rPr>
          <w:b/>
          <w:bCs/>
        </w:rPr>
        <w:t>Erosión de suelos</w:t>
      </w:r>
      <w:r w:rsidRPr="00774EFD">
        <w:t>: Grado (Extremo, moderado, ligero), Tipo (Física por pérdida de la función productiva, química por declinación de la fertilidad y reducción del contenido de materia orgánica, física por compactación y química por declinación de la fertilidad y reducción del contenido de materia orgánica)</w:t>
      </w:r>
    </w:p>
    <w:p w14:paraId="0CBDF988"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La erosión más fuerte se registra en el sureste (Calakmul). La capital del estado presenta una degradación extrema por la urbanización. El municipio de Hopelchén muestra degradación química moderada por pérdida de fertilidad. El norte del estado (Calkiní, Hecelchakán, Tenabo) tiene grados moderados de erosión hídrica.</w:t>
      </w:r>
    </w:p>
    <w:p w14:paraId="6F1A9DF3"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41</w:t>
      </w:r>
      <w:r>
        <w:rPr>
          <w:noProof/>
        </w:rPr>
        <w:fldChar w:fldCharType="end"/>
      </w:r>
      <w:r>
        <w:t xml:space="preserve"> Ficha técnica de Erosión y degradación de suelos</w:t>
      </w:r>
    </w:p>
    <w:tbl>
      <w:tblPr>
        <w:tblStyle w:val="Tablaconcuadrcula"/>
        <w:tblW w:w="0" w:type="auto"/>
        <w:tblLook w:val="04A0" w:firstRow="1" w:lastRow="0" w:firstColumn="1" w:lastColumn="0" w:noHBand="0" w:noVBand="1"/>
      </w:tblPr>
      <w:tblGrid>
        <w:gridCol w:w="2542"/>
        <w:gridCol w:w="1621"/>
        <w:gridCol w:w="4665"/>
      </w:tblGrid>
      <w:tr w:rsidR="005F4B1B" w:rsidRPr="00774EFD" w14:paraId="5702B6DD" w14:textId="77777777" w:rsidTr="00BD2B64">
        <w:trPr>
          <w:trHeight w:val="180"/>
        </w:trPr>
        <w:tc>
          <w:tcPr>
            <w:tcW w:w="0" w:type="auto"/>
            <w:gridSpan w:val="3"/>
            <w:shd w:val="clear" w:color="auto" w:fill="156082" w:themeFill="accent1"/>
            <w:vAlign w:val="center"/>
            <w:hideMark/>
          </w:tcPr>
          <w:p w14:paraId="6B2A7621"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Erosión y degradación de suelos</w:t>
            </w:r>
          </w:p>
        </w:tc>
      </w:tr>
      <w:tr w:rsidR="005F4B1B" w:rsidRPr="00774EFD" w14:paraId="6B58412C" w14:textId="77777777" w:rsidTr="00BD2B64">
        <w:trPr>
          <w:trHeight w:val="180"/>
        </w:trPr>
        <w:tc>
          <w:tcPr>
            <w:tcW w:w="0" w:type="auto"/>
            <w:gridSpan w:val="3"/>
            <w:shd w:val="clear" w:color="auto" w:fill="156082" w:themeFill="accent1"/>
            <w:vAlign w:val="center"/>
            <w:hideMark/>
          </w:tcPr>
          <w:p w14:paraId="1E2E254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5EFD259F" w14:textId="77777777" w:rsidTr="00BD2B64">
        <w:trPr>
          <w:trHeight w:val="180"/>
        </w:trPr>
        <w:tc>
          <w:tcPr>
            <w:tcW w:w="0" w:type="auto"/>
            <w:shd w:val="clear" w:color="auto" w:fill="156082" w:themeFill="accent1"/>
            <w:vAlign w:val="center"/>
            <w:hideMark/>
          </w:tcPr>
          <w:p w14:paraId="33C919E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44F3F34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5DC80F3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4464C9A5" w14:textId="77777777" w:rsidTr="00BD2B64">
        <w:trPr>
          <w:trHeight w:val="180"/>
        </w:trPr>
        <w:tc>
          <w:tcPr>
            <w:tcW w:w="0" w:type="auto"/>
            <w:vAlign w:val="center"/>
            <w:hideMark/>
          </w:tcPr>
          <w:p w14:paraId="309920C6" w14:textId="77777777" w:rsidR="005F4B1B" w:rsidRPr="00774EFD" w:rsidRDefault="005F4B1B" w:rsidP="00BD2B64">
            <w:pPr>
              <w:jc w:val="center"/>
            </w:pPr>
            <w:r w:rsidRPr="00774EFD">
              <w:t>En este tema las variables corresponden a la erosión y la degradación de suelos de Campeche.</w:t>
            </w:r>
          </w:p>
        </w:tc>
        <w:tc>
          <w:tcPr>
            <w:tcW w:w="0" w:type="auto"/>
            <w:vAlign w:val="center"/>
            <w:hideMark/>
          </w:tcPr>
          <w:p w14:paraId="7D8B27DD" w14:textId="77777777" w:rsidR="005F4B1B" w:rsidRPr="00774EFD" w:rsidRDefault="005F4B1B" w:rsidP="00BD2B64">
            <w:pPr>
              <w:jc w:val="center"/>
            </w:pPr>
            <w:r w:rsidRPr="00774EFD">
              <w:t>Erosión y degradación de suelos</w:t>
            </w:r>
          </w:p>
          <w:p w14:paraId="5E85449E" w14:textId="77777777" w:rsidR="005F4B1B" w:rsidRPr="00774EFD" w:rsidRDefault="005F4B1B" w:rsidP="00BD2B64">
            <w:pPr>
              <w:jc w:val="center"/>
            </w:pPr>
          </w:p>
        </w:tc>
        <w:tc>
          <w:tcPr>
            <w:tcW w:w="0" w:type="auto"/>
            <w:vAlign w:val="center"/>
            <w:hideMark/>
          </w:tcPr>
          <w:p w14:paraId="39A63AA4" w14:textId="77777777" w:rsidR="005F4B1B" w:rsidRPr="00774EFD" w:rsidRDefault="005F4B1B" w:rsidP="00BD2B64">
            <w:pPr>
              <w:jc w:val="center"/>
            </w:pPr>
            <w:r w:rsidRPr="00774EFD">
              <w:t>C04_EROSIONSUELO_INEGI_2014</w:t>
            </w:r>
          </w:p>
          <w:p w14:paraId="392465DE" w14:textId="77777777" w:rsidR="005F4B1B" w:rsidRPr="00774EFD" w:rsidRDefault="005F4B1B" w:rsidP="00BD2B64">
            <w:pPr>
              <w:jc w:val="center"/>
            </w:pPr>
            <w:r w:rsidRPr="00774EFD">
              <w:t>C04_DEGRADACIONSUELO_INECC_2012</w:t>
            </w:r>
            <w:r w:rsidRPr="00774EFD">
              <w:rPr>
                <w:vertAlign w:val="superscript"/>
              </w:rPr>
              <w:t xml:space="preserve"> (1)(2)</w:t>
            </w:r>
          </w:p>
        </w:tc>
      </w:tr>
      <w:tr w:rsidR="005F4B1B" w:rsidRPr="00774EFD" w14:paraId="1BF97B8D" w14:textId="77777777" w:rsidTr="00BD2B64">
        <w:trPr>
          <w:trHeight w:val="180"/>
        </w:trPr>
        <w:tc>
          <w:tcPr>
            <w:tcW w:w="0" w:type="auto"/>
            <w:gridSpan w:val="3"/>
            <w:shd w:val="clear" w:color="auto" w:fill="156082" w:themeFill="accent1"/>
            <w:vAlign w:val="center"/>
            <w:hideMark/>
          </w:tcPr>
          <w:p w14:paraId="69988A2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6BDD7506" w14:textId="77777777" w:rsidTr="00BD2B64">
        <w:trPr>
          <w:trHeight w:val="180"/>
        </w:trPr>
        <w:tc>
          <w:tcPr>
            <w:tcW w:w="0" w:type="auto"/>
            <w:gridSpan w:val="2"/>
            <w:shd w:val="clear" w:color="auto" w:fill="156082" w:themeFill="accent1"/>
            <w:vAlign w:val="center"/>
            <w:hideMark/>
          </w:tcPr>
          <w:p w14:paraId="4D05813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lastRenderedPageBreak/>
              <w:t>Erosión de suelos</w:t>
            </w:r>
          </w:p>
        </w:tc>
        <w:tc>
          <w:tcPr>
            <w:tcW w:w="0" w:type="auto"/>
            <w:shd w:val="clear" w:color="auto" w:fill="156082" w:themeFill="accent1"/>
            <w:vAlign w:val="center"/>
            <w:hideMark/>
          </w:tcPr>
          <w:p w14:paraId="673B5FF7"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Tipo</w:t>
            </w:r>
          </w:p>
        </w:tc>
      </w:tr>
      <w:tr w:rsidR="005F4B1B" w:rsidRPr="00774EFD" w14:paraId="59AC95AD" w14:textId="77777777" w:rsidTr="00BD2B64">
        <w:trPr>
          <w:trHeight w:val="180"/>
        </w:trPr>
        <w:tc>
          <w:tcPr>
            <w:tcW w:w="0" w:type="auto"/>
            <w:gridSpan w:val="2"/>
            <w:vAlign w:val="center"/>
            <w:hideMark/>
          </w:tcPr>
          <w:p w14:paraId="29DF4F68" w14:textId="77777777" w:rsidR="005F4B1B" w:rsidRPr="00774EFD" w:rsidRDefault="005F4B1B" w:rsidP="00BD2B64">
            <w:pPr>
              <w:jc w:val="center"/>
            </w:pPr>
            <w:r w:rsidRPr="00774EFD">
              <w:t>Grado fuerte</w:t>
            </w:r>
          </w:p>
        </w:tc>
        <w:tc>
          <w:tcPr>
            <w:tcW w:w="0" w:type="auto"/>
            <w:vAlign w:val="center"/>
            <w:hideMark/>
          </w:tcPr>
          <w:p w14:paraId="76F615BB" w14:textId="77777777" w:rsidR="005F4B1B" w:rsidRPr="00774EFD" w:rsidRDefault="005F4B1B" w:rsidP="00BD2B64">
            <w:pPr>
              <w:jc w:val="center"/>
            </w:pPr>
            <w:r w:rsidRPr="00774EFD">
              <w:t>Hídrica</w:t>
            </w:r>
          </w:p>
        </w:tc>
      </w:tr>
      <w:tr w:rsidR="005F4B1B" w:rsidRPr="00774EFD" w14:paraId="3B10ABD2" w14:textId="77777777" w:rsidTr="00BD2B64">
        <w:trPr>
          <w:trHeight w:val="180"/>
        </w:trPr>
        <w:tc>
          <w:tcPr>
            <w:tcW w:w="0" w:type="auto"/>
            <w:gridSpan w:val="2"/>
            <w:vAlign w:val="center"/>
            <w:hideMark/>
          </w:tcPr>
          <w:p w14:paraId="4CF6F9AB" w14:textId="77777777" w:rsidR="005F4B1B" w:rsidRPr="00774EFD" w:rsidRDefault="005F4B1B" w:rsidP="00BD2B64">
            <w:pPr>
              <w:jc w:val="center"/>
            </w:pPr>
            <w:r w:rsidRPr="00774EFD">
              <w:t>Grado moderado</w:t>
            </w:r>
          </w:p>
        </w:tc>
        <w:tc>
          <w:tcPr>
            <w:tcW w:w="0" w:type="auto"/>
            <w:vAlign w:val="center"/>
            <w:hideMark/>
          </w:tcPr>
          <w:p w14:paraId="39D4FD92" w14:textId="77777777" w:rsidR="005F4B1B" w:rsidRPr="00774EFD" w:rsidRDefault="005F4B1B" w:rsidP="00BD2B64">
            <w:pPr>
              <w:jc w:val="center"/>
            </w:pPr>
            <w:r w:rsidRPr="00774EFD">
              <w:t>Hídrica</w:t>
            </w:r>
          </w:p>
        </w:tc>
      </w:tr>
      <w:tr w:rsidR="005F4B1B" w:rsidRPr="00774EFD" w14:paraId="79946C7C" w14:textId="77777777" w:rsidTr="00BD2B64">
        <w:trPr>
          <w:trHeight w:val="180"/>
        </w:trPr>
        <w:tc>
          <w:tcPr>
            <w:tcW w:w="0" w:type="auto"/>
            <w:gridSpan w:val="2"/>
            <w:vAlign w:val="center"/>
            <w:hideMark/>
          </w:tcPr>
          <w:p w14:paraId="099C72B5" w14:textId="77777777" w:rsidR="005F4B1B" w:rsidRPr="00774EFD" w:rsidRDefault="005F4B1B" w:rsidP="00BD2B64">
            <w:pPr>
              <w:jc w:val="center"/>
            </w:pPr>
            <w:r w:rsidRPr="00774EFD">
              <w:t>Grado leve</w:t>
            </w:r>
          </w:p>
        </w:tc>
        <w:tc>
          <w:tcPr>
            <w:tcW w:w="0" w:type="auto"/>
            <w:vAlign w:val="center"/>
            <w:hideMark/>
          </w:tcPr>
          <w:p w14:paraId="51E92DF2" w14:textId="77777777" w:rsidR="005F4B1B" w:rsidRPr="00774EFD" w:rsidRDefault="005F4B1B" w:rsidP="00BD2B64">
            <w:pPr>
              <w:jc w:val="center"/>
            </w:pPr>
            <w:r w:rsidRPr="00774EFD">
              <w:t>Hídrica</w:t>
            </w:r>
          </w:p>
        </w:tc>
      </w:tr>
      <w:tr w:rsidR="005F4B1B" w:rsidRPr="00774EFD" w14:paraId="5C194976" w14:textId="77777777" w:rsidTr="00BD2B64">
        <w:trPr>
          <w:trHeight w:val="180"/>
        </w:trPr>
        <w:tc>
          <w:tcPr>
            <w:tcW w:w="0" w:type="auto"/>
            <w:gridSpan w:val="2"/>
            <w:vAlign w:val="center"/>
            <w:hideMark/>
          </w:tcPr>
          <w:p w14:paraId="4E12CD81" w14:textId="77777777" w:rsidR="005F4B1B" w:rsidRPr="00774EFD" w:rsidRDefault="005F4B1B" w:rsidP="00BD2B64">
            <w:pPr>
              <w:jc w:val="center"/>
            </w:pPr>
            <w:r w:rsidRPr="00774EFD">
              <w:t>-</w:t>
            </w:r>
          </w:p>
        </w:tc>
        <w:tc>
          <w:tcPr>
            <w:tcW w:w="0" w:type="auto"/>
            <w:vAlign w:val="center"/>
            <w:hideMark/>
          </w:tcPr>
          <w:p w14:paraId="42629C77" w14:textId="77777777" w:rsidR="005F4B1B" w:rsidRPr="00774EFD" w:rsidRDefault="005F4B1B" w:rsidP="00BD2B64">
            <w:pPr>
              <w:jc w:val="center"/>
            </w:pPr>
            <w:r w:rsidRPr="00774EFD">
              <w:t>Antrópica</w:t>
            </w:r>
          </w:p>
        </w:tc>
      </w:tr>
      <w:tr w:rsidR="005F4B1B" w:rsidRPr="00774EFD" w14:paraId="529A734D" w14:textId="77777777" w:rsidTr="00BD2B64">
        <w:trPr>
          <w:trHeight w:val="180"/>
        </w:trPr>
        <w:tc>
          <w:tcPr>
            <w:tcW w:w="0" w:type="auto"/>
            <w:gridSpan w:val="2"/>
            <w:shd w:val="clear" w:color="auto" w:fill="156082" w:themeFill="accent1"/>
            <w:vAlign w:val="center"/>
            <w:hideMark/>
          </w:tcPr>
          <w:p w14:paraId="5124119A"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Degradación de suelos</w:t>
            </w:r>
          </w:p>
        </w:tc>
        <w:tc>
          <w:tcPr>
            <w:tcW w:w="0" w:type="auto"/>
            <w:shd w:val="clear" w:color="auto" w:fill="156082" w:themeFill="accent1"/>
            <w:vAlign w:val="center"/>
            <w:hideMark/>
          </w:tcPr>
          <w:p w14:paraId="6FC423B3"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Sitios que presentan este fenómeno</w:t>
            </w:r>
          </w:p>
        </w:tc>
      </w:tr>
      <w:tr w:rsidR="005F4B1B" w:rsidRPr="00774EFD" w14:paraId="5EDF9298" w14:textId="77777777" w:rsidTr="00BD2B64">
        <w:trPr>
          <w:trHeight w:val="180"/>
        </w:trPr>
        <w:tc>
          <w:tcPr>
            <w:tcW w:w="0" w:type="auto"/>
            <w:gridSpan w:val="2"/>
            <w:vAlign w:val="center"/>
            <w:hideMark/>
          </w:tcPr>
          <w:p w14:paraId="0A4632C2" w14:textId="77777777" w:rsidR="005F4B1B" w:rsidRPr="00774EFD" w:rsidRDefault="005F4B1B" w:rsidP="00BD2B64">
            <w:pPr>
              <w:jc w:val="center"/>
            </w:pPr>
            <w:r w:rsidRPr="00774EFD">
              <w:t>Grado extremo</w:t>
            </w:r>
          </w:p>
        </w:tc>
        <w:tc>
          <w:tcPr>
            <w:tcW w:w="0" w:type="auto"/>
            <w:vAlign w:val="center"/>
            <w:hideMark/>
          </w:tcPr>
          <w:p w14:paraId="4215F187" w14:textId="77777777" w:rsidR="005F4B1B" w:rsidRPr="00774EFD" w:rsidRDefault="005F4B1B" w:rsidP="00BD2B64">
            <w:pPr>
              <w:jc w:val="center"/>
            </w:pPr>
            <w:r w:rsidRPr="00774EFD">
              <w:t>Degradación física por la pérdida de la función productiva</w:t>
            </w:r>
          </w:p>
        </w:tc>
      </w:tr>
      <w:tr w:rsidR="005F4B1B" w:rsidRPr="00774EFD" w14:paraId="4B7A0BA6" w14:textId="77777777" w:rsidTr="00BD2B64">
        <w:trPr>
          <w:trHeight w:val="180"/>
        </w:trPr>
        <w:tc>
          <w:tcPr>
            <w:tcW w:w="0" w:type="auto"/>
            <w:gridSpan w:val="2"/>
            <w:vAlign w:val="center"/>
            <w:hideMark/>
          </w:tcPr>
          <w:p w14:paraId="4207C728" w14:textId="77777777" w:rsidR="005F4B1B" w:rsidRPr="00774EFD" w:rsidRDefault="005F4B1B" w:rsidP="00BD2B64">
            <w:pPr>
              <w:jc w:val="center"/>
            </w:pPr>
            <w:r w:rsidRPr="00774EFD">
              <w:t>Grado moderado</w:t>
            </w:r>
          </w:p>
        </w:tc>
        <w:tc>
          <w:tcPr>
            <w:tcW w:w="0" w:type="auto"/>
            <w:vAlign w:val="center"/>
            <w:hideMark/>
          </w:tcPr>
          <w:p w14:paraId="3F701FA0" w14:textId="77777777" w:rsidR="005F4B1B" w:rsidRPr="00774EFD" w:rsidRDefault="005F4B1B" w:rsidP="00BD2B64">
            <w:pPr>
              <w:jc w:val="center"/>
            </w:pPr>
            <w:r w:rsidRPr="00774EFD">
              <w:t>Degradación química por declinación de la fertilidad y reducción del contenido de materia orgánica</w:t>
            </w:r>
          </w:p>
        </w:tc>
      </w:tr>
      <w:tr w:rsidR="005F4B1B" w:rsidRPr="00774EFD" w14:paraId="411257CF" w14:textId="77777777" w:rsidTr="00BD2B64">
        <w:trPr>
          <w:trHeight w:val="180"/>
        </w:trPr>
        <w:tc>
          <w:tcPr>
            <w:tcW w:w="0" w:type="auto"/>
            <w:gridSpan w:val="2"/>
            <w:vAlign w:val="center"/>
            <w:hideMark/>
          </w:tcPr>
          <w:p w14:paraId="241DC6EF" w14:textId="77777777" w:rsidR="005F4B1B" w:rsidRPr="00774EFD" w:rsidRDefault="005F4B1B" w:rsidP="00BD2B64">
            <w:pPr>
              <w:jc w:val="center"/>
            </w:pPr>
            <w:r w:rsidRPr="00774EFD">
              <w:t>Ligero</w:t>
            </w:r>
          </w:p>
        </w:tc>
        <w:tc>
          <w:tcPr>
            <w:tcW w:w="0" w:type="auto"/>
            <w:vAlign w:val="center"/>
            <w:hideMark/>
          </w:tcPr>
          <w:p w14:paraId="25657A52" w14:textId="77777777" w:rsidR="005F4B1B" w:rsidRPr="00774EFD" w:rsidRDefault="005F4B1B" w:rsidP="00BD2B64">
            <w:pPr>
              <w:jc w:val="center"/>
            </w:pPr>
            <w:r w:rsidRPr="00774EFD">
              <w:t>Degradación física por compactación</w:t>
            </w:r>
          </w:p>
        </w:tc>
      </w:tr>
      <w:tr w:rsidR="005F4B1B" w:rsidRPr="00774EFD" w14:paraId="667D9F1E" w14:textId="77777777" w:rsidTr="00BD2B64">
        <w:trPr>
          <w:trHeight w:val="180"/>
        </w:trPr>
        <w:tc>
          <w:tcPr>
            <w:tcW w:w="0" w:type="auto"/>
            <w:gridSpan w:val="2"/>
            <w:vAlign w:val="center"/>
            <w:hideMark/>
          </w:tcPr>
          <w:p w14:paraId="77BF66A1" w14:textId="77777777" w:rsidR="005F4B1B" w:rsidRPr="00774EFD" w:rsidRDefault="005F4B1B" w:rsidP="00BD2B64">
            <w:pPr>
              <w:jc w:val="center"/>
            </w:pPr>
            <w:r w:rsidRPr="00774EFD">
              <w:t>Ligero</w:t>
            </w:r>
          </w:p>
        </w:tc>
        <w:tc>
          <w:tcPr>
            <w:tcW w:w="0" w:type="auto"/>
            <w:vAlign w:val="center"/>
            <w:hideMark/>
          </w:tcPr>
          <w:p w14:paraId="04D124CE" w14:textId="77777777" w:rsidR="005F4B1B" w:rsidRPr="00774EFD" w:rsidRDefault="005F4B1B" w:rsidP="00BD2B64">
            <w:pPr>
              <w:jc w:val="center"/>
            </w:pPr>
            <w:r w:rsidRPr="00774EFD">
              <w:t>Degradación química por declinación de la fertilidad y reducción del contenido de materia orgánica</w:t>
            </w:r>
          </w:p>
        </w:tc>
      </w:tr>
    </w:tbl>
    <w:p w14:paraId="7C4E2925" w14:textId="77777777" w:rsidR="005F4B1B" w:rsidRDefault="005F4B1B" w:rsidP="005F4B1B">
      <w:r w:rsidRPr="002E387E">
        <w:rPr>
          <w:rStyle w:val="nfasissutil"/>
        </w:rPr>
        <w:t>Fuente: Elaboración propia</w:t>
      </w:r>
    </w:p>
    <w:p w14:paraId="5D8D7C2E" w14:textId="77777777" w:rsidR="005F4B1B" w:rsidRPr="00774EFD" w:rsidRDefault="005F4B1B" w:rsidP="005F4B1B">
      <w:pPr>
        <w:pStyle w:val="Ttulo8"/>
        <w:rPr>
          <w:b/>
          <w:bCs/>
        </w:rPr>
      </w:pPr>
      <w:r w:rsidRPr="00774EFD">
        <w:t>Disponibilidad de agua en cuencas y acuíferos</w:t>
      </w:r>
    </w:p>
    <w:p w14:paraId="17E1E7C6" w14:textId="77777777" w:rsidR="005F4B1B" w:rsidRPr="00774EFD" w:rsidRDefault="005F4B1B" w:rsidP="005F4B1B">
      <w:pPr>
        <w:spacing w:after="0"/>
        <w:rPr>
          <w:b/>
          <w:bCs/>
        </w:rPr>
      </w:pPr>
      <w:r w:rsidRPr="00774EFD">
        <w:rPr>
          <w:b/>
          <w:bCs/>
        </w:rPr>
        <w:t>Descrip</w:t>
      </w:r>
      <w:r>
        <w:rPr>
          <w:b/>
          <w:bCs/>
        </w:rPr>
        <w:t xml:space="preserve">ción:  </w:t>
      </w:r>
      <w:r w:rsidRPr="00774EFD">
        <w:t>En este tema las variables corresponden a la disponibilidad media anual de los acuíferos y usos del agua en Campeche.</w:t>
      </w:r>
    </w:p>
    <w:p w14:paraId="50856275" w14:textId="77777777" w:rsidR="005F4B1B" w:rsidRPr="00774EFD" w:rsidRDefault="005F4B1B" w:rsidP="005F4B1B">
      <w:pPr>
        <w:spacing w:after="0"/>
        <w:rPr>
          <w:b/>
          <w:bCs/>
        </w:rPr>
      </w:pPr>
      <w:r w:rsidRPr="00774EFD">
        <w:rPr>
          <w:b/>
          <w:bCs/>
        </w:rPr>
        <w:t>Variable:</w:t>
      </w:r>
      <w:r>
        <w:rPr>
          <w:b/>
          <w:bCs/>
        </w:rPr>
        <w:t xml:space="preserve"> </w:t>
      </w:r>
      <w:r w:rsidRPr="00774EFD">
        <w:t>Disponibilidad media anual de los acuíferos</w:t>
      </w:r>
      <w:r>
        <w:rPr>
          <w:b/>
          <w:bCs/>
        </w:rPr>
        <w:t xml:space="preserve"> </w:t>
      </w:r>
      <w:r w:rsidRPr="00E75915">
        <w:t xml:space="preserve">y </w:t>
      </w:r>
      <w:r w:rsidRPr="00774EFD">
        <w:t>Usos del agua</w:t>
      </w:r>
    </w:p>
    <w:p w14:paraId="281EFFF1" w14:textId="77777777" w:rsidR="005F4B1B" w:rsidRPr="00774EFD" w:rsidRDefault="005F4B1B" w:rsidP="005F4B1B">
      <w:pPr>
        <w:spacing w:after="0"/>
        <w:rPr>
          <w:b/>
          <w:bCs/>
        </w:rPr>
      </w:pPr>
      <w:r w:rsidRPr="00774EFD">
        <w:rPr>
          <w:b/>
          <w:bCs/>
        </w:rPr>
        <w:t>Capas utilizadas:</w:t>
      </w:r>
      <w:r>
        <w:rPr>
          <w:b/>
          <w:bCs/>
        </w:rPr>
        <w:t xml:space="preserve"> </w:t>
      </w:r>
      <w:r w:rsidRPr="00774EFD">
        <w:t>Ninguna</w:t>
      </w:r>
    </w:p>
    <w:p w14:paraId="484D876F" w14:textId="77777777" w:rsidR="005F4B1B" w:rsidRPr="00774EFD" w:rsidRDefault="005F4B1B" w:rsidP="005F4B1B">
      <w:pPr>
        <w:spacing w:after="0"/>
        <w:rPr>
          <w:b/>
          <w:bCs/>
        </w:rPr>
      </w:pPr>
      <w:r>
        <w:rPr>
          <w:b/>
          <w:bCs/>
        </w:rPr>
        <w:t>Descripción a</w:t>
      </w:r>
      <w:r w:rsidRPr="00774EFD">
        <w:rPr>
          <w:b/>
          <w:bCs/>
        </w:rPr>
        <w:t>nalítica:</w:t>
      </w:r>
    </w:p>
    <w:p w14:paraId="615180B8" w14:textId="77777777" w:rsidR="005F4B1B" w:rsidRPr="00774EFD" w:rsidRDefault="005F4B1B">
      <w:pPr>
        <w:pStyle w:val="Prrafodelista"/>
        <w:numPr>
          <w:ilvl w:val="0"/>
          <w:numId w:val="18"/>
        </w:numPr>
        <w:spacing w:after="0"/>
      </w:pPr>
      <w:r w:rsidRPr="00E75915">
        <w:rPr>
          <w:b/>
          <w:bCs/>
        </w:rPr>
        <w:t>Disponibilidad media anual de los acuíferos</w:t>
      </w:r>
      <w:r w:rsidRPr="00774EFD">
        <w:t>: Tabla 46. (Acuífero/Disponibilidad media anual) - Xpujil/307.2, Península de Yucatán/2,386.9, Total/2,694.1</w:t>
      </w:r>
    </w:p>
    <w:p w14:paraId="0EC3F30E" w14:textId="77777777" w:rsidR="005F4B1B" w:rsidRPr="00774EFD" w:rsidRDefault="005F4B1B">
      <w:pPr>
        <w:pStyle w:val="Prrafodelista"/>
        <w:numPr>
          <w:ilvl w:val="0"/>
          <w:numId w:val="18"/>
        </w:numPr>
        <w:spacing w:after="0"/>
      </w:pPr>
      <w:r w:rsidRPr="00E75915">
        <w:rPr>
          <w:b/>
          <w:bCs/>
        </w:rPr>
        <w:t>Usos del agua</w:t>
      </w:r>
      <w:r w:rsidRPr="00774EFD">
        <w:t>: Tabla 47. (Actividad-Usos del agua) - Acuacultura/18.54, agrícola/1,068.14, agroindustrial/0.18, doméstico/0.11, industrial/20.06, otros/0.02, pecuario/9.99, público urbano/173.09, servicios/6.96, en blanco/1.39, múltiples/n.d., Total/1,298.48</w:t>
      </w:r>
    </w:p>
    <w:p w14:paraId="0E501C42" w14:textId="77777777" w:rsidR="005F4B1B" w:rsidRPr="00774EFD" w:rsidRDefault="005F4B1B" w:rsidP="005F4B1B">
      <w:pPr>
        <w:rPr>
          <w:b/>
          <w:bCs/>
        </w:rPr>
      </w:pPr>
      <w:r>
        <w:rPr>
          <w:b/>
          <w:bCs/>
        </w:rPr>
        <w:t>Descripción n</w:t>
      </w:r>
      <w:r w:rsidRPr="00774EFD">
        <w:rPr>
          <w:b/>
          <w:bCs/>
        </w:rPr>
        <w:t>arrativa:</w:t>
      </w:r>
      <w:r>
        <w:rPr>
          <w:b/>
          <w:bCs/>
        </w:rPr>
        <w:t xml:space="preserve"> </w:t>
      </w:r>
      <w:r w:rsidRPr="00774EFD">
        <w:t>Campeche tiene dos acuíferos. El de la Península de Yucatán ha perdido el 70% de su disponibilidad entre 1995 y 2020 — todavía no está en escasez, pero la tendencia es preocupante. El acuífero Xpujil, en Calakmul y Hopelchén, tiene agua, pero no es potable en muchas zonas por su alto contenido de yeso. Ambos están en veda.</w:t>
      </w:r>
    </w:p>
    <w:p w14:paraId="3258BDFC"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42</w:t>
      </w:r>
      <w:r>
        <w:rPr>
          <w:noProof/>
        </w:rPr>
        <w:fldChar w:fldCharType="end"/>
      </w:r>
      <w:r>
        <w:t xml:space="preserve"> Ficha técnica de la Disponibilidad de agua en cuencas y acuíferos</w:t>
      </w:r>
    </w:p>
    <w:tbl>
      <w:tblPr>
        <w:tblStyle w:val="Tablaconcuadrcula"/>
        <w:tblW w:w="0" w:type="auto"/>
        <w:tblLook w:val="04A0" w:firstRow="1" w:lastRow="0" w:firstColumn="1" w:lastColumn="0" w:noHBand="0" w:noVBand="1"/>
      </w:tblPr>
      <w:tblGrid>
        <w:gridCol w:w="4205"/>
        <w:gridCol w:w="2690"/>
        <w:gridCol w:w="1933"/>
      </w:tblGrid>
      <w:tr w:rsidR="005F4B1B" w:rsidRPr="00774EFD" w14:paraId="0B4A74F0" w14:textId="77777777" w:rsidTr="00BD2B64">
        <w:trPr>
          <w:trHeight w:val="180"/>
        </w:trPr>
        <w:tc>
          <w:tcPr>
            <w:tcW w:w="0" w:type="auto"/>
            <w:gridSpan w:val="3"/>
            <w:shd w:val="clear" w:color="auto" w:fill="156082" w:themeFill="accent1"/>
            <w:vAlign w:val="center"/>
            <w:hideMark/>
          </w:tcPr>
          <w:p w14:paraId="117D344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Disponibilidad de agua en cuencas y acuíferos</w:t>
            </w:r>
          </w:p>
        </w:tc>
      </w:tr>
      <w:tr w:rsidR="005F4B1B" w:rsidRPr="00774EFD" w14:paraId="16122278" w14:textId="77777777" w:rsidTr="00BD2B64">
        <w:trPr>
          <w:trHeight w:val="180"/>
        </w:trPr>
        <w:tc>
          <w:tcPr>
            <w:tcW w:w="0" w:type="auto"/>
            <w:gridSpan w:val="3"/>
            <w:shd w:val="clear" w:color="auto" w:fill="156082" w:themeFill="accent1"/>
            <w:vAlign w:val="center"/>
            <w:hideMark/>
          </w:tcPr>
          <w:p w14:paraId="4274CE1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Descriptivo</w:t>
            </w:r>
          </w:p>
        </w:tc>
      </w:tr>
      <w:tr w:rsidR="005F4B1B" w:rsidRPr="00774EFD" w14:paraId="099E0924" w14:textId="77777777" w:rsidTr="00BD2B64">
        <w:trPr>
          <w:trHeight w:val="180"/>
        </w:trPr>
        <w:tc>
          <w:tcPr>
            <w:tcW w:w="0" w:type="auto"/>
            <w:shd w:val="clear" w:color="auto" w:fill="156082" w:themeFill="accent1"/>
            <w:vAlign w:val="center"/>
            <w:hideMark/>
          </w:tcPr>
          <w:p w14:paraId="50C1033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Definición</w:t>
            </w:r>
          </w:p>
        </w:tc>
        <w:tc>
          <w:tcPr>
            <w:tcW w:w="0" w:type="auto"/>
            <w:shd w:val="clear" w:color="auto" w:fill="156082" w:themeFill="accent1"/>
            <w:vAlign w:val="center"/>
            <w:hideMark/>
          </w:tcPr>
          <w:p w14:paraId="17A5934D"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Variables</w:t>
            </w:r>
          </w:p>
        </w:tc>
        <w:tc>
          <w:tcPr>
            <w:tcW w:w="0" w:type="auto"/>
            <w:shd w:val="clear" w:color="auto" w:fill="156082" w:themeFill="accent1"/>
            <w:vAlign w:val="center"/>
            <w:hideMark/>
          </w:tcPr>
          <w:p w14:paraId="4610B289"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Capas utilizadas</w:t>
            </w:r>
          </w:p>
        </w:tc>
      </w:tr>
      <w:tr w:rsidR="005F4B1B" w:rsidRPr="00774EFD" w14:paraId="17CBC9E2" w14:textId="77777777" w:rsidTr="00BD2B64">
        <w:trPr>
          <w:trHeight w:val="180"/>
        </w:trPr>
        <w:tc>
          <w:tcPr>
            <w:tcW w:w="0" w:type="auto"/>
            <w:vAlign w:val="center"/>
            <w:hideMark/>
          </w:tcPr>
          <w:p w14:paraId="0ED1559D" w14:textId="77777777" w:rsidR="005F4B1B" w:rsidRPr="00774EFD" w:rsidRDefault="005F4B1B" w:rsidP="00BD2B64">
            <w:pPr>
              <w:jc w:val="center"/>
            </w:pPr>
            <w:r w:rsidRPr="00774EFD">
              <w:t>En este tema las variables corresponden a la disponibilidad media anual de los acuíferos y usos del agua en Campeche</w:t>
            </w:r>
          </w:p>
        </w:tc>
        <w:tc>
          <w:tcPr>
            <w:tcW w:w="0" w:type="auto"/>
            <w:vAlign w:val="center"/>
            <w:hideMark/>
          </w:tcPr>
          <w:p w14:paraId="0FCE2FF8" w14:textId="77777777" w:rsidR="005F4B1B" w:rsidRPr="00774EFD" w:rsidRDefault="005F4B1B" w:rsidP="00BD2B64">
            <w:pPr>
              <w:jc w:val="center"/>
            </w:pPr>
            <w:r w:rsidRPr="00774EFD">
              <w:t>Disponibilidad media anual de los acuíferos y usos del agua</w:t>
            </w:r>
          </w:p>
        </w:tc>
        <w:tc>
          <w:tcPr>
            <w:tcW w:w="0" w:type="auto"/>
            <w:vAlign w:val="center"/>
            <w:hideMark/>
          </w:tcPr>
          <w:p w14:paraId="7412FEF4" w14:textId="77777777" w:rsidR="005F4B1B" w:rsidRPr="00774EFD" w:rsidRDefault="005F4B1B" w:rsidP="00BD2B64">
            <w:pPr>
              <w:jc w:val="center"/>
            </w:pPr>
            <w:r w:rsidRPr="00774EFD">
              <w:t>Ninguna</w:t>
            </w:r>
          </w:p>
        </w:tc>
      </w:tr>
      <w:tr w:rsidR="005F4B1B" w:rsidRPr="00774EFD" w14:paraId="0015E521" w14:textId="77777777" w:rsidTr="00BD2B64">
        <w:trPr>
          <w:trHeight w:val="180"/>
        </w:trPr>
        <w:tc>
          <w:tcPr>
            <w:tcW w:w="0" w:type="auto"/>
            <w:gridSpan w:val="3"/>
            <w:shd w:val="clear" w:color="auto" w:fill="156082" w:themeFill="accent1"/>
            <w:vAlign w:val="center"/>
            <w:hideMark/>
          </w:tcPr>
          <w:p w14:paraId="000CA4AB"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Analítico</w:t>
            </w:r>
          </w:p>
        </w:tc>
      </w:tr>
      <w:tr w:rsidR="005F4B1B" w:rsidRPr="00774EFD" w14:paraId="17DACF0A" w14:textId="77777777" w:rsidTr="00BD2B64">
        <w:trPr>
          <w:trHeight w:val="180"/>
        </w:trPr>
        <w:tc>
          <w:tcPr>
            <w:tcW w:w="0" w:type="auto"/>
            <w:gridSpan w:val="2"/>
            <w:shd w:val="clear" w:color="auto" w:fill="156082" w:themeFill="accent1"/>
            <w:vAlign w:val="center"/>
            <w:hideMark/>
          </w:tcPr>
          <w:p w14:paraId="6303CE8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Acuífero</w:t>
            </w:r>
          </w:p>
        </w:tc>
        <w:tc>
          <w:tcPr>
            <w:tcW w:w="0" w:type="auto"/>
            <w:shd w:val="clear" w:color="auto" w:fill="156082" w:themeFill="accent1"/>
            <w:vAlign w:val="center"/>
            <w:hideMark/>
          </w:tcPr>
          <w:p w14:paraId="2416C045"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Disponibilidad media anual</w:t>
            </w:r>
          </w:p>
        </w:tc>
      </w:tr>
      <w:tr w:rsidR="005F4B1B" w:rsidRPr="00774EFD" w14:paraId="7623947A" w14:textId="77777777" w:rsidTr="00BD2B64">
        <w:trPr>
          <w:trHeight w:val="180"/>
        </w:trPr>
        <w:tc>
          <w:tcPr>
            <w:tcW w:w="0" w:type="auto"/>
            <w:gridSpan w:val="2"/>
            <w:vAlign w:val="center"/>
            <w:hideMark/>
          </w:tcPr>
          <w:p w14:paraId="40458069" w14:textId="77777777" w:rsidR="005F4B1B" w:rsidRPr="00774EFD" w:rsidRDefault="005F4B1B" w:rsidP="00BD2B64">
            <w:pPr>
              <w:jc w:val="center"/>
            </w:pPr>
            <w:r w:rsidRPr="00774EFD">
              <w:t>Xpujil</w:t>
            </w:r>
          </w:p>
        </w:tc>
        <w:tc>
          <w:tcPr>
            <w:tcW w:w="0" w:type="auto"/>
            <w:vAlign w:val="center"/>
            <w:hideMark/>
          </w:tcPr>
          <w:p w14:paraId="455C0473" w14:textId="77777777" w:rsidR="005F4B1B" w:rsidRPr="00774EFD" w:rsidRDefault="005F4B1B" w:rsidP="00BD2B64">
            <w:pPr>
              <w:jc w:val="center"/>
            </w:pPr>
            <w:r w:rsidRPr="00774EFD">
              <w:t>307.2</w:t>
            </w:r>
          </w:p>
        </w:tc>
      </w:tr>
      <w:tr w:rsidR="005F4B1B" w:rsidRPr="00774EFD" w14:paraId="1BD8A8F6" w14:textId="77777777" w:rsidTr="00BD2B64">
        <w:trPr>
          <w:trHeight w:val="180"/>
        </w:trPr>
        <w:tc>
          <w:tcPr>
            <w:tcW w:w="0" w:type="auto"/>
            <w:gridSpan w:val="2"/>
            <w:vAlign w:val="center"/>
            <w:hideMark/>
          </w:tcPr>
          <w:p w14:paraId="4E041151" w14:textId="77777777" w:rsidR="005F4B1B" w:rsidRPr="00774EFD" w:rsidRDefault="005F4B1B" w:rsidP="00BD2B64">
            <w:pPr>
              <w:jc w:val="center"/>
            </w:pPr>
            <w:r w:rsidRPr="00774EFD">
              <w:t>Península de Yucatán</w:t>
            </w:r>
          </w:p>
        </w:tc>
        <w:tc>
          <w:tcPr>
            <w:tcW w:w="0" w:type="auto"/>
            <w:vAlign w:val="center"/>
            <w:hideMark/>
          </w:tcPr>
          <w:p w14:paraId="0D193A27" w14:textId="77777777" w:rsidR="005F4B1B" w:rsidRPr="00774EFD" w:rsidRDefault="005F4B1B" w:rsidP="00BD2B64">
            <w:pPr>
              <w:jc w:val="center"/>
            </w:pPr>
            <w:r w:rsidRPr="00774EFD">
              <w:t>2,386.9</w:t>
            </w:r>
          </w:p>
        </w:tc>
      </w:tr>
      <w:tr w:rsidR="005F4B1B" w:rsidRPr="00774EFD" w14:paraId="39938671" w14:textId="77777777" w:rsidTr="00BD2B64">
        <w:trPr>
          <w:trHeight w:val="180"/>
        </w:trPr>
        <w:tc>
          <w:tcPr>
            <w:tcW w:w="0" w:type="auto"/>
            <w:gridSpan w:val="2"/>
            <w:vAlign w:val="center"/>
            <w:hideMark/>
          </w:tcPr>
          <w:p w14:paraId="61D6A115" w14:textId="77777777" w:rsidR="005F4B1B" w:rsidRPr="00774EFD" w:rsidRDefault="005F4B1B" w:rsidP="00BD2B64">
            <w:pPr>
              <w:jc w:val="center"/>
            </w:pPr>
            <w:r w:rsidRPr="00774EFD">
              <w:t>Total</w:t>
            </w:r>
          </w:p>
        </w:tc>
        <w:tc>
          <w:tcPr>
            <w:tcW w:w="0" w:type="auto"/>
            <w:vAlign w:val="center"/>
            <w:hideMark/>
          </w:tcPr>
          <w:p w14:paraId="01EE99EB" w14:textId="77777777" w:rsidR="005F4B1B" w:rsidRPr="00774EFD" w:rsidRDefault="005F4B1B" w:rsidP="00BD2B64">
            <w:pPr>
              <w:jc w:val="center"/>
            </w:pPr>
            <w:r w:rsidRPr="00774EFD">
              <w:t>2,694.1</w:t>
            </w:r>
          </w:p>
        </w:tc>
      </w:tr>
      <w:tr w:rsidR="005F4B1B" w:rsidRPr="00774EFD" w14:paraId="63794CFA" w14:textId="77777777" w:rsidTr="00BD2B64">
        <w:trPr>
          <w:trHeight w:val="180"/>
        </w:trPr>
        <w:tc>
          <w:tcPr>
            <w:tcW w:w="0" w:type="auto"/>
            <w:gridSpan w:val="2"/>
            <w:shd w:val="clear" w:color="auto" w:fill="156082" w:themeFill="accent1"/>
            <w:vAlign w:val="center"/>
            <w:hideMark/>
          </w:tcPr>
          <w:p w14:paraId="6B996E20"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Usos del agua - Actividad</w:t>
            </w:r>
          </w:p>
        </w:tc>
        <w:tc>
          <w:tcPr>
            <w:tcW w:w="0" w:type="auto"/>
            <w:shd w:val="clear" w:color="auto" w:fill="156082" w:themeFill="accent1"/>
            <w:vAlign w:val="center"/>
            <w:hideMark/>
          </w:tcPr>
          <w:p w14:paraId="7822A0A2" w14:textId="77777777" w:rsidR="005F4B1B" w:rsidRPr="00774EFD" w:rsidRDefault="005F4B1B" w:rsidP="00BD2B64">
            <w:pPr>
              <w:spacing w:line="259" w:lineRule="auto"/>
              <w:jc w:val="center"/>
              <w:rPr>
                <w:b/>
                <w:bCs/>
                <w:color w:val="FFFFFF" w:themeColor="background1"/>
                <w:szCs w:val="18"/>
              </w:rPr>
            </w:pPr>
            <w:r w:rsidRPr="00774EFD">
              <w:rPr>
                <w:b/>
                <w:bCs/>
                <w:color w:val="FFFFFF" w:themeColor="background1"/>
                <w:szCs w:val="18"/>
              </w:rPr>
              <w:t>Hm3/año</w:t>
            </w:r>
          </w:p>
        </w:tc>
      </w:tr>
      <w:tr w:rsidR="005F4B1B" w:rsidRPr="00774EFD" w14:paraId="2B229234" w14:textId="77777777" w:rsidTr="00BD2B64">
        <w:trPr>
          <w:trHeight w:val="180"/>
        </w:trPr>
        <w:tc>
          <w:tcPr>
            <w:tcW w:w="0" w:type="auto"/>
            <w:gridSpan w:val="2"/>
            <w:vAlign w:val="center"/>
            <w:hideMark/>
          </w:tcPr>
          <w:p w14:paraId="3F8B02D7" w14:textId="77777777" w:rsidR="005F4B1B" w:rsidRPr="00774EFD" w:rsidRDefault="005F4B1B" w:rsidP="00BD2B64">
            <w:pPr>
              <w:jc w:val="center"/>
            </w:pPr>
            <w:r w:rsidRPr="00774EFD">
              <w:t>Acuacultura</w:t>
            </w:r>
          </w:p>
        </w:tc>
        <w:tc>
          <w:tcPr>
            <w:tcW w:w="0" w:type="auto"/>
            <w:vAlign w:val="center"/>
            <w:hideMark/>
          </w:tcPr>
          <w:p w14:paraId="52F8BAC9" w14:textId="77777777" w:rsidR="005F4B1B" w:rsidRPr="00774EFD" w:rsidRDefault="005F4B1B" w:rsidP="00BD2B64">
            <w:pPr>
              <w:jc w:val="center"/>
            </w:pPr>
            <w:r w:rsidRPr="00774EFD">
              <w:t>18.54</w:t>
            </w:r>
          </w:p>
        </w:tc>
      </w:tr>
      <w:tr w:rsidR="005F4B1B" w:rsidRPr="00774EFD" w14:paraId="30E085C5" w14:textId="77777777" w:rsidTr="00BD2B64">
        <w:trPr>
          <w:trHeight w:val="180"/>
        </w:trPr>
        <w:tc>
          <w:tcPr>
            <w:tcW w:w="0" w:type="auto"/>
            <w:gridSpan w:val="2"/>
            <w:vAlign w:val="center"/>
            <w:hideMark/>
          </w:tcPr>
          <w:p w14:paraId="684F9EEB" w14:textId="77777777" w:rsidR="005F4B1B" w:rsidRPr="00774EFD" w:rsidRDefault="005F4B1B" w:rsidP="00BD2B64">
            <w:pPr>
              <w:jc w:val="center"/>
            </w:pPr>
            <w:r w:rsidRPr="00774EFD">
              <w:t>Agrícola</w:t>
            </w:r>
          </w:p>
        </w:tc>
        <w:tc>
          <w:tcPr>
            <w:tcW w:w="0" w:type="auto"/>
            <w:vAlign w:val="center"/>
            <w:hideMark/>
          </w:tcPr>
          <w:p w14:paraId="519088E4" w14:textId="77777777" w:rsidR="005F4B1B" w:rsidRPr="00774EFD" w:rsidRDefault="005F4B1B" w:rsidP="00BD2B64">
            <w:pPr>
              <w:jc w:val="center"/>
            </w:pPr>
            <w:r w:rsidRPr="00774EFD">
              <w:t>1,068.14</w:t>
            </w:r>
          </w:p>
        </w:tc>
      </w:tr>
      <w:tr w:rsidR="005F4B1B" w:rsidRPr="00774EFD" w14:paraId="0542E6DF" w14:textId="77777777" w:rsidTr="00BD2B64">
        <w:trPr>
          <w:trHeight w:val="180"/>
        </w:trPr>
        <w:tc>
          <w:tcPr>
            <w:tcW w:w="0" w:type="auto"/>
            <w:gridSpan w:val="2"/>
            <w:vAlign w:val="center"/>
            <w:hideMark/>
          </w:tcPr>
          <w:p w14:paraId="3078A278" w14:textId="77777777" w:rsidR="005F4B1B" w:rsidRPr="00774EFD" w:rsidRDefault="005F4B1B" w:rsidP="00BD2B64">
            <w:pPr>
              <w:jc w:val="center"/>
            </w:pPr>
            <w:r w:rsidRPr="00774EFD">
              <w:t>Agroindustrial</w:t>
            </w:r>
          </w:p>
        </w:tc>
        <w:tc>
          <w:tcPr>
            <w:tcW w:w="0" w:type="auto"/>
            <w:vAlign w:val="center"/>
            <w:hideMark/>
          </w:tcPr>
          <w:p w14:paraId="1EFDAF83" w14:textId="77777777" w:rsidR="005F4B1B" w:rsidRPr="00774EFD" w:rsidRDefault="005F4B1B" w:rsidP="00BD2B64">
            <w:pPr>
              <w:jc w:val="center"/>
            </w:pPr>
            <w:r w:rsidRPr="00774EFD">
              <w:t>0.18</w:t>
            </w:r>
          </w:p>
        </w:tc>
      </w:tr>
      <w:tr w:rsidR="005F4B1B" w:rsidRPr="00774EFD" w14:paraId="130708C4" w14:textId="77777777" w:rsidTr="00BD2B64">
        <w:trPr>
          <w:trHeight w:val="180"/>
        </w:trPr>
        <w:tc>
          <w:tcPr>
            <w:tcW w:w="0" w:type="auto"/>
            <w:gridSpan w:val="2"/>
            <w:vAlign w:val="center"/>
            <w:hideMark/>
          </w:tcPr>
          <w:p w14:paraId="729FA7EA" w14:textId="77777777" w:rsidR="005F4B1B" w:rsidRPr="00774EFD" w:rsidRDefault="005F4B1B" w:rsidP="00BD2B64">
            <w:pPr>
              <w:jc w:val="center"/>
            </w:pPr>
            <w:r w:rsidRPr="00774EFD">
              <w:t>Doméstico</w:t>
            </w:r>
          </w:p>
        </w:tc>
        <w:tc>
          <w:tcPr>
            <w:tcW w:w="0" w:type="auto"/>
            <w:vAlign w:val="center"/>
            <w:hideMark/>
          </w:tcPr>
          <w:p w14:paraId="71F9B0F8" w14:textId="77777777" w:rsidR="005F4B1B" w:rsidRPr="00774EFD" w:rsidRDefault="005F4B1B" w:rsidP="00BD2B64">
            <w:pPr>
              <w:jc w:val="center"/>
            </w:pPr>
            <w:r w:rsidRPr="00774EFD">
              <w:t>0.11</w:t>
            </w:r>
          </w:p>
        </w:tc>
      </w:tr>
      <w:tr w:rsidR="005F4B1B" w:rsidRPr="00774EFD" w14:paraId="69053987" w14:textId="77777777" w:rsidTr="00BD2B64">
        <w:trPr>
          <w:trHeight w:val="180"/>
        </w:trPr>
        <w:tc>
          <w:tcPr>
            <w:tcW w:w="0" w:type="auto"/>
            <w:gridSpan w:val="2"/>
            <w:vAlign w:val="center"/>
            <w:hideMark/>
          </w:tcPr>
          <w:p w14:paraId="0FE8059F" w14:textId="77777777" w:rsidR="005F4B1B" w:rsidRPr="00774EFD" w:rsidRDefault="005F4B1B" w:rsidP="00BD2B64">
            <w:pPr>
              <w:jc w:val="center"/>
            </w:pPr>
            <w:r w:rsidRPr="00774EFD">
              <w:t>Industrial</w:t>
            </w:r>
          </w:p>
        </w:tc>
        <w:tc>
          <w:tcPr>
            <w:tcW w:w="0" w:type="auto"/>
            <w:vAlign w:val="center"/>
            <w:hideMark/>
          </w:tcPr>
          <w:p w14:paraId="532C6400" w14:textId="77777777" w:rsidR="005F4B1B" w:rsidRPr="00774EFD" w:rsidRDefault="005F4B1B" w:rsidP="00BD2B64">
            <w:pPr>
              <w:jc w:val="center"/>
            </w:pPr>
            <w:r w:rsidRPr="00774EFD">
              <w:t>20.06</w:t>
            </w:r>
          </w:p>
        </w:tc>
      </w:tr>
      <w:tr w:rsidR="005F4B1B" w:rsidRPr="00774EFD" w14:paraId="4DCCF86E" w14:textId="77777777" w:rsidTr="00BD2B64">
        <w:trPr>
          <w:trHeight w:val="180"/>
        </w:trPr>
        <w:tc>
          <w:tcPr>
            <w:tcW w:w="0" w:type="auto"/>
            <w:gridSpan w:val="2"/>
            <w:vAlign w:val="center"/>
            <w:hideMark/>
          </w:tcPr>
          <w:p w14:paraId="087CCE9B" w14:textId="77777777" w:rsidR="005F4B1B" w:rsidRPr="00774EFD" w:rsidRDefault="005F4B1B" w:rsidP="00BD2B64">
            <w:pPr>
              <w:jc w:val="center"/>
            </w:pPr>
            <w:r w:rsidRPr="00774EFD">
              <w:t>Otros</w:t>
            </w:r>
          </w:p>
        </w:tc>
        <w:tc>
          <w:tcPr>
            <w:tcW w:w="0" w:type="auto"/>
            <w:vAlign w:val="center"/>
            <w:hideMark/>
          </w:tcPr>
          <w:p w14:paraId="370ECCA0" w14:textId="77777777" w:rsidR="005F4B1B" w:rsidRPr="00774EFD" w:rsidRDefault="005F4B1B" w:rsidP="00BD2B64">
            <w:pPr>
              <w:jc w:val="center"/>
            </w:pPr>
            <w:r w:rsidRPr="00774EFD">
              <w:t>0.02</w:t>
            </w:r>
          </w:p>
        </w:tc>
      </w:tr>
      <w:tr w:rsidR="005F4B1B" w:rsidRPr="00774EFD" w14:paraId="47EB4A56" w14:textId="77777777" w:rsidTr="00BD2B64">
        <w:trPr>
          <w:trHeight w:val="180"/>
        </w:trPr>
        <w:tc>
          <w:tcPr>
            <w:tcW w:w="0" w:type="auto"/>
            <w:gridSpan w:val="2"/>
            <w:vAlign w:val="center"/>
            <w:hideMark/>
          </w:tcPr>
          <w:p w14:paraId="4B6379CA" w14:textId="77777777" w:rsidR="005F4B1B" w:rsidRPr="00774EFD" w:rsidRDefault="005F4B1B" w:rsidP="00BD2B64">
            <w:pPr>
              <w:jc w:val="center"/>
            </w:pPr>
            <w:r w:rsidRPr="00774EFD">
              <w:t>Pecuario</w:t>
            </w:r>
          </w:p>
        </w:tc>
        <w:tc>
          <w:tcPr>
            <w:tcW w:w="0" w:type="auto"/>
            <w:vAlign w:val="center"/>
            <w:hideMark/>
          </w:tcPr>
          <w:p w14:paraId="42440E74" w14:textId="77777777" w:rsidR="005F4B1B" w:rsidRPr="00774EFD" w:rsidRDefault="005F4B1B" w:rsidP="00BD2B64">
            <w:pPr>
              <w:jc w:val="center"/>
            </w:pPr>
            <w:r w:rsidRPr="00774EFD">
              <w:t>9.99</w:t>
            </w:r>
          </w:p>
        </w:tc>
      </w:tr>
      <w:tr w:rsidR="005F4B1B" w:rsidRPr="00774EFD" w14:paraId="1B4AF8D3" w14:textId="77777777" w:rsidTr="00BD2B64">
        <w:trPr>
          <w:trHeight w:val="180"/>
        </w:trPr>
        <w:tc>
          <w:tcPr>
            <w:tcW w:w="0" w:type="auto"/>
            <w:gridSpan w:val="2"/>
            <w:vAlign w:val="center"/>
            <w:hideMark/>
          </w:tcPr>
          <w:p w14:paraId="288FA90C" w14:textId="77777777" w:rsidR="005F4B1B" w:rsidRPr="00774EFD" w:rsidRDefault="005F4B1B" w:rsidP="00BD2B64">
            <w:pPr>
              <w:jc w:val="center"/>
            </w:pPr>
            <w:r w:rsidRPr="00774EFD">
              <w:t>Público Urbano</w:t>
            </w:r>
          </w:p>
        </w:tc>
        <w:tc>
          <w:tcPr>
            <w:tcW w:w="0" w:type="auto"/>
            <w:vAlign w:val="center"/>
            <w:hideMark/>
          </w:tcPr>
          <w:p w14:paraId="2A55091A" w14:textId="77777777" w:rsidR="005F4B1B" w:rsidRPr="00774EFD" w:rsidRDefault="005F4B1B" w:rsidP="00BD2B64">
            <w:pPr>
              <w:jc w:val="center"/>
            </w:pPr>
            <w:r w:rsidRPr="00774EFD">
              <w:t>173.09</w:t>
            </w:r>
          </w:p>
        </w:tc>
      </w:tr>
      <w:tr w:rsidR="005F4B1B" w:rsidRPr="00774EFD" w14:paraId="758C6A00" w14:textId="77777777" w:rsidTr="00BD2B64">
        <w:trPr>
          <w:trHeight w:val="180"/>
        </w:trPr>
        <w:tc>
          <w:tcPr>
            <w:tcW w:w="0" w:type="auto"/>
            <w:gridSpan w:val="2"/>
            <w:vAlign w:val="center"/>
            <w:hideMark/>
          </w:tcPr>
          <w:p w14:paraId="263869FB" w14:textId="77777777" w:rsidR="005F4B1B" w:rsidRPr="00774EFD" w:rsidRDefault="005F4B1B" w:rsidP="00BD2B64">
            <w:pPr>
              <w:jc w:val="center"/>
            </w:pPr>
            <w:r w:rsidRPr="00774EFD">
              <w:t>Servicios</w:t>
            </w:r>
          </w:p>
        </w:tc>
        <w:tc>
          <w:tcPr>
            <w:tcW w:w="0" w:type="auto"/>
            <w:vAlign w:val="center"/>
            <w:hideMark/>
          </w:tcPr>
          <w:p w14:paraId="5D4685EB" w14:textId="77777777" w:rsidR="005F4B1B" w:rsidRPr="00774EFD" w:rsidRDefault="005F4B1B" w:rsidP="00BD2B64">
            <w:pPr>
              <w:jc w:val="center"/>
            </w:pPr>
            <w:r w:rsidRPr="00774EFD">
              <w:t>6.96</w:t>
            </w:r>
          </w:p>
        </w:tc>
      </w:tr>
      <w:tr w:rsidR="005F4B1B" w:rsidRPr="00774EFD" w14:paraId="202DAB7C" w14:textId="77777777" w:rsidTr="00BD2B64">
        <w:trPr>
          <w:trHeight w:val="180"/>
        </w:trPr>
        <w:tc>
          <w:tcPr>
            <w:tcW w:w="0" w:type="auto"/>
            <w:gridSpan w:val="2"/>
            <w:vAlign w:val="center"/>
            <w:hideMark/>
          </w:tcPr>
          <w:p w14:paraId="26CB75D7" w14:textId="77777777" w:rsidR="005F4B1B" w:rsidRPr="00774EFD" w:rsidRDefault="005F4B1B" w:rsidP="00BD2B64">
            <w:pPr>
              <w:jc w:val="center"/>
            </w:pPr>
            <w:r w:rsidRPr="00774EFD">
              <w:t>En blanco</w:t>
            </w:r>
          </w:p>
        </w:tc>
        <w:tc>
          <w:tcPr>
            <w:tcW w:w="0" w:type="auto"/>
            <w:vAlign w:val="center"/>
            <w:hideMark/>
          </w:tcPr>
          <w:p w14:paraId="66748C0D" w14:textId="77777777" w:rsidR="005F4B1B" w:rsidRPr="00774EFD" w:rsidRDefault="005F4B1B" w:rsidP="00BD2B64">
            <w:pPr>
              <w:jc w:val="center"/>
            </w:pPr>
            <w:r w:rsidRPr="00774EFD">
              <w:t>1.39</w:t>
            </w:r>
          </w:p>
        </w:tc>
      </w:tr>
      <w:tr w:rsidR="005F4B1B" w:rsidRPr="00774EFD" w14:paraId="52123E52" w14:textId="77777777" w:rsidTr="00BD2B64">
        <w:trPr>
          <w:trHeight w:val="180"/>
        </w:trPr>
        <w:tc>
          <w:tcPr>
            <w:tcW w:w="0" w:type="auto"/>
            <w:gridSpan w:val="2"/>
            <w:vAlign w:val="center"/>
            <w:hideMark/>
          </w:tcPr>
          <w:p w14:paraId="131888F2" w14:textId="77777777" w:rsidR="005F4B1B" w:rsidRPr="00774EFD" w:rsidRDefault="005F4B1B" w:rsidP="00BD2B64">
            <w:pPr>
              <w:jc w:val="center"/>
            </w:pPr>
            <w:r w:rsidRPr="00774EFD">
              <w:lastRenderedPageBreak/>
              <w:t>Múltiples</w:t>
            </w:r>
          </w:p>
        </w:tc>
        <w:tc>
          <w:tcPr>
            <w:tcW w:w="0" w:type="auto"/>
            <w:vAlign w:val="center"/>
            <w:hideMark/>
          </w:tcPr>
          <w:p w14:paraId="2F4A57AC" w14:textId="77777777" w:rsidR="005F4B1B" w:rsidRPr="00774EFD" w:rsidRDefault="005F4B1B" w:rsidP="00BD2B64">
            <w:pPr>
              <w:jc w:val="center"/>
            </w:pPr>
            <w:r w:rsidRPr="00774EFD">
              <w:t>Sin información</w:t>
            </w:r>
          </w:p>
        </w:tc>
      </w:tr>
      <w:tr w:rsidR="005F4B1B" w:rsidRPr="00774EFD" w14:paraId="7C36C454" w14:textId="77777777" w:rsidTr="00BD2B64">
        <w:trPr>
          <w:trHeight w:val="180"/>
        </w:trPr>
        <w:tc>
          <w:tcPr>
            <w:tcW w:w="0" w:type="auto"/>
            <w:gridSpan w:val="2"/>
            <w:vAlign w:val="center"/>
            <w:hideMark/>
          </w:tcPr>
          <w:p w14:paraId="20EDABA7" w14:textId="77777777" w:rsidR="005F4B1B" w:rsidRPr="00774EFD" w:rsidRDefault="005F4B1B" w:rsidP="00BD2B64">
            <w:pPr>
              <w:jc w:val="center"/>
            </w:pPr>
            <w:r w:rsidRPr="00774EFD">
              <w:t>Total</w:t>
            </w:r>
          </w:p>
        </w:tc>
        <w:tc>
          <w:tcPr>
            <w:tcW w:w="0" w:type="auto"/>
            <w:vAlign w:val="center"/>
            <w:hideMark/>
          </w:tcPr>
          <w:p w14:paraId="58DEF3AB" w14:textId="77777777" w:rsidR="005F4B1B" w:rsidRPr="00774EFD" w:rsidRDefault="005F4B1B" w:rsidP="00BD2B64">
            <w:pPr>
              <w:jc w:val="center"/>
            </w:pPr>
            <w:r w:rsidRPr="00774EFD">
              <w:t>1,298.48</w:t>
            </w:r>
          </w:p>
        </w:tc>
      </w:tr>
    </w:tbl>
    <w:p w14:paraId="5C16C938" w14:textId="77777777" w:rsidR="005F4B1B" w:rsidRDefault="005F4B1B" w:rsidP="005F4B1B">
      <w:r w:rsidRPr="002E387E">
        <w:rPr>
          <w:rStyle w:val="nfasissutil"/>
        </w:rPr>
        <w:t>Fuente: Elaboración propia</w:t>
      </w:r>
    </w:p>
    <w:p w14:paraId="7132492D" w14:textId="77777777" w:rsidR="005F4B1B" w:rsidRPr="00774EFD" w:rsidRDefault="005F4B1B" w:rsidP="005F4B1B">
      <w:pPr>
        <w:pStyle w:val="Ttulo8"/>
        <w:rPr>
          <w:b/>
          <w:bCs/>
        </w:rPr>
      </w:pPr>
      <w:r w:rsidRPr="00774EFD">
        <w:t>Producción y disposición final de residuos sólidos</w:t>
      </w:r>
    </w:p>
    <w:p w14:paraId="312E2967" w14:textId="77777777" w:rsidR="005F4B1B" w:rsidRPr="00774EFD" w:rsidRDefault="005F4B1B" w:rsidP="005F4B1B">
      <w:pPr>
        <w:spacing w:after="0"/>
        <w:rPr>
          <w:b/>
          <w:bCs/>
        </w:rPr>
      </w:pPr>
      <w:r w:rsidRPr="00774EFD">
        <w:rPr>
          <w:b/>
          <w:bCs/>
        </w:rPr>
        <w:t>Descrip</w:t>
      </w:r>
      <w:r>
        <w:rPr>
          <w:b/>
          <w:bCs/>
        </w:rPr>
        <w:t>ción</w:t>
      </w:r>
      <w:r w:rsidRPr="00774EFD">
        <w:rPr>
          <w:b/>
          <w:bCs/>
        </w:rPr>
        <w:t>:</w:t>
      </w:r>
      <w:r>
        <w:rPr>
          <w:b/>
          <w:bCs/>
        </w:rPr>
        <w:t xml:space="preserve"> </w:t>
      </w:r>
      <w:r w:rsidRPr="00774EFD">
        <w:t>En este tema las variables corresponden a la generación de residuos sólidos urbanos por municipio, la concentración de la generación de residuos, los sitios de disposición de residuos y la industria de tratamiento de residuos en Campeche.</w:t>
      </w:r>
    </w:p>
    <w:p w14:paraId="52F7172E" w14:textId="77777777" w:rsidR="005F4B1B" w:rsidRPr="00774EFD" w:rsidRDefault="005F4B1B" w:rsidP="005F4B1B">
      <w:pPr>
        <w:spacing w:after="0"/>
        <w:rPr>
          <w:b/>
          <w:bCs/>
        </w:rPr>
      </w:pPr>
      <w:r w:rsidRPr="00774EFD">
        <w:rPr>
          <w:b/>
          <w:bCs/>
        </w:rPr>
        <w:t>Variable:</w:t>
      </w:r>
      <w:r>
        <w:rPr>
          <w:b/>
          <w:bCs/>
        </w:rPr>
        <w:t xml:space="preserve"> </w:t>
      </w:r>
      <w:r w:rsidRPr="00774EFD">
        <w:t>Generación de residuos sólidos urbanos por municipio</w:t>
      </w:r>
      <w:r w:rsidRPr="00E75915">
        <w:t xml:space="preserve">, </w:t>
      </w:r>
      <w:r w:rsidRPr="00774EFD">
        <w:t>Concentración de la generación de residuos sólidos</w:t>
      </w:r>
      <w:r w:rsidRPr="00E75915">
        <w:t xml:space="preserve">, </w:t>
      </w:r>
      <w:r w:rsidRPr="00774EFD">
        <w:t>Sitios de disposición de residuos</w:t>
      </w:r>
      <w:r w:rsidRPr="00E75915">
        <w:t xml:space="preserve"> e </w:t>
      </w:r>
      <w:r w:rsidRPr="00774EFD">
        <w:t>Industria de tratamiento de residuos</w:t>
      </w:r>
    </w:p>
    <w:p w14:paraId="6C41137A" w14:textId="77777777" w:rsidR="005F4B1B" w:rsidRPr="00774EFD" w:rsidRDefault="005F4B1B" w:rsidP="005F4B1B">
      <w:pPr>
        <w:spacing w:after="0"/>
      </w:pPr>
      <w:r w:rsidRPr="00774EFD">
        <w:rPr>
          <w:b/>
          <w:bCs/>
        </w:rPr>
        <w:t>Capas utilizadas:</w:t>
      </w:r>
      <w:r w:rsidRPr="00774EFD">
        <w:t> </w:t>
      </w:r>
      <w:r w:rsidRPr="00F836F1">
        <w:t>C04_GeneraciónResiduosMun_INEGI_PEPGIRSSU_2020</w:t>
      </w:r>
      <w:r>
        <w:t xml:space="preserve">, </w:t>
      </w:r>
      <w:r w:rsidRPr="00F836F1">
        <w:t>C04_ConcentraciónGeneraciónResiduos_INEGI_PEPGIRSSU_2020</w:t>
      </w:r>
      <w:r>
        <w:t xml:space="preserve">, </w:t>
      </w:r>
      <w:r w:rsidRPr="00F836F1">
        <w:t>C04_SitiosDispResiduos_INEGI_PEPGIRSSU_2020</w:t>
      </w:r>
      <w:r>
        <w:t xml:space="preserve"> y </w:t>
      </w:r>
      <w:r w:rsidRPr="00F836F1">
        <w:t>C04_IndustriaTratamientoResiduos_INEGI_DENUE_2023</w:t>
      </w:r>
      <w:r>
        <w:t>.</w:t>
      </w:r>
    </w:p>
    <w:p w14:paraId="1795325F" w14:textId="77777777" w:rsidR="005F4B1B" w:rsidRPr="00774EFD" w:rsidRDefault="005F4B1B" w:rsidP="005F4B1B">
      <w:pPr>
        <w:spacing w:after="0"/>
        <w:rPr>
          <w:b/>
          <w:bCs/>
        </w:rPr>
      </w:pPr>
      <w:r>
        <w:rPr>
          <w:b/>
          <w:bCs/>
        </w:rPr>
        <w:t>Descripción a</w:t>
      </w:r>
      <w:r w:rsidRPr="00774EFD">
        <w:rPr>
          <w:b/>
          <w:bCs/>
        </w:rPr>
        <w:t>nalítica:</w:t>
      </w:r>
      <w:r>
        <w:rPr>
          <w:b/>
          <w:bCs/>
        </w:rPr>
        <w:t xml:space="preserve"> </w:t>
      </w:r>
      <w:r w:rsidRPr="00F836F1">
        <w:t>Generación de residuos sólidos urbanos por municipio: Tabla 49. (Municipio/Generación per cápita (kg/hab/día) /Residuos (Ton/día) /% de participación en la generación total) - Campeche (1.02/300.25/33), Carmen (0.95/236.65/26), Champotón (0.99/77.47/9), Escárcega (1.08/64.90/7), Calkiní (1.03/61.01/7), Candelaria (1.04/48.88/5), Hopelchén (0.92/38.81/4), Hecelchakán (0.98/31.37/3), Calakmul (0.95/30.06/3), Tenabo (1.01/11.56/1), Palizada (1.03/8.92/1)</w:t>
      </w:r>
      <w:r>
        <w:t>.</w:t>
      </w:r>
    </w:p>
    <w:p w14:paraId="51BA3483" w14:textId="77777777" w:rsidR="005F4B1B" w:rsidRPr="00F836F1" w:rsidRDefault="005F4B1B" w:rsidP="005F4B1B">
      <w:pPr>
        <w:spacing w:after="0"/>
      </w:pPr>
      <w:r w:rsidRPr="000B0A2C">
        <w:rPr>
          <w:b/>
          <w:bCs/>
        </w:rPr>
        <w:t xml:space="preserve">Descripción narrativa: </w:t>
      </w:r>
      <w:r w:rsidRPr="00F836F1">
        <w:t>San Francisco de Campeche es el municipio que más toneladas de RSU genera al día, con 300.25, sin embargo, Escárcega es el municipio con mayor generación per cápita, con una cantidad de 1.08 kg/Hab al día.</w:t>
      </w:r>
    </w:p>
    <w:p w14:paraId="6F7D62CC" w14:textId="77777777" w:rsidR="005F4B1B" w:rsidRPr="00F836F1" w:rsidRDefault="005F4B1B" w:rsidP="005F4B1B">
      <w:r w:rsidRPr="00F836F1">
        <w:t xml:space="preserve">Campeche genera menos residuos sólidos de lo esperado para su PIB, dado que su economía petrolera es intensiva en capital, pero no en consumo masivo. Sin embargo, la infraestructura para manejo de residuos es insuficiente, especialmente en zonas rurales, lo que genera tiraderos clandestinos y quema de basura a cielo abierto. </w:t>
      </w:r>
    </w:p>
    <w:p w14:paraId="38442AD0"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43</w:t>
      </w:r>
      <w:r>
        <w:rPr>
          <w:noProof/>
        </w:rPr>
        <w:fldChar w:fldCharType="end"/>
      </w:r>
      <w:r>
        <w:t xml:space="preserve"> Ficha técnica de la Producción y disposición final de residuos sólidos</w:t>
      </w:r>
    </w:p>
    <w:tbl>
      <w:tblPr>
        <w:tblStyle w:val="Tablaconcuadrcula"/>
        <w:tblW w:w="0" w:type="auto"/>
        <w:tblLook w:val="04A0" w:firstRow="1" w:lastRow="0" w:firstColumn="1" w:lastColumn="0" w:noHBand="0" w:noVBand="1"/>
      </w:tblPr>
      <w:tblGrid>
        <w:gridCol w:w="1460"/>
        <w:gridCol w:w="1460"/>
        <w:gridCol w:w="1328"/>
        <w:gridCol w:w="1887"/>
        <w:gridCol w:w="2693"/>
      </w:tblGrid>
      <w:tr w:rsidR="005F4B1B" w:rsidRPr="00F836F1" w14:paraId="5A4501BE" w14:textId="77777777" w:rsidTr="00BD2B64">
        <w:trPr>
          <w:trHeight w:val="180"/>
        </w:trPr>
        <w:tc>
          <w:tcPr>
            <w:tcW w:w="0" w:type="auto"/>
            <w:gridSpan w:val="5"/>
            <w:shd w:val="clear" w:color="auto" w:fill="156082" w:themeFill="accent1"/>
            <w:vAlign w:val="center"/>
            <w:hideMark/>
          </w:tcPr>
          <w:p w14:paraId="2A2B4D66"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Producción y disposición final de RSU</w:t>
            </w:r>
          </w:p>
        </w:tc>
      </w:tr>
      <w:tr w:rsidR="005F4B1B" w:rsidRPr="00F836F1" w14:paraId="2E8C28D6" w14:textId="77777777" w:rsidTr="00BD2B64">
        <w:trPr>
          <w:trHeight w:val="180"/>
        </w:trPr>
        <w:tc>
          <w:tcPr>
            <w:tcW w:w="0" w:type="auto"/>
            <w:gridSpan w:val="5"/>
            <w:shd w:val="clear" w:color="auto" w:fill="156082" w:themeFill="accent1"/>
            <w:vAlign w:val="center"/>
            <w:hideMark/>
          </w:tcPr>
          <w:p w14:paraId="2460BF00"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Descriptivo</w:t>
            </w:r>
          </w:p>
        </w:tc>
      </w:tr>
      <w:tr w:rsidR="005F4B1B" w:rsidRPr="00F836F1" w14:paraId="51EBDBC7" w14:textId="77777777" w:rsidTr="00BD2B64">
        <w:trPr>
          <w:trHeight w:val="180"/>
        </w:trPr>
        <w:tc>
          <w:tcPr>
            <w:tcW w:w="0" w:type="auto"/>
            <w:shd w:val="clear" w:color="auto" w:fill="156082" w:themeFill="accent1"/>
            <w:vAlign w:val="center"/>
            <w:hideMark/>
          </w:tcPr>
          <w:p w14:paraId="5207584E"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Definición</w:t>
            </w:r>
          </w:p>
        </w:tc>
        <w:tc>
          <w:tcPr>
            <w:tcW w:w="1670" w:type="dxa"/>
            <w:shd w:val="clear" w:color="auto" w:fill="156082" w:themeFill="accent1"/>
            <w:vAlign w:val="center"/>
            <w:hideMark/>
          </w:tcPr>
          <w:p w14:paraId="7ED39BDF"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Variables</w:t>
            </w:r>
          </w:p>
        </w:tc>
        <w:tc>
          <w:tcPr>
            <w:tcW w:w="6160" w:type="dxa"/>
            <w:gridSpan w:val="3"/>
            <w:shd w:val="clear" w:color="auto" w:fill="156082" w:themeFill="accent1"/>
            <w:vAlign w:val="center"/>
            <w:hideMark/>
          </w:tcPr>
          <w:p w14:paraId="170FBDAA"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Capas utilizadas</w:t>
            </w:r>
          </w:p>
        </w:tc>
      </w:tr>
      <w:tr w:rsidR="005F4B1B" w:rsidRPr="00F836F1" w14:paraId="45ED40A3" w14:textId="77777777" w:rsidTr="00BD2B64">
        <w:trPr>
          <w:trHeight w:val="180"/>
        </w:trPr>
        <w:tc>
          <w:tcPr>
            <w:tcW w:w="0" w:type="auto"/>
            <w:vAlign w:val="center"/>
            <w:hideMark/>
          </w:tcPr>
          <w:p w14:paraId="605B43E6" w14:textId="77777777" w:rsidR="005F4B1B" w:rsidRPr="00F836F1" w:rsidRDefault="005F4B1B" w:rsidP="00BD2B64">
            <w:pPr>
              <w:jc w:val="center"/>
            </w:pPr>
            <w:r w:rsidRPr="00F836F1">
              <w:t>En este tema las variables corresponden a la generación de residuos sólidos urbanos por municipio, la concentración de la generación de residuos, los sitios de disposición de residuos y la industria de tratamiento de residuos en Campeche.</w:t>
            </w:r>
          </w:p>
        </w:tc>
        <w:tc>
          <w:tcPr>
            <w:tcW w:w="1670" w:type="dxa"/>
            <w:vAlign w:val="center"/>
            <w:hideMark/>
          </w:tcPr>
          <w:p w14:paraId="2848A9E5" w14:textId="77777777" w:rsidR="005F4B1B" w:rsidRPr="00F836F1" w:rsidRDefault="005F4B1B" w:rsidP="00BD2B64">
            <w:pPr>
              <w:jc w:val="center"/>
            </w:pPr>
            <w:r w:rsidRPr="00F836F1">
              <w:t>Generación de residuos sólidos urbanos por municipio, la concentración de la generación de residuos, los sitios de disposición de residuos y la industria de tratamiento de residuos en Campeche.</w:t>
            </w:r>
          </w:p>
        </w:tc>
        <w:tc>
          <w:tcPr>
            <w:tcW w:w="6160" w:type="dxa"/>
            <w:gridSpan w:val="3"/>
            <w:vAlign w:val="center"/>
            <w:hideMark/>
          </w:tcPr>
          <w:p w14:paraId="06AA79C8" w14:textId="77777777" w:rsidR="005F4B1B" w:rsidRPr="00F836F1" w:rsidRDefault="005F4B1B" w:rsidP="00BD2B64">
            <w:pPr>
              <w:jc w:val="center"/>
            </w:pPr>
            <w:r w:rsidRPr="00F836F1">
              <w:t>C04_GeneraciónResiduosMun_INEGI_PEPGIRSSU_2020</w:t>
            </w:r>
          </w:p>
          <w:p w14:paraId="550E9AFD" w14:textId="77777777" w:rsidR="005F4B1B" w:rsidRPr="00F836F1" w:rsidRDefault="005F4B1B" w:rsidP="00BD2B64">
            <w:pPr>
              <w:jc w:val="center"/>
            </w:pPr>
            <w:r w:rsidRPr="00F836F1">
              <w:t>C04_ConcentraciónGeneraciónResiduos_INEGI_PEPGIRSSU_2020</w:t>
            </w:r>
          </w:p>
          <w:p w14:paraId="2C5CB1A1" w14:textId="77777777" w:rsidR="005F4B1B" w:rsidRPr="00F836F1" w:rsidRDefault="005F4B1B" w:rsidP="00BD2B64">
            <w:pPr>
              <w:jc w:val="center"/>
            </w:pPr>
            <w:r w:rsidRPr="00F836F1">
              <w:t>C04_SitiosDispResiduos_INEGI_PEPGIRSSU_2020</w:t>
            </w:r>
          </w:p>
          <w:p w14:paraId="7B173F88" w14:textId="77777777" w:rsidR="005F4B1B" w:rsidRPr="00F836F1" w:rsidRDefault="005F4B1B" w:rsidP="00BD2B64">
            <w:pPr>
              <w:jc w:val="center"/>
            </w:pPr>
            <w:r w:rsidRPr="00F836F1">
              <w:t>C04_IndustriaTratamientoResiduos_INEGI_DENUE_2023</w:t>
            </w:r>
          </w:p>
        </w:tc>
      </w:tr>
      <w:tr w:rsidR="005F4B1B" w:rsidRPr="00F836F1" w14:paraId="509C6AE5" w14:textId="77777777" w:rsidTr="00BD2B64">
        <w:trPr>
          <w:trHeight w:val="180"/>
        </w:trPr>
        <w:tc>
          <w:tcPr>
            <w:tcW w:w="0" w:type="auto"/>
            <w:gridSpan w:val="5"/>
            <w:shd w:val="clear" w:color="auto" w:fill="156082" w:themeFill="accent1"/>
            <w:vAlign w:val="center"/>
            <w:hideMark/>
          </w:tcPr>
          <w:p w14:paraId="39D58D59"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Analítico</w:t>
            </w:r>
          </w:p>
        </w:tc>
      </w:tr>
      <w:tr w:rsidR="005F4B1B" w:rsidRPr="00F836F1" w14:paraId="047DA597" w14:textId="77777777" w:rsidTr="00BD2B64">
        <w:trPr>
          <w:trHeight w:val="180"/>
        </w:trPr>
        <w:tc>
          <w:tcPr>
            <w:tcW w:w="3190" w:type="dxa"/>
            <w:gridSpan w:val="2"/>
            <w:shd w:val="clear" w:color="auto" w:fill="156082" w:themeFill="accent1"/>
            <w:vAlign w:val="center"/>
            <w:hideMark/>
          </w:tcPr>
          <w:p w14:paraId="1BBDABAF"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Generación de RSU por municipio</w:t>
            </w:r>
          </w:p>
        </w:tc>
        <w:tc>
          <w:tcPr>
            <w:tcW w:w="1381" w:type="dxa"/>
            <w:shd w:val="clear" w:color="auto" w:fill="156082" w:themeFill="accent1"/>
            <w:vAlign w:val="center"/>
            <w:hideMark/>
          </w:tcPr>
          <w:p w14:paraId="56701FE8"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Generación per cápita (kg/hab/día)</w:t>
            </w:r>
          </w:p>
        </w:tc>
        <w:tc>
          <w:tcPr>
            <w:tcW w:w="0" w:type="auto"/>
            <w:shd w:val="clear" w:color="auto" w:fill="156082" w:themeFill="accent1"/>
            <w:vAlign w:val="center"/>
            <w:hideMark/>
          </w:tcPr>
          <w:p w14:paraId="2684DE20"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Residuos (Ton/día)</w:t>
            </w:r>
          </w:p>
        </w:tc>
        <w:tc>
          <w:tcPr>
            <w:tcW w:w="0" w:type="auto"/>
            <w:shd w:val="clear" w:color="auto" w:fill="156082" w:themeFill="accent1"/>
            <w:vAlign w:val="center"/>
            <w:hideMark/>
          </w:tcPr>
          <w:p w14:paraId="524A391B" w14:textId="77777777" w:rsidR="005F4B1B" w:rsidRPr="00F836F1" w:rsidRDefault="005F4B1B" w:rsidP="00BD2B64">
            <w:pPr>
              <w:spacing w:line="259" w:lineRule="auto"/>
              <w:jc w:val="center"/>
              <w:rPr>
                <w:b/>
                <w:bCs/>
                <w:color w:val="FFFFFF" w:themeColor="background1"/>
                <w:szCs w:val="18"/>
              </w:rPr>
            </w:pPr>
            <w:r w:rsidRPr="00F836F1">
              <w:rPr>
                <w:b/>
                <w:bCs/>
                <w:color w:val="FFFFFF" w:themeColor="background1"/>
                <w:szCs w:val="18"/>
              </w:rPr>
              <w:t>% de participación en la generación total</w:t>
            </w:r>
          </w:p>
        </w:tc>
      </w:tr>
      <w:tr w:rsidR="005F4B1B" w:rsidRPr="00F836F1" w14:paraId="505C3106" w14:textId="77777777" w:rsidTr="00BD2B64">
        <w:trPr>
          <w:trHeight w:val="180"/>
        </w:trPr>
        <w:tc>
          <w:tcPr>
            <w:tcW w:w="3190" w:type="dxa"/>
            <w:gridSpan w:val="2"/>
            <w:vAlign w:val="center"/>
            <w:hideMark/>
          </w:tcPr>
          <w:p w14:paraId="63465118" w14:textId="77777777" w:rsidR="005F4B1B" w:rsidRPr="00F836F1" w:rsidRDefault="005F4B1B" w:rsidP="00BD2B64">
            <w:pPr>
              <w:jc w:val="center"/>
            </w:pPr>
            <w:r w:rsidRPr="00F836F1">
              <w:lastRenderedPageBreak/>
              <w:t>Campeche</w:t>
            </w:r>
          </w:p>
        </w:tc>
        <w:tc>
          <w:tcPr>
            <w:tcW w:w="1381" w:type="dxa"/>
            <w:vAlign w:val="center"/>
            <w:hideMark/>
          </w:tcPr>
          <w:p w14:paraId="1BA1EB40" w14:textId="77777777" w:rsidR="005F4B1B" w:rsidRPr="00F836F1" w:rsidRDefault="005F4B1B" w:rsidP="00BD2B64">
            <w:pPr>
              <w:jc w:val="center"/>
            </w:pPr>
            <w:r w:rsidRPr="00F836F1">
              <w:t>1.02</w:t>
            </w:r>
          </w:p>
        </w:tc>
        <w:tc>
          <w:tcPr>
            <w:tcW w:w="0" w:type="auto"/>
            <w:vAlign w:val="center"/>
            <w:hideMark/>
          </w:tcPr>
          <w:p w14:paraId="2DCAAE73" w14:textId="77777777" w:rsidR="005F4B1B" w:rsidRPr="00F836F1" w:rsidRDefault="005F4B1B" w:rsidP="00BD2B64">
            <w:pPr>
              <w:jc w:val="center"/>
            </w:pPr>
            <w:r w:rsidRPr="00F836F1">
              <w:t>300.25</w:t>
            </w:r>
          </w:p>
        </w:tc>
        <w:tc>
          <w:tcPr>
            <w:tcW w:w="0" w:type="auto"/>
            <w:vAlign w:val="center"/>
            <w:hideMark/>
          </w:tcPr>
          <w:p w14:paraId="53932E18" w14:textId="77777777" w:rsidR="005F4B1B" w:rsidRPr="00F836F1" w:rsidRDefault="005F4B1B" w:rsidP="00BD2B64">
            <w:pPr>
              <w:jc w:val="center"/>
            </w:pPr>
            <w:r w:rsidRPr="00F836F1">
              <w:t>33</w:t>
            </w:r>
          </w:p>
        </w:tc>
      </w:tr>
      <w:tr w:rsidR="005F4B1B" w:rsidRPr="00F836F1" w14:paraId="2258E1C1" w14:textId="77777777" w:rsidTr="00BD2B64">
        <w:trPr>
          <w:trHeight w:val="180"/>
        </w:trPr>
        <w:tc>
          <w:tcPr>
            <w:tcW w:w="3190" w:type="dxa"/>
            <w:gridSpan w:val="2"/>
            <w:vAlign w:val="center"/>
            <w:hideMark/>
          </w:tcPr>
          <w:p w14:paraId="7BD19901" w14:textId="77777777" w:rsidR="005F4B1B" w:rsidRPr="00F836F1" w:rsidRDefault="005F4B1B" w:rsidP="00BD2B64">
            <w:pPr>
              <w:jc w:val="center"/>
            </w:pPr>
            <w:r w:rsidRPr="00F836F1">
              <w:t>Carmen</w:t>
            </w:r>
          </w:p>
        </w:tc>
        <w:tc>
          <w:tcPr>
            <w:tcW w:w="1381" w:type="dxa"/>
            <w:vAlign w:val="center"/>
            <w:hideMark/>
          </w:tcPr>
          <w:p w14:paraId="32E7B5CC" w14:textId="77777777" w:rsidR="005F4B1B" w:rsidRPr="00F836F1" w:rsidRDefault="005F4B1B" w:rsidP="00BD2B64">
            <w:pPr>
              <w:jc w:val="center"/>
            </w:pPr>
            <w:r w:rsidRPr="00F836F1">
              <w:t>0.95</w:t>
            </w:r>
          </w:p>
        </w:tc>
        <w:tc>
          <w:tcPr>
            <w:tcW w:w="0" w:type="auto"/>
            <w:vAlign w:val="center"/>
            <w:hideMark/>
          </w:tcPr>
          <w:p w14:paraId="7E362574" w14:textId="77777777" w:rsidR="005F4B1B" w:rsidRPr="00F836F1" w:rsidRDefault="005F4B1B" w:rsidP="00BD2B64">
            <w:pPr>
              <w:jc w:val="center"/>
            </w:pPr>
            <w:r w:rsidRPr="00F836F1">
              <w:t>236.65</w:t>
            </w:r>
          </w:p>
        </w:tc>
        <w:tc>
          <w:tcPr>
            <w:tcW w:w="0" w:type="auto"/>
            <w:vAlign w:val="center"/>
            <w:hideMark/>
          </w:tcPr>
          <w:p w14:paraId="7E47C4E1" w14:textId="77777777" w:rsidR="005F4B1B" w:rsidRPr="00F836F1" w:rsidRDefault="005F4B1B" w:rsidP="00BD2B64">
            <w:pPr>
              <w:jc w:val="center"/>
            </w:pPr>
            <w:r w:rsidRPr="00F836F1">
              <w:t>26</w:t>
            </w:r>
          </w:p>
        </w:tc>
      </w:tr>
      <w:tr w:rsidR="005F4B1B" w:rsidRPr="00F836F1" w14:paraId="160EAB37" w14:textId="77777777" w:rsidTr="00BD2B64">
        <w:trPr>
          <w:trHeight w:val="180"/>
        </w:trPr>
        <w:tc>
          <w:tcPr>
            <w:tcW w:w="3190" w:type="dxa"/>
            <w:gridSpan w:val="2"/>
            <w:vAlign w:val="center"/>
            <w:hideMark/>
          </w:tcPr>
          <w:p w14:paraId="46D95FE3" w14:textId="77777777" w:rsidR="005F4B1B" w:rsidRPr="00F836F1" w:rsidRDefault="005F4B1B" w:rsidP="00BD2B64">
            <w:pPr>
              <w:jc w:val="center"/>
            </w:pPr>
            <w:r w:rsidRPr="00F836F1">
              <w:t>Champotón</w:t>
            </w:r>
          </w:p>
        </w:tc>
        <w:tc>
          <w:tcPr>
            <w:tcW w:w="1381" w:type="dxa"/>
            <w:vAlign w:val="center"/>
            <w:hideMark/>
          </w:tcPr>
          <w:p w14:paraId="1C4058D7" w14:textId="77777777" w:rsidR="005F4B1B" w:rsidRPr="00F836F1" w:rsidRDefault="005F4B1B" w:rsidP="00BD2B64">
            <w:pPr>
              <w:jc w:val="center"/>
            </w:pPr>
            <w:r w:rsidRPr="00F836F1">
              <w:t>0.99</w:t>
            </w:r>
          </w:p>
        </w:tc>
        <w:tc>
          <w:tcPr>
            <w:tcW w:w="0" w:type="auto"/>
            <w:vAlign w:val="center"/>
            <w:hideMark/>
          </w:tcPr>
          <w:p w14:paraId="6B9CED9F" w14:textId="77777777" w:rsidR="005F4B1B" w:rsidRPr="00F836F1" w:rsidRDefault="005F4B1B" w:rsidP="00BD2B64">
            <w:pPr>
              <w:jc w:val="center"/>
            </w:pPr>
            <w:r w:rsidRPr="00F836F1">
              <w:t>77.47</w:t>
            </w:r>
          </w:p>
        </w:tc>
        <w:tc>
          <w:tcPr>
            <w:tcW w:w="0" w:type="auto"/>
            <w:vAlign w:val="center"/>
            <w:hideMark/>
          </w:tcPr>
          <w:p w14:paraId="7E54CB78" w14:textId="77777777" w:rsidR="005F4B1B" w:rsidRPr="00F836F1" w:rsidRDefault="005F4B1B" w:rsidP="00BD2B64">
            <w:pPr>
              <w:jc w:val="center"/>
            </w:pPr>
            <w:r w:rsidRPr="00F836F1">
              <w:t>9</w:t>
            </w:r>
          </w:p>
        </w:tc>
      </w:tr>
      <w:tr w:rsidR="005F4B1B" w:rsidRPr="00F836F1" w14:paraId="105F2EB2" w14:textId="77777777" w:rsidTr="00BD2B64">
        <w:trPr>
          <w:trHeight w:val="180"/>
        </w:trPr>
        <w:tc>
          <w:tcPr>
            <w:tcW w:w="3190" w:type="dxa"/>
            <w:gridSpan w:val="2"/>
            <w:vAlign w:val="center"/>
            <w:hideMark/>
          </w:tcPr>
          <w:p w14:paraId="4BCB10C1" w14:textId="77777777" w:rsidR="005F4B1B" w:rsidRPr="00F836F1" w:rsidRDefault="005F4B1B" w:rsidP="00BD2B64">
            <w:pPr>
              <w:jc w:val="center"/>
            </w:pPr>
            <w:r w:rsidRPr="00F836F1">
              <w:t>Escárcega</w:t>
            </w:r>
          </w:p>
        </w:tc>
        <w:tc>
          <w:tcPr>
            <w:tcW w:w="1381" w:type="dxa"/>
            <w:vAlign w:val="center"/>
            <w:hideMark/>
          </w:tcPr>
          <w:p w14:paraId="484EA9A9" w14:textId="77777777" w:rsidR="005F4B1B" w:rsidRPr="00F836F1" w:rsidRDefault="005F4B1B" w:rsidP="00BD2B64">
            <w:pPr>
              <w:jc w:val="center"/>
            </w:pPr>
            <w:r w:rsidRPr="00F836F1">
              <w:t>1.08</w:t>
            </w:r>
          </w:p>
        </w:tc>
        <w:tc>
          <w:tcPr>
            <w:tcW w:w="0" w:type="auto"/>
            <w:vAlign w:val="center"/>
            <w:hideMark/>
          </w:tcPr>
          <w:p w14:paraId="0CCF814E" w14:textId="77777777" w:rsidR="005F4B1B" w:rsidRPr="00F836F1" w:rsidRDefault="005F4B1B" w:rsidP="00BD2B64">
            <w:pPr>
              <w:jc w:val="center"/>
            </w:pPr>
            <w:r w:rsidRPr="00F836F1">
              <w:t>64.90</w:t>
            </w:r>
          </w:p>
        </w:tc>
        <w:tc>
          <w:tcPr>
            <w:tcW w:w="0" w:type="auto"/>
            <w:vAlign w:val="center"/>
            <w:hideMark/>
          </w:tcPr>
          <w:p w14:paraId="0FA036B3" w14:textId="77777777" w:rsidR="005F4B1B" w:rsidRPr="00F836F1" w:rsidRDefault="005F4B1B" w:rsidP="00BD2B64">
            <w:pPr>
              <w:jc w:val="center"/>
            </w:pPr>
            <w:r w:rsidRPr="00F836F1">
              <w:t>7</w:t>
            </w:r>
          </w:p>
        </w:tc>
      </w:tr>
      <w:tr w:rsidR="005F4B1B" w:rsidRPr="00F836F1" w14:paraId="6B4107B4" w14:textId="77777777" w:rsidTr="00BD2B64">
        <w:trPr>
          <w:trHeight w:val="180"/>
        </w:trPr>
        <w:tc>
          <w:tcPr>
            <w:tcW w:w="3190" w:type="dxa"/>
            <w:gridSpan w:val="2"/>
            <w:vAlign w:val="center"/>
            <w:hideMark/>
          </w:tcPr>
          <w:p w14:paraId="2E8F28F3" w14:textId="77777777" w:rsidR="005F4B1B" w:rsidRPr="00F836F1" w:rsidRDefault="005F4B1B" w:rsidP="00BD2B64">
            <w:pPr>
              <w:jc w:val="center"/>
            </w:pPr>
            <w:r w:rsidRPr="00F836F1">
              <w:t>Calkiní</w:t>
            </w:r>
          </w:p>
        </w:tc>
        <w:tc>
          <w:tcPr>
            <w:tcW w:w="1381" w:type="dxa"/>
            <w:vAlign w:val="center"/>
            <w:hideMark/>
          </w:tcPr>
          <w:p w14:paraId="4522B44A" w14:textId="77777777" w:rsidR="005F4B1B" w:rsidRPr="00F836F1" w:rsidRDefault="005F4B1B" w:rsidP="00BD2B64">
            <w:pPr>
              <w:jc w:val="center"/>
            </w:pPr>
            <w:r w:rsidRPr="00F836F1">
              <w:t>1.03</w:t>
            </w:r>
          </w:p>
        </w:tc>
        <w:tc>
          <w:tcPr>
            <w:tcW w:w="0" w:type="auto"/>
            <w:vAlign w:val="center"/>
            <w:hideMark/>
          </w:tcPr>
          <w:p w14:paraId="5F6B55B2" w14:textId="77777777" w:rsidR="005F4B1B" w:rsidRPr="00F836F1" w:rsidRDefault="005F4B1B" w:rsidP="00BD2B64">
            <w:pPr>
              <w:jc w:val="center"/>
            </w:pPr>
            <w:r w:rsidRPr="00F836F1">
              <w:t>61.01</w:t>
            </w:r>
          </w:p>
        </w:tc>
        <w:tc>
          <w:tcPr>
            <w:tcW w:w="0" w:type="auto"/>
            <w:vAlign w:val="center"/>
            <w:hideMark/>
          </w:tcPr>
          <w:p w14:paraId="33C36D33" w14:textId="77777777" w:rsidR="005F4B1B" w:rsidRPr="00F836F1" w:rsidRDefault="005F4B1B" w:rsidP="00BD2B64">
            <w:pPr>
              <w:jc w:val="center"/>
            </w:pPr>
            <w:r w:rsidRPr="00F836F1">
              <w:t>7</w:t>
            </w:r>
          </w:p>
        </w:tc>
      </w:tr>
      <w:tr w:rsidR="005F4B1B" w:rsidRPr="00F836F1" w14:paraId="1D7B4FCA" w14:textId="77777777" w:rsidTr="00BD2B64">
        <w:trPr>
          <w:trHeight w:val="180"/>
        </w:trPr>
        <w:tc>
          <w:tcPr>
            <w:tcW w:w="3190" w:type="dxa"/>
            <w:gridSpan w:val="2"/>
            <w:vAlign w:val="center"/>
            <w:hideMark/>
          </w:tcPr>
          <w:p w14:paraId="38D17DDA" w14:textId="77777777" w:rsidR="005F4B1B" w:rsidRPr="00F836F1" w:rsidRDefault="005F4B1B" w:rsidP="00BD2B64">
            <w:pPr>
              <w:jc w:val="center"/>
            </w:pPr>
            <w:r w:rsidRPr="00F836F1">
              <w:t>Candelaria</w:t>
            </w:r>
          </w:p>
        </w:tc>
        <w:tc>
          <w:tcPr>
            <w:tcW w:w="1381" w:type="dxa"/>
            <w:vAlign w:val="center"/>
            <w:hideMark/>
          </w:tcPr>
          <w:p w14:paraId="57D5D89B" w14:textId="77777777" w:rsidR="005F4B1B" w:rsidRPr="00F836F1" w:rsidRDefault="005F4B1B" w:rsidP="00BD2B64">
            <w:pPr>
              <w:jc w:val="center"/>
            </w:pPr>
            <w:r w:rsidRPr="00F836F1">
              <w:t>1.04</w:t>
            </w:r>
          </w:p>
        </w:tc>
        <w:tc>
          <w:tcPr>
            <w:tcW w:w="0" w:type="auto"/>
            <w:vAlign w:val="center"/>
            <w:hideMark/>
          </w:tcPr>
          <w:p w14:paraId="41E385EE" w14:textId="77777777" w:rsidR="005F4B1B" w:rsidRPr="00F836F1" w:rsidRDefault="005F4B1B" w:rsidP="00BD2B64">
            <w:pPr>
              <w:jc w:val="center"/>
            </w:pPr>
            <w:r w:rsidRPr="00F836F1">
              <w:t>48.88</w:t>
            </w:r>
          </w:p>
        </w:tc>
        <w:tc>
          <w:tcPr>
            <w:tcW w:w="0" w:type="auto"/>
            <w:vAlign w:val="center"/>
            <w:hideMark/>
          </w:tcPr>
          <w:p w14:paraId="5095CA36" w14:textId="77777777" w:rsidR="005F4B1B" w:rsidRPr="00F836F1" w:rsidRDefault="005F4B1B" w:rsidP="00BD2B64">
            <w:pPr>
              <w:jc w:val="center"/>
            </w:pPr>
            <w:r w:rsidRPr="00F836F1">
              <w:t>5</w:t>
            </w:r>
          </w:p>
        </w:tc>
      </w:tr>
      <w:tr w:rsidR="005F4B1B" w:rsidRPr="00F836F1" w14:paraId="4CC835C7" w14:textId="77777777" w:rsidTr="00BD2B64">
        <w:trPr>
          <w:trHeight w:val="180"/>
        </w:trPr>
        <w:tc>
          <w:tcPr>
            <w:tcW w:w="3190" w:type="dxa"/>
            <w:gridSpan w:val="2"/>
            <w:vAlign w:val="center"/>
            <w:hideMark/>
          </w:tcPr>
          <w:p w14:paraId="1EB0A784" w14:textId="77777777" w:rsidR="005F4B1B" w:rsidRPr="00F836F1" w:rsidRDefault="005F4B1B" w:rsidP="00BD2B64">
            <w:pPr>
              <w:jc w:val="center"/>
            </w:pPr>
            <w:r w:rsidRPr="00F836F1">
              <w:t>Hopelchén</w:t>
            </w:r>
          </w:p>
        </w:tc>
        <w:tc>
          <w:tcPr>
            <w:tcW w:w="1381" w:type="dxa"/>
            <w:vAlign w:val="center"/>
            <w:hideMark/>
          </w:tcPr>
          <w:p w14:paraId="7A173017" w14:textId="77777777" w:rsidR="005F4B1B" w:rsidRPr="00F836F1" w:rsidRDefault="005F4B1B" w:rsidP="00BD2B64">
            <w:pPr>
              <w:jc w:val="center"/>
            </w:pPr>
            <w:r w:rsidRPr="00F836F1">
              <w:t>0.92</w:t>
            </w:r>
          </w:p>
        </w:tc>
        <w:tc>
          <w:tcPr>
            <w:tcW w:w="0" w:type="auto"/>
            <w:vAlign w:val="center"/>
            <w:hideMark/>
          </w:tcPr>
          <w:p w14:paraId="669CEAF3" w14:textId="77777777" w:rsidR="005F4B1B" w:rsidRPr="00F836F1" w:rsidRDefault="005F4B1B" w:rsidP="00BD2B64">
            <w:pPr>
              <w:jc w:val="center"/>
            </w:pPr>
            <w:r w:rsidRPr="00F836F1">
              <w:t>38.91</w:t>
            </w:r>
          </w:p>
        </w:tc>
        <w:tc>
          <w:tcPr>
            <w:tcW w:w="0" w:type="auto"/>
            <w:vAlign w:val="center"/>
            <w:hideMark/>
          </w:tcPr>
          <w:p w14:paraId="2CEE4B37" w14:textId="77777777" w:rsidR="005F4B1B" w:rsidRPr="00F836F1" w:rsidRDefault="005F4B1B" w:rsidP="00BD2B64">
            <w:pPr>
              <w:jc w:val="center"/>
            </w:pPr>
            <w:r w:rsidRPr="00F836F1">
              <w:t>4</w:t>
            </w:r>
          </w:p>
        </w:tc>
      </w:tr>
      <w:tr w:rsidR="005F4B1B" w:rsidRPr="00F836F1" w14:paraId="2F2C2B8D" w14:textId="77777777" w:rsidTr="00BD2B64">
        <w:trPr>
          <w:trHeight w:val="180"/>
        </w:trPr>
        <w:tc>
          <w:tcPr>
            <w:tcW w:w="3190" w:type="dxa"/>
            <w:gridSpan w:val="2"/>
            <w:vAlign w:val="center"/>
            <w:hideMark/>
          </w:tcPr>
          <w:p w14:paraId="37C3E0FF" w14:textId="77777777" w:rsidR="005F4B1B" w:rsidRPr="00F836F1" w:rsidRDefault="005F4B1B" w:rsidP="00BD2B64">
            <w:pPr>
              <w:jc w:val="center"/>
            </w:pPr>
            <w:r w:rsidRPr="00F836F1">
              <w:t>Hecelchakán</w:t>
            </w:r>
          </w:p>
        </w:tc>
        <w:tc>
          <w:tcPr>
            <w:tcW w:w="1381" w:type="dxa"/>
            <w:vAlign w:val="center"/>
            <w:hideMark/>
          </w:tcPr>
          <w:p w14:paraId="709B57F9" w14:textId="77777777" w:rsidR="005F4B1B" w:rsidRPr="00F836F1" w:rsidRDefault="005F4B1B" w:rsidP="00BD2B64">
            <w:pPr>
              <w:jc w:val="center"/>
            </w:pPr>
            <w:r w:rsidRPr="00F836F1">
              <w:t>0.98</w:t>
            </w:r>
          </w:p>
        </w:tc>
        <w:tc>
          <w:tcPr>
            <w:tcW w:w="0" w:type="auto"/>
            <w:vAlign w:val="center"/>
            <w:hideMark/>
          </w:tcPr>
          <w:p w14:paraId="128AD449" w14:textId="77777777" w:rsidR="005F4B1B" w:rsidRPr="00F836F1" w:rsidRDefault="005F4B1B" w:rsidP="00BD2B64">
            <w:pPr>
              <w:jc w:val="center"/>
            </w:pPr>
            <w:r w:rsidRPr="00F836F1">
              <w:t>31.37</w:t>
            </w:r>
          </w:p>
        </w:tc>
        <w:tc>
          <w:tcPr>
            <w:tcW w:w="0" w:type="auto"/>
            <w:vAlign w:val="center"/>
            <w:hideMark/>
          </w:tcPr>
          <w:p w14:paraId="72FEAC7D" w14:textId="77777777" w:rsidR="005F4B1B" w:rsidRPr="00F836F1" w:rsidRDefault="005F4B1B" w:rsidP="00BD2B64">
            <w:pPr>
              <w:jc w:val="center"/>
            </w:pPr>
            <w:r w:rsidRPr="00F836F1">
              <w:t>3</w:t>
            </w:r>
          </w:p>
        </w:tc>
      </w:tr>
      <w:tr w:rsidR="005F4B1B" w:rsidRPr="00F836F1" w14:paraId="30CA5828" w14:textId="77777777" w:rsidTr="00BD2B64">
        <w:trPr>
          <w:trHeight w:val="180"/>
        </w:trPr>
        <w:tc>
          <w:tcPr>
            <w:tcW w:w="3190" w:type="dxa"/>
            <w:gridSpan w:val="2"/>
            <w:vAlign w:val="center"/>
            <w:hideMark/>
          </w:tcPr>
          <w:p w14:paraId="4C8F88AE" w14:textId="77777777" w:rsidR="005F4B1B" w:rsidRPr="00F836F1" w:rsidRDefault="005F4B1B" w:rsidP="00BD2B64">
            <w:pPr>
              <w:jc w:val="center"/>
            </w:pPr>
            <w:r w:rsidRPr="00F836F1">
              <w:t>Calakmul</w:t>
            </w:r>
          </w:p>
        </w:tc>
        <w:tc>
          <w:tcPr>
            <w:tcW w:w="1381" w:type="dxa"/>
            <w:vAlign w:val="center"/>
            <w:hideMark/>
          </w:tcPr>
          <w:p w14:paraId="397B477D" w14:textId="77777777" w:rsidR="005F4B1B" w:rsidRPr="00F836F1" w:rsidRDefault="005F4B1B" w:rsidP="00BD2B64">
            <w:pPr>
              <w:jc w:val="center"/>
            </w:pPr>
            <w:r w:rsidRPr="00F836F1">
              <w:t>0.95</w:t>
            </w:r>
          </w:p>
        </w:tc>
        <w:tc>
          <w:tcPr>
            <w:tcW w:w="0" w:type="auto"/>
            <w:vAlign w:val="center"/>
            <w:hideMark/>
          </w:tcPr>
          <w:p w14:paraId="49725CCD" w14:textId="77777777" w:rsidR="005F4B1B" w:rsidRPr="00F836F1" w:rsidRDefault="005F4B1B" w:rsidP="00BD2B64">
            <w:pPr>
              <w:jc w:val="center"/>
            </w:pPr>
            <w:r w:rsidRPr="00F836F1">
              <w:t>30.06</w:t>
            </w:r>
          </w:p>
        </w:tc>
        <w:tc>
          <w:tcPr>
            <w:tcW w:w="0" w:type="auto"/>
            <w:vAlign w:val="center"/>
            <w:hideMark/>
          </w:tcPr>
          <w:p w14:paraId="435F0EDF" w14:textId="77777777" w:rsidR="005F4B1B" w:rsidRPr="00F836F1" w:rsidRDefault="005F4B1B" w:rsidP="00BD2B64">
            <w:pPr>
              <w:jc w:val="center"/>
            </w:pPr>
            <w:r w:rsidRPr="00F836F1">
              <w:t>3</w:t>
            </w:r>
          </w:p>
        </w:tc>
      </w:tr>
      <w:tr w:rsidR="005F4B1B" w:rsidRPr="00F836F1" w14:paraId="0F34C032" w14:textId="77777777" w:rsidTr="00BD2B64">
        <w:trPr>
          <w:trHeight w:val="180"/>
        </w:trPr>
        <w:tc>
          <w:tcPr>
            <w:tcW w:w="3190" w:type="dxa"/>
            <w:gridSpan w:val="2"/>
            <w:vAlign w:val="center"/>
            <w:hideMark/>
          </w:tcPr>
          <w:p w14:paraId="5DA4B385" w14:textId="77777777" w:rsidR="005F4B1B" w:rsidRPr="00F836F1" w:rsidRDefault="005F4B1B" w:rsidP="00BD2B64">
            <w:pPr>
              <w:jc w:val="center"/>
            </w:pPr>
            <w:r w:rsidRPr="00F836F1">
              <w:t>Tenabo</w:t>
            </w:r>
          </w:p>
        </w:tc>
        <w:tc>
          <w:tcPr>
            <w:tcW w:w="1381" w:type="dxa"/>
            <w:vAlign w:val="center"/>
            <w:hideMark/>
          </w:tcPr>
          <w:p w14:paraId="1287EFFA" w14:textId="77777777" w:rsidR="005F4B1B" w:rsidRPr="00F836F1" w:rsidRDefault="005F4B1B" w:rsidP="00BD2B64">
            <w:pPr>
              <w:jc w:val="center"/>
            </w:pPr>
            <w:r w:rsidRPr="00F836F1">
              <w:t>1.01</w:t>
            </w:r>
          </w:p>
        </w:tc>
        <w:tc>
          <w:tcPr>
            <w:tcW w:w="0" w:type="auto"/>
            <w:vAlign w:val="center"/>
            <w:hideMark/>
          </w:tcPr>
          <w:p w14:paraId="040E0A90" w14:textId="77777777" w:rsidR="005F4B1B" w:rsidRPr="00F836F1" w:rsidRDefault="005F4B1B" w:rsidP="00BD2B64">
            <w:pPr>
              <w:jc w:val="center"/>
            </w:pPr>
            <w:r w:rsidRPr="00F836F1">
              <w:t>1.56</w:t>
            </w:r>
          </w:p>
        </w:tc>
        <w:tc>
          <w:tcPr>
            <w:tcW w:w="0" w:type="auto"/>
            <w:vAlign w:val="center"/>
            <w:hideMark/>
          </w:tcPr>
          <w:p w14:paraId="29B7E764" w14:textId="77777777" w:rsidR="005F4B1B" w:rsidRPr="00F836F1" w:rsidRDefault="005F4B1B" w:rsidP="00BD2B64">
            <w:pPr>
              <w:jc w:val="center"/>
            </w:pPr>
            <w:r w:rsidRPr="00F836F1">
              <w:t>1</w:t>
            </w:r>
          </w:p>
        </w:tc>
      </w:tr>
      <w:tr w:rsidR="005F4B1B" w:rsidRPr="00F836F1" w14:paraId="3816F808" w14:textId="77777777" w:rsidTr="00BD2B64">
        <w:trPr>
          <w:trHeight w:val="180"/>
        </w:trPr>
        <w:tc>
          <w:tcPr>
            <w:tcW w:w="3190" w:type="dxa"/>
            <w:gridSpan w:val="2"/>
            <w:vAlign w:val="center"/>
            <w:hideMark/>
          </w:tcPr>
          <w:p w14:paraId="75BE01F9" w14:textId="77777777" w:rsidR="005F4B1B" w:rsidRPr="00F836F1" w:rsidRDefault="005F4B1B" w:rsidP="00BD2B64">
            <w:pPr>
              <w:jc w:val="center"/>
            </w:pPr>
            <w:r w:rsidRPr="00F836F1">
              <w:t>Palizada</w:t>
            </w:r>
          </w:p>
        </w:tc>
        <w:tc>
          <w:tcPr>
            <w:tcW w:w="1381" w:type="dxa"/>
            <w:vAlign w:val="center"/>
            <w:hideMark/>
          </w:tcPr>
          <w:p w14:paraId="155E960F" w14:textId="77777777" w:rsidR="005F4B1B" w:rsidRPr="00F836F1" w:rsidRDefault="005F4B1B" w:rsidP="00BD2B64">
            <w:pPr>
              <w:jc w:val="center"/>
            </w:pPr>
            <w:r w:rsidRPr="00F836F1">
              <w:t>1.03</w:t>
            </w:r>
          </w:p>
        </w:tc>
        <w:tc>
          <w:tcPr>
            <w:tcW w:w="0" w:type="auto"/>
            <w:vAlign w:val="center"/>
            <w:hideMark/>
          </w:tcPr>
          <w:p w14:paraId="68AF86CD" w14:textId="77777777" w:rsidR="005F4B1B" w:rsidRPr="00F836F1" w:rsidRDefault="005F4B1B" w:rsidP="00BD2B64">
            <w:pPr>
              <w:jc w:val="center"/>
            </w:pPr>
            <w:r w:rsidRPr="00F836F1">
              <w:t>8.92</w:t>
            </w:r>
          </w:p>
        </w:tc>
        <w:tc>
          <w:tcPr>
            <w:tcW w:w="0" w:type="auto"/>
            <w:vAlign w:val="center"/>
            <w:hideMark/>
          </w:tcPr>
          <w:p w14:paraId="30D36002" w14:textId="77777777" w:rsidR="005F4B1B" w:rsidRPr="00F836F1" w:rsidRDefault="005F4B1B" w:rsidP="00BD2B64">
            <w:pPr>
              <w:jc w:val="center"/>
            </w:pPr>
            <w:r w:rsidRPr="00F836F1">
              <w:t>1</w:t>
            </w:r>
          </w:p>
        </w:tc>
      </w:tr>
    </w:tbl>
    <w:p w14:paraId="6436136F" w14:textId="77777777" w:rsidR="005F4B1B" w:rsidRDefault="005F4B1B" w:rsidP="005F4B1B">
      <w:pPr>
        <w:rPr>
          <w:rStyle w:val="nfasissutil"/>
        </w:rPr>
      </w:pPr>
      <w:r w:rsidRPr="002E387E">
        <w:rPr>
          <w:rStyle w:val="nfasissutil"/>
        </w:rPr>
        <w:t>Fuente: Elaboración propia</w:t>
      </w:r>
    </w:p>
    <w:p w14:paraId="099482F0" w14:textId="77777777" w:rsidR="005F4B1B" w:rsidRDefault="005F4B1B" w:rsidP="005F4B1B">
      <w:pPr>
        <w:pStyle w:val="Ttulo7"/>
        <w:rPr>
          <w:i/>
          <w:iCs/>
        </w:rPr>
      </w:pPr>
      <w:r w:rsidRPr="00F836F1">
        <w:t>Riesgos ambientales</w:t>
      </w:r>
    </w:p>
    <w:p w14:paraId="216FDD19" w14:textId="77777777" w:rsidR="005F4B1B" w:rsidRDefault="005F4B1B" w:rsidP="005F4B1B">
      <w:pPr>
        <w:pStyle w:val="Ttulo8"/>
      </w:pPr>
      <w:r>
        <w:t>Peligros geológicos</w:t>
      </w:r>
    </w:p>
    <w:p w14:paraId="5B81CC7D" w14:textId="77777777" w:rsidR="005F4B1B" w:rsidRDefault="005F4B1B" w:rsidP="005F4B1B">
      <w:pPr>
        <w:spacing w:after="0"/>
        <w:rPr>
          <w:b/>
          <w:bCs/>
        </w:rPr>
      </w:pPr>
      <w:r w:rsidRPr="00EC4D3B">
        <w:rPr>
          <w:b/>
          <w:bCs/>
        </w:rPr>
        <w:t>Descrip</w:t>
      </w:r>
      <w:r>
        <w:rPr>
          <w:b/>
          <w:bCs/>
        </w:rPr>
        <w:t>ción</w:t>
      </w:r>
      <w:r w:rsidRPr="00EC4D3B">
        <w:rPr>
          <w:b/>
          <w:bCs/>
        </w:rPr>
        <w:t>:</w:t>
      </w:r>
      <w:r>
        <w:rPr>
          <w:b/>
          <w:bCs/>
        </w:rPr>
        <w:t xml:space="preserve"> </w:t>
      </w:r>
      <w:r w:rsidRPr="00EC4D3B">
        <w:t>En este tema las variables corresponden a karsticidad y susceptibilidad a hundimientos en el Estado de Campeche.</w:t>
      </w:r>
    </w:p>
    <w:p w14:paraId="1D8ED165" w14:textId="77777777" w:rsidR="005F4B1B" w:rsidRPr="00EC4D3B" w:rsidRDefault="005F4B1B" w:rsidP="005F4B1B">
      <w:pPr>
        <w:spacing w:after="0"/>
        <w:rPr>
          <w:b/>
          <w:bCs/>
        </w:rPr>
      </w:pPr>
      <w:r w:rsidRPr="00EC4D3B">
        <w:rPr>
          <w:b/>
          <w:bCs/>
        </w:rPr>
        <w:t>Variable:</w:t>
      </w:r>
      <w:r>
        <w:rPr>
          <w:b/>
          <w:bCs/>
        </w:rPr>
        <w:t xml:space="preserve"> </w:t>
      </w:r>
      <w:r w:rsidRPr="00EC4D3B">
        <w:t xml:space="preserve">Karsticidad y </w:t>
      </w:r>
      <w:r>
        <w:t>s</w:t>
      </w:r>
      <w:r w:rsidRPr="00EC4D3B">
        <w:t>usceptibilidad a hundimientos</w:t>
      </w:r>
    </w:p>
    <w:p w14:paraId="0B03DE72" w14:textId="77777777" w:rsidR="005F4B1B" w:rsidRPr="00EC4D3B" w:rsidRDefault="005F4B1B" w:rsidP="005F4B1B">
      <w:pPr>
        <w:spacing w:after="0"/>
        <w:rPr>
          <w:b/>
          <w:bCs/>
        </w:rPr>
      </w:pPr>
      <w:r w:rsidRPr="00EC4D3B">
        <w:rPr>
          <w:b/>
          <w:bCs/>
        </w:rPr>
        <w:t>Capas utilizadas: </w:t>
      </w:r>
      <w:r w:rsidRPr="00EC4D3B">
        <w:t>C04_KARST_CENAPRED_2023, la tabla de atributos viene vacía</w:t>
      </w:r>
      <w:r>
        <w:rPr>
          <w:b/>
          <w:bCs/>
        </w:rPr>
        <w:t xml:space="preserve"> </w:t>
      </w:r>
      <w:r w:rsidRPr="00EC4D3B">
        <w:t>R04_HUNDIMIENTO_OPTMAG_2023</w:t>
      </w:r>
      <w:r>
        <w:t>.</w:t>
      </w:r>
    </w:p>
    <w:p w14:paraId="2E796B38" w14:textId="77777777" w:rsidR="005F4B1B" w:rsidRPr="00EC4D3B" w:rsidRDefault="005F4B1B" w:rsidP="005F4B1B">
      <w:pPr>
        <w:spacing w:after="0"/>
      </w:pPr>
      <w:r>
        <w:rPr>
          <w:b/>
          <w:bCs/>
        </w:rPr>
        <w:t>Descripción a</w:t>
      </w:r>
      <w:r w:rsidRPr="00EC4D3B">
        <w:rPr>
          <w:b/>
          <w:bCs/>
        </w:rPr>
        <w:t>nalítica:</w:t>
      </w:r>
      <w:r>
        <w:rPr>
          <w:b/>
          <w:bCs/>
        </w:rPr>
        <w:t xml:space="preserve"> </w:t>
      </w:r>
      <w:r w:rsidRPr="00EC4D3B">
        <w:t>No hay información analítica relacionada, sólo representación visual</w:t>
      </w:r>
    </w:p>
    <w:p w14:paraId="031318D7" w14:textId="77777777" w:rsidR="005F4B1B" w:rsidRPr="00EC4D3B" w:rsidRDefault="005F4B1B" w:rsidP="005F4B1B">
      <w:pPr>
        <w:rPr>
          <w:b/>
          <w:bCs/>
        </w:rPr>
      </w:pPr>
      <w:r>
        <w:rPr>
          <w:b/>
          <w:bCs/>
        </w:rPr>
        <w:t>Descripción n</w:t>
      </w:r>
      <w:r w:rsidRPr="00EC4D3B">
        <w:rPr>
          <w:b/>
          <w:bCs/>
        </w:rPr>
        <w:t>arrativa:</w:t>
      </w:r>
      <w:r>
        <w:rPr>
          <w:b/>
          <w:bCs/>
        </w:rPr>
        <w:t xml:space="preserve"> </w:t>
      </w:r>
      <w:r w:rsidRPr="00EC4D3B">
        <w:t>El principal peligro geológico de Campeche es la karsticidad: el hundimiento del suelo calcáreo por efecto de la disolución de la roca. Esto genera riesgo para construcciones en zonas donde el subsuelo tiene cavidades. También existe riesgo de inundación en las zonas de baja topografía.</w:t>
      </w:r>
    </w:p>
    <w:tbl>
      <w:tblPr>
        <w:tblStyle w:val="Tablaconcuadrcula"/>
        <w:tblW w:w="0" w:type="auto"/>
        <w:tblLook w:val="04A0" w:firstRow="1" w:lastRow="0" w:firstColumn="1" w:lastColumn="0" w:noHBand="0" w:noVBand="1"/>
      </w:tblPr>
      <w:tblGrid>
        <w:gridCol w:w="2936"/>
        <w:gridCol w:w="2361"/>
        <w:gridCol w:w="3531"/>
      </w:tblGrid>
      <w:tr w:rsidR="005F4B1B" w:rsidRPr="00EC4D3B" w14:paraId="117F2C20" w14:textId="77777777" w:rsidTr="00BD2B64">
        <w:trPr>
          <w:trHeight w:val="180"/>
        </w:trPr>
        <w:tc>
          <w:tcPr>
            <w:tcW w:w="0" w:type="auto"/>
            <w:gridSpan w:val="3"/>
            <w:shd w:val="clear" w:color="auto" w:fill="156082" w:themeFill="accent1"/>
            <w:vAlign w:val="center"/>
            <w:hideMark/>
          </w:tcPr>
          <w:p w14:paraId="0EACAD40"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Peligros geológicos</w:t>
            </w:r>
          </w:p>
        </w:tc>
      </w:tr>
      <w:tr w:rsidR="005F4B1B" w:rsidRPr="00EC4D3B" w14:paraId="7C0EB7F6" w14:textId="77777777" w:rsidTr="00BD2B64">
        <w:trPr>
          <w:trHeight w:val="180"/>
        </w:trPr>
        <w:tc>
          <w:tcPr>
            <w:tcW w:w="0" w:type="auto"/>
            <w:gridSpan w:val="3"/>
            <w:shd w:val="clear" w:color="auto" w:fill="156082" w:themeFill="accent1"/>
            <w:vAlign w:val="center"/>
            <w:hideMark/>
          </w:tcPr>
          <w:p w14:paraId="56CC70C2"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Descriptivo</w:t>
            </w:r>
          </w:p>
        </w:tc>
      </w:tr>
      <w:tr w:rsidR="005F4B1B" w:rsidRPr="00EC4D3B" w14:paraId="0FE35CE1" w14:textId="77777777" w:rsidTr="00BD2B64">
        <w:trPr>
          <w:trHeight w:val="180"/>
        </w:trPr>
        <w:tc>
          <w:tcPr>
            <w:tcW w:w="0" w:type="auto"/>
            <w:shd w:val="clear" w:color="auto" w:fill="156082" w:themeFill="accent1"/>
            <w:vAlign w:val="center"/>
            <w:hideMark/>
          </w:tcPr>
          <w:p w14:paraId="5BB45160"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Definición</w:t>
            </w:r>
          </w:p>
        </w:tc>
        <w:tc>
          <w:tcPr>
            <w:tcW w:w="0" w:type="auto"/>
            <w:shd w:val="clear" w:color="auto" w:fill="156082" w:themeFill="accent1"/>
            <w:vAlign w:val="center"/>
            <w:hideMark/>
          </w:tcPr>
          <w:p w14:paraId="2FA2B734"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Variables</w:t>
            </w:r>
          </w:p>
        </w:tc>
        <w:tc>
          <w:tcPr>
            <w:tcW w:w="0" w:type="auto"/>
            <w:shd w:val="clear" w:color="auto" w:fill="156082" w:themeFill="accent1"/>
            <w:vAlign w:val="center"/>
            <w:hideMark/>
          </w:tcPr>
          <w:p w14:paraId="105B0BE0"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Capas utilizadas</w:t>
            </w:r>
          </w:p>
        </w:tc>
      </w:tr>
      <w:tr w:rsidR="005F4B1B" w:rsidRPr="00EC4D3B" w14:paraId="6D7A7C1F" w14:textId="77777777" w:rsidTr="00BD2B64">
        <w:trPr>
          <w:trHeight w:val="180"/>
        </w:trPr>
        <w:tc>
          <w:tcPr>
            <w:tcW w:w="0" w:type="auto"/>
            <w:vAlign w:val="center"/>
            <w:hideMark/>
          </w:tcPr>
          <w:p w14:paraId="206EE8AD" w14:textId="77777777" w:rsidR="005F4B1B" w:rsidRPr="00EC4D3B" w:rsidRDefault="005F4B1B" w:rsidP="00BD2B64">
            <w:pPr>
              <w:spacing w:after="160"/>
              <w:jc w:val="center"/>
            </w:pPr>
            <w:r w:rsidRPr="00EC4D3B">
              <w:t>En este tema las variables corresponden a karsticidad y susceptibilidad a hundimientos en el Estado de Campeche</w:t>
            </w:r>
          </w:p>
        </w:tc>
        <w:tc>
          <w:tcPr>
            <w:tcW w:w="0" w:type="auto"/>
            <w:vAlign w:val="center"/>
            <w:hideMark/>
          </w:tcPr>
          <w:p w14:paraId="59E0EC85" w14:textId="77777777" w:rsidR="005F4B1B" w:rsidRPr="00EC4D3B" w:rsidRDefault="005F4B1B" w:rsidP="00BD2B64">
            <w:pPr>
              <w:jc w:val="center"/>
            </w:pPr>
            <w:r w:rsidRPr="00EC4D3B">
              <w:t>Karsticidad y susceptibilidad a hundimientos en el Estado de Campeche</w:t>
            </w:r>
          </w:p>
          <w:p w14:paraId="24DE8295" w14:textId="77777777" w:rsidR="005F4B1B" w:rsidRPr="00EC4D3B" w:rsidRDefault="005F4B1B" w:rsidP="00BD2B64">
            <w:pPr>
              <w:spacing w:after="160"/>
              <w:jc w:val="center"/>
            </w:pPr>
          </w:p>
        </w:tc>
        <w:tc>
          <w:tcPr>
            <w:tcW w:w="0" w:type="auto"/>
            <w:vAlign w:val="center"/>
            <w:hideMark/>
          </w:tcPr>
          <w:p w14:paraId="074466EC" w14:textId="77777777" w:rsidR="005F4B1B" w:rsidRPr="00EC4D3B" w:rsidRDefault="005F4B1B" w:rsidP="00BD2B64">
            <w:pPr>
              <w:spacing w:after="160"/>
              <w:jc w:val="center"/>
            </w:pPr>
            <w:r w:rsidRPr="00EC4D3B">
              <w:t>C04_KARST_CENAPRED_2023</w:t>
            </w:r>
            <w:r w:rsidRPr="00EC4D3B">
              <w:rPr>
                <w:vertAlign w:val="superscript"/>
              </w:rPr>
              <w:t xml:space="preserve"> (1)(2)</w:t>
            </w:r>
          </w:p>
          <w:p w14:paraId="662D2893" w14:textId="77777777" w:rsidR="005F4B1B" w:rsidRPr="00EC4D3B" w:rsidRDefault="005F4B1B" w:rsidP="00BD2B64">
            <w:pPr>
              <w:spacing w:after="160"/>
              <w:jc w:val="center"/>
            </w:pPr>
            <w:r w:rsidRPr="00EC4D3B">
              <w:t>R04_HUNDIMIENTO_OPTMAG_2023</w:t>
            </w:r>
            <w:r w:rsidRPr="00EC4D3B">
              <w:rPr>
                <w:vertAlign w:val="superscript"/>
              </w:rPr>
              <w:t xml:space="preserve"> (1)(2)</w:t>
            </w:r>
          </w:p>
        </w:tc>
      </w:tr>
    </w:tbl>
    <w:p w14:paraId="0EF8A09C" w14:textId="77777777" w:rsidR="005F4B1B" w:rsidRDefault="005F4B1B" w:rsidP="005F4B1B">
      <w:pPr>
        <w:rPr>
          <w:rStyle w:val="nfasissutil"/>
        </w:rPr>
      </w:pPr>
      <w:r w:rsidRPr="002E387E">
        <w:rPr>
          <w:rStyle w:val="nfasissutil"/>
        </w:rPr>
        <w:t>Fuente: Elaboración propia</w:t>
      </w:r>
    </w:p>
    <w:p w14:paraId="73363126" w14:textId="77777777" w:rsidR="005F4B1B" w:rsidRPr="00EC4D3B" w:rsidRDefault="005F4B1B" w:rsidP="005F4B1B">
      <w:pPr>
        <w:pStyle w:val="Ttulo8"/>
        <w:rPr>
          <w:b/>
          <w:bCs/>
        </w:rPr>
      </w:pPr>
      <w:r w:rsidRPr="00EC4D3B">
        <w:t>Peligros hidrometeorológicos</w:t>
      </w:r>
    </w:p>
    <w:p w14:paraId="01086CA7" w14:textId="77777777" w:rsidR="005F4B1B" w:rsidRPr="00EC4D3B" w:rsidRDefault="005F4B1B" w:rsidP="005F4B1B">
      <w:pPr>
        <w:spacing w:after="0"/>
        <w:rPr>
          <w:b/>
          <w:bCs/>
          <w:szCs w:val="18"/>
        </w:rPr>
      </w:pPr>
      <w:r w:rsidRPr="00EC4D3B">
        <w:rPr>
          <w:b/>
          <w:bCs/>
          <w:szCs w:val="18"/>
        </w:rPr>
        <w:t>Descrip</w:t>
      </w:r>
      <w:r>
        <w:rPr>
          <w:b/>
          <w:bCs/>
          <w:szCs w:val="18"/>
        </w:rPr>
        <w:t>ción</w:t>
      </w:r>
      <w:r w:rsidRPr="00EC4D3B">
        <w:rPr>
          <w:b/>
          <w:bCs/>
          <w:szCs w:val="18"/>
        </w:rPr>
        <w:t>:</w:t>
      </w:r>
      <w:r>
        <w:rPr>
          <w:b/>
          <w:bCs/>
          <w:szCs w:val="18"/>
        </w:rPr>
        <w:t xml:space="preserve"> </w:t>
      </w:r>
      <w:r w:rsidRPr="00EC4D3B">
        <w:rPr>
          <w:szCs w:val="18"/>
        </w:rPr>
        <w:t>En este tema las variables corresponden a las tormentas tropicales cuya trayectoria se aproxima al Estado de Campeche, presión barométrica, velocidad del viento, densidad de tormentas tropicales (1980-2023), precipitación media diaria para un periodo de retorno de 20, 50 y 100 años, coeficiente de escurrimientos, potencial de escurrimientos por día para un periodo de retorno a 20, 50 y 100 años, índice estandarizado de precipitación, NDVI reclasificado y peligro por sequía proyectado para un horizonte a largo plazo (2081-2100)</w:t>
      </w:r>
    </w:p>
    <w:p w14:paraId="3B3D013C" w14:textId="77777777" w:rsidR="005F4B1B" w:rsidRPr="00EC4D3B" w:rsidRDefault="005F4B1B" w:rsidP="005F4B1B">
      <w:pPr>
        <w:spacing w:after="0"/>
        <w:rPr>
          <w:szCs w:val="18"/>
        </w:rPr>
      </w:pPr>
      <w:r w:rsidRPr="00EC4D3B">
        <w:rPr>
          <w:szCs w:val="18"/>
        </w:rPr>
        <w:t>Variable</w:t>
      </w:r>
      <w:r>
        <w:rPr>
          <w:szCs w:val="18"/>
        </w:rPr>
        <w:t xml:space="preserve">: </w:t>
      </w:r>
      <w:r w:rsidRPr="00EC4D3B">
        <w:rPr>
          <w:szCs w:val="18"/>
        </w:rPr>
        <w:t>Tormentas tropicales cuya trayectoria se aproxima al Estado de Campeche</w:t>
      </w:r>
      <w:r>
        <w:rPr>
          <w:szCs w:val="18"/>
        </w:rPr>
        <w:t xml:space="preserve">, </w:t>
      </w:r>
      <w:r w:rsidRPr="00EC4D3B">
        <w:rPr>
          <w:szCs w:val="18"/>
        </w:rPr>
        <w:t>Presión barométrica</w:t>
      </w:r>
      <w:r>
        <w:rPr>
          <w:szCs w:val="18"/>
        </w:rPr>
        <w:t xml:space="preserve">, </w:t>
      </w:r>
      <w:r w:rsidRPr="00EC4D3B">
        <w:rPr>
          <w:szCs w:val="18"/>
        </w:rPr>
        <w:t>Velocidad del viento</w:t>
      </w:r>
      <w:r>
        <w:rPr>
          <w:szCs w:val="18"/>
        </w:rPr>
        <w:t xml:space="preserve">, </w:t>
      </w:r>
      <w:r w:rsidRPr="00EC4D3B">
        <w:rPr>
          <w:szCs w:val="18"/>
        </w:rPr>
        <w:t>Densidad de tormentas tropicales (1980-2023)</w:t>
      </w:r>
      <w:r>
        <w:rPr>
          <w:szCs w:val="18"/>
        </w:rPr>
        <w:t xml:space="preserve">, </w:t>
      </w:r>
      <w:r w:rsidRPr="00EC4D3B">
        <w:rPr>
          <w:szCs w:val="18"/>
        </w:rPr>
        <w:t>Precipitación media diaria para un periodo de retorno de 20, 50 y 100 años</w:t>
      </w:r>
      <w:r>
        <w:rPr>
          <w:szCs w:val="18"/>
        </w:rPr>
        <w:t xml:space="preserve">, </w:t>
      </w:r>
      <w:r w:rsidRPr="00EC4D3B">
        <w:rPr>
          <w:szCs w:val="18"/>
        </w:rPr>
        <w:t>Índice Estandarizado de precipitación</w:t>
      </w:r>
      <w:r>
        <w:rPr>
          <w:szCs w:val="18"/>
        </w:rPr>
        <w:t xml:space="preserve">, </w:t>
      </w:r>
      <w:r w:rsidRPr="00EC4D3B">
        <w:rPr>
          <w:szCs w:val="18"/>
        </w:rPr>
        <w:t>NDVI reclasificado</w:t>
      </w:r>
      <w:r>
        <w:rPr>
          <w:szCs w:val="18"/>
        </w:rPr>
        <w:t xml:space="preserve">, </w:t>
      </w:r>
      <w:r w:rsidRPr="00EC4D3B">
        <w:rPr>
          <w:szCs w:val="18"/>
        </w:rPr>
        <w:t>Peligro por sequía proyectado para un horizonte a largo plazo (2081-2100)</w:t>
      </w:r>
      <w:r>
        <w:rPr>
          <w:szCs w:val="18"/>
        </w:rPr>
        <w:t>.</w:t>
      </w:r>
    </w:p>
    <w:p w14:paraId="2E6527FA" w14:textId="77777777" w:rsidR="005F4B1B" w:rsidRPr="00EC4D3B" w:rsidRDefault="005F4B1B" w:rsidP="005F4B1B">
      <w:pPr>
        <w:spacing w:after="0"/>
        <w:rPr>
          <w:szCs w:val="18"/>
        </w:rPr>
      </w:pPr>
      <w:r w:rsidRPr="00EC4D3B">
        <w:rPr>
          <w:b/>
          <w:bCs/>
          <w:szCs w:val="18"/>
        </w:rPr>
        <w:t>Capas utilizadas</w:t>
      </w:r>
      <w:r w:rsidRPr="00EC4D3B">
        <w:rPr>
          <w:szCs w:val="18"/>
        </w:rPr>
        <w:t>: C04_SEQUIALX_OPMATPG_2023</w:t>
      </w:r>
      <w:r>
        <w:rPr>
          <w:szCs w:val="18"/>
        </w:rPr>
        <w:t xml:space="preserve">, </w:t>
      </w:r>
      <w:r w:rsidRPr="00EC4D3B">
        <w:rPr>
          <w:szCs w:val="18"/>
        </w:rPr>
        <w:t>R04_VVIENTO_NOAA_2023</w:t>
      </w:r>
      <w:r>
        <w:rPr>
          <w:szCs w:val="18"/>
        </w:rPr>
        <w:t xml:space="preserve">, </w:t>
      </w:r>
      <w:r w:rsidRPr="00EC4D3B">
        <w:rPr>
          <w:szCs w:val="18"/>
        </w:rPr>
        <w:t>R04_PRESBAR_NOAA_2023, R04_PELIGROS_OPTMAG_2023</w:t>
      </w:r>
      <w:r>
        <w:rPr>
          <w:szCs w:val="18"/>
        </w:rPr>
        <w:t xml:space="preserve">, </w:t>
      </w:r>
      <w:r w:rsidRPr="00EC4D3B">
        <w:rPr>
          <w:szCs w:val="18"/>
        </w:rPr>
        <w:t>R04_NDVI_NASA_2023</w:t>
      </w:r>
      <w:r>
        <w:rPr>
          <w:szCs w:val="18"/>
        </w:rPr>
        <w:t xml:space="preserve"> y </w:t>
      </w:r>
      <w:r w:rsidRPr="00EC4D3B">
        <w:rPr>
          <w:szCs w:val="18"/>
        </w:rPr>
        <w:t>C04_TTROP_NOAA_2023</w:t>
      </w:r>
      <w:r>
        <w:rPr>
          <w:szCs w:val="18"/>
        </w:rPr>
        <w:t>.</w:t>
      </w:r>
    </w:p>
    <w:p w14:paraId="79BB6434" w14:textId="77777777" w:rsidR="005F4B1B" w:rsidRPr="00EC4D3B" w:rsidRDefault="005F4B1B" w:rsidP="005F4B1B">
      <w:pPr>
        <w:spacing w:after="0"/>
        <w:rPr>
          <w:szCs w:val="18"/>
        </w:rPr>
      </w:pPr>
      <w:r w:rsidRPr="00EC4D3B">
        <w:rPr>
          <w:b/>
          <w:bCs/>
          <w:szCs w:val="18"/>
        </w:rPr>
        <w:t>Descripción analítica:</w:t>
      </w:r>
      <w:r>
        <w:rPr>
          <w:b/>
          <w:bCs/>
          <w:szCs w:val="18"/>
        </w:rPr>
        <w:t xml:space="preserve"> </w:t>
      </w:r>
      <w:r w:rsidRPr="00EC4D3B">
        <w:rPr>
          <w:szCs w:val="18"/>
        </w:rPr>
        <w:t xml:space="preserve">Tormentas tropicales cuya trayectoria se aproxima al Estado de Campeche de 1980 a 2023: Tabla 55. (Año/Nombre/Naturaleza): 1980/Hermine/Tormenta tropical, 1986/Sin nombre/Tormenta tropical, 1988/Debby/Tormenta tropical, 1990/Diana/Tormenta tropical, 1993/Gert/Tormenta tropical, 1995/Roxanne/Tormenta tropical, 1996/Dolly/Tormenta tropical, 1998/Mitch/Tormenta tropical, 1999/Katrina/Tormenta tropical, 2000/Keith/Tormenta tropical, 2001/Chantal/Tormenta tropical, 2002/Isidore/Tormenta tropical, 2005/Stan/Tormenta tropical, 2007/Dean/Tormenta tropical, 2008/Arthur/Tormenta tropical, 2008/Marco/Tormenta tropical, 2010/Richard/Perturbación, 2010/Alex/Tormenta tropical, 2010/Karl/Tormenta tropical, </w:t>
      </w:r>
      <w:r w:rsidRPr="00EC4D3B">
        <w:rPr>
          <w:szCs w:val="18"/>
        </w:rPr>
        <w:lastRenderedPageBreak/>
        <w:t>2010/Richard/Tormenta tropical, 2011/Harvey/Tormenta tropical, 2012/Helene/Perturbación, 2012/Ernesto/Tormenta tropical, 2013/Barry/Tormenta tropical, 2014/Hanna/Perturbación, 2016/Earl/Tormenta tropical, 2017/Harvey/Perturbación, 2017/Franklin/Tormenta tropical, 2020/Cristobal/Tormenta tropical, 2021/Grace/Tormenta tropical, 2022/Lisa/Tormenta tropical</w:t>
      </w:r>
      <w:r>
        <w:rPr>
          <w:szCs w:val="18"/>
        </w:rPr>
        <w:t>.</w:t>
      </w:r>
    </w:p>
    <w:p w14:paraId="25001C8C" w14:textId="77777777" w:rsidR="005F4B1B" w:rsidRPr="00EC4D3B" w:rsidRDefault="005F4B1B" w:rsidP="005F4B1B">
      <w:pPr>
        <w:rPr>
          <w:b/>
          <w:bCs/>
          <w:szCs w:val="18"/>
        </w:rPr>
      </w:pPr>
      <w:r>
        <w:rPr>
          <w:b/>
          <w:bCs/>
          <w:szCs w:val="18"/>
        </w:rPr>
        <w:t>Descripción n</w:t>
      </w:r>
      <w:r w:rsidRPr="00EC4D3B">
        <w:rPr>
          <w:b/>
          <w:bCs/>
          <w:szCs w:val="18"/>
        </w:rPr>
        <w:t>arrativa:</w:t>
      </w:r>
      <w:r>
        <w:rPr>
          <w:b/>
          <w:bCs/>
          <w:szCs w:val="18"/>
        </w:rPr>
        <w:t xml:space="preserve"> </w:t>
      </w:r>
      <w:r w:rsidRPr="00EC4D3B">
        <w:rPr>
          <w:szCs w:val="18"/>
        </w:rPr>
        <w:t>Los principales peligros hidrometeorológicos son: tormentas tropicales (que afectan principalmente la zona costera), inundaciones (especialmente en el suroeste, en Palizada y Carmen), sequías (en el norte) y los fenómenos de Nortes (vientos fríos del invierno que generan lluvias y oleaje en la costa)</w:t>
      </w:r>
    </w:p>
    <w:p w14:paraId="1053F1DE"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44</w:t>
      </w:r>
      <w:r>
        <w:rPr>
          <w:noProof/>
        </w:rPr>
        <w:fldChar w:fldCharType="end"/>
      </w:r>
      <w:r>
        <w:t xml:space="preserve"> Ficha técnica de los Peligros hidrometereológicos</w:t>
      </w:r>
    </w:p>
    <w:tbl>
      <w:tblPr>
        <w:tblStyle w:val="Tablaconcuadrcula"/>
        <w:tblW w:w="0" w:type="auto"/>
        <w:tblLook w:val="04A0" w:firstRow="1" w:lastRow="0" w:firstColumn="1" w:lastColumn="0" w:noHBand="0" w:noVBand="1"/>
      </w:tblPr>
      <w:tblGrid>
        <w:gridCol w:w="2832"/>
        <w:gridCol w:w="2832"/>
        <w:gridCol w:w="931"/>
        <w:gridCol w:w="2233"/>
      </w:tblGrid>
      <w:tr w:rsidR="005F4B1B" w:rsidRPr="00EC4D3B" w14:paraId="66645A10" w14:textId="77777777" w:rsidTr="00BD2B64">
        <w:trPr>
          <w:trHeight w:val="180"/>
        </w:trPr>
        <w:tc>
          <w:tcPr>
            <w:tcW w:w="0" w:type="auto"/>
            <w:gridSpan w:val="4"/>
            <w:shd w:val="clear" w:color="auto" w:fill="156082" w:themeFill="accent1"/>
            <w:vAlign w:val="center"/>
            <w:hideMark/>
          </w:tcPr>
          <w:p w14:paraId="7F727E4D" w14:textId="77777777" w:rsidR="005F4B1B" w:rsidRPr="00EC4D3B" w:rsidRDefault="005F4B1B" w:rsidP="00BD2B64">
            <w:pPr>
              <w:spacing w:line="259" w:lineRule="auto"/>
              <w:jc w:val="center"/>
              <w:rPr>
                <w:b/>
                <w:bCs/>
                <w:color w:val="FFFFFF" w:themeColor="background1"/>
                <w:szCs w:val="18"/>
              </w:rPr>
            </w:pPr>
            <w:r>
              <w:rPr>
                <w:b/>
                <w:bCs/>
                <w:color w:val="FFFFFF" w:themeColor="background1"/>
                <w:szCs w:val="18"/>
              </w:rPr>
              <w:t>Peligros hidrometeorológicos</w:t>
            </w:r>
          </w:p>
        </w:tc>
      </w:tr>
      <w:tr w:rsidR="005F4B1B" w:rsidRPr="00EC4D3B" w14:paraId="58AD32A5" w14:textId="77777777" w:rsidTr="00BD2B64">
        <w:trPr>
          <w:trHeight w:val="180"/>
        </w:trPr>
        <w:tc>
          <w:tcPr>
            <w:tcW w:w="0" w:type="auto"/>
            <w:gridSpan w:val="4"/>
            <w:shd w:val="clear" w:color="auto" w:fill="156082" w:themeFill="accent1"/>
            <w:vAlign w:val="center"/>
            <w:hideMark/>
          </w:tcPr>
          <w:p w14:paraId="32E00F06"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Descriptivo</w:t>
            </w:r>
          </w:p>
        </w:tc>
      </w:tr>
      <w:tr w:rsidR="005F4B1B" w:rsidRPr="00EC4D3B" w14:paraId="6F3DC3EF" w14:textId="77777777" w:rsidTr="00BD2B64">
        <w:trPr>
          <w:trHeight w:val="180"/>
        </w:trPr>
        <w:tc>
          <w:tcPr>
            <w:tcW w:w="0" w:type="auto"/>
            <w:shd w:val="clear" w:color="auto" w:fill="156082" w:themeFill="accent1"/>
            <w:vAlign w:val="center"/>
            <w:hideMark/>
          </w:tcPr>
          <w:p w14:paraId="077CB923"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Definición</w:t>
            </w:r>
          </w:p>
        </w:tc>
        <w:tc>
          <w:tcPr>
            <w:tcW w:w="0" w:type="auto"/>
            <w:shd w:val="clear" w:color="auto" w:fill="156082" w:themeFill="accent1"/>
            <w:vAlign w:val="center"/>
            <w:hideMark/>
          </w:tcPr>
          <w:p w14:paraId="56D73B58"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Variables</w:t>
            </w:r>
          </w:p>
        </w:tc>
        <w:tc>
          <w:tcPr>
            <w:tcW w:w="0" w:type="auto"/>
            <w:gridSpan w:val="2"/>
            <w:shd w:val="clear" w:color="auto" w:fill="156082" w:themeFill="accent1"/>
            <w:vAlign w:val="center"/>
            <w:hideMark/>
          </w:tcPr>
          <w:p w14:paraId="1A0C91B0" w14:textId="77777777" w:rsidR="005F4B1B" w:rsidRPr="00EC4D3B" w:rsidRDefault="005F4B1B" w:rsidP="00BD2B64">
            <w:pPr>
              <w:spacing w:line="259" w:lineRule="auto"/>
              <w:jc w:val="center"/>
              <w:rPr>
                <w:b/>
                <w:bCs/>
                <w:color w:val="FFFFFF" w:themeColor="background1"/>
                <w:szCs w:val="18"/>
              </w:rPr>
            </w:pPr>
            <w:r w:rsidRPr="00EC4D3B">
              <w:rPr>
                <w:b/>
                <w:bCs/>
                <w:color w:val="FFFFFF" w:themeColor="background1"/>
                <w:szCs w:val="18"/>
              </w:rPr>
              <w:t>Capas utilizadas</w:t>
            </w:r>
          </w:p>
        </w:tc>
      </w:tr>
      <w:tr w:rsidR="005F4B1B" w:rsidRPr="00EC4D3B" w14:paraId="32BC544F" w14:textId="77777777" w:rsidTr="00BD2B64">
        <w:trPr>
          <w:trHeight w:val="180"/>
        </w:trPr>
        <w:tc>
          <w:tcPr>
            <w:tcW w:w="0" w:type="auto"/>
            <w:vAlign w:val="center"/>
            <w:hideMark/>
          </w:tcPr>
          <w:p w14:paraId="2F928E1A" w14:textId="77777777" w:rsidR="005F4B1B" w:rsidRPr="00EC4D3B" w:rsidRDefault="005F4B1B" w:rsidP="00BD2B64">
            <w:pPr>
              <w:jc w:val="center"/>
              <w:rPr>
                <w:szCs w:val="18"/>
              </w:rPr>
            </w:pPr>
            <w:r w:rsidRPr="00EC4D3B">
              <w:rPr>
                <w:szCs w:val="18"/>
              </w:rPr>
              <w:t>En este tema la variables corresponden a las tormentas tropicales cuya trayectoria se aproxima al Estado de Campeche, presión barométrica, velocidad del viento, densidad de tormentas tropicales (1980-2023), precipitación media diaria para un periodo de retorno de 20, 50 y 100 años, coeficiente de escurrimientos, potencial de escurrimientos por día para un periodo de retorno a 20, 50 y 100 años, índice estandarizado de precipitación, NDVI reclasificado y peligro por sequía proyectado para un horizonte a largo plazo (2081-2100)</w:t>
            </w:r>
          </w:p>
        </w:tc>
        <w:tc>
          <w:tcPr>
            <w:tcW w:w="0" w:type="auto"/>
            <w:vAlign w:val="center"/>
            <w:hideMark/>
          </w:tcPr>
          <w:p w14:paraId="2462530A" w14:textId="77777777" w:rsidR="005F4B1B" w:rsidRPr="00EC4D3B" w:rsidRDefault="005F4B1B" w:rsidP="00BD2B64">
            <w:pPr>
              <w:jc w:val="center"/>
              <w:rPr>
                <w:szCs w:val="18"/>
              </w:rPr>
            </w:pPr>
            <w:r w:rsidRPr="00EC4D3B">
              <w:rPr>
                <w:szCs w:val="18"/>
              </w:rPr>
              <w:t>Tormentas tropicales cuya trayectoria se aproxima al Estado de Campeche, presión barométrica, velocidad del viento, densidad de tormentas tropicales (1980-2023), precipitación media diaria para un periodo de retorno de 20, 50 y 100 años, coeficiente de escurrimientos, potencial de escurrimientos por día para un periodo de retorno a 20, 50 y 100 años, índice estandarizado de precipitación, NDVI reclasificado y peligro por sequía proyectado para un horizonte a largo plazo (2081-2100)</w:t>
            </w:r>
          </w:p>
          <w:p w14:paraId="6B186712" w14:textId="77777777" w:rsidR="005F4B1B" w:rsidRPr="00EC4D3B" w:rsidRDefault="005F4B1B" w:rsidP="00BD2B64">
            <w:pPr>
              <w:jc w:val="center"/>
              <w:rPr>
                <w:szCs w:val="18"/>
              </w:rPr>
            </w:pPr>
          </w:p>
        </w:tc>
        <w:tc>
          <w:tcPr>
            <w:tcW w:w="0" w:type="auto"/>
            <w:gridSpan w:val="2"/>
            <w:vAlign w:val="center"/>
            <w:hideMark/>
          </w:tcPr>
          <w:p w14:paraId="2236FF79" w14:textId="77777777" w:rsidR="005F4B1B" w:rsidRPr="00EC4D3B" w:rsidRDefault="005F4B1B" w:rsidP="00BD2B64">
            <w:pPr>
              <w:jc w:val="center"/>
              <w:rPr>
                <w:szCs w:val="18"/>
              </w:rPr>
            </w:pPr>
            <w:r w:rsidRPr="00EC4D3B">
              <w:rPr>
                <w:szCs w:val="18"/>
              </w:rPr>
              <w:t>C04_SEQUIALX_OPMATPG_2023</w:t>
            </w:r>
          </w:p>
          <w:p w14:paraId="32F38805" w14:textId="77777777" w:rsidR="005F4B1B" w:rsidRPr="00EC4D3B" w:rsidRDefault="005F4B1B" w:rsidP="00BD2B64">
            <w:pPr>
              <w:jc w:val="center"/>
              <w:rPr>
                <w:szCs w:val="18"/>
              </w:rPr>
            </w:pPr>
            <w:r w:rsidRPr="00EC4D3B">
              <w:rPr>
                <w:szCs w:val="18"/>
              </w:rPr>
              <w:t>R04_VVIENTO_NOAA_2023</w:t>
            </w:r>
            <w:r w:rsidRPr="00EC4D3B">
              <w:rPr>
                <w:szCs w:val="18"/>
                <w:vertAlign w:val="superscript"/>
              </w:rPr>
              <w:t xml:space="preserve"> (1)</w:t>
            </w:r>
          </w:p>
          <w:p w14:paraId="43B5F119" w14:textId="77777777" w:rsidR="005F4B1B" w:rsidRPr="00EC4D3B" w:rsidRDefault="005F4B1B" w:rsidP="00BD2B64">
            <w:pPr>
              <w:jc w:val="center"/>
              <w:rPr>
                <w:szCs w:val="18"/>
              </w:rPr>
            </w:pPr>
            <w:r w:rsidRPr="00EC4D3B">
              <w:rPr>
                <w:szCs w:val="18"/>
              </w:rPr>
              <w:t>R04_PRESBAR_NOAA_2023</w:t>
            </w:r>
            <w:r w:rsidRPr="00EC4D3B">
              <w:rPr>
                <w:szCs w:val="18"/>
                <w:vertAlign w:val="superscript"/>
              </w:rPr>
              <w:t xml:space="preserve"> (1)</w:t>
            </w:r>
          </w:p>
          <w:p w14:paraId="35EF1849" w14:textId="77777777" w:rsidR="005F4B1B" w:rsidRPr="00EC4D3B" w:rsidRDefault="005F4B1B" w:rsidP="00BD2B64">
            <w:pPr>
              <w:jc w:val="center"/>
              <w:rPr>
                <w:szCs w:val="18"/>
              </w:rPr>
            </w:pPr>
            <w:r w:rsidRPr="00EC4D3B">
              <w:rPr>
                <w:szCs w:val="18"/>
              </w:rPr>
              <w:t>R04_PELIGROS_OPTMAG_2023</w:t>
            </w:r>
          </w:p>
          <w:p w14:paraId="308377F2" w14:textId="77777777" w:rsidR="005F4B1B" w:rsidRPr="00EC4D3B" w:rsidRDefault="005F4B1B" w:rsidP="00BD2B64">
            <w:pPr>
              <w:jc w:val="center"/>
              <w:rPr>
                <w:szCs w:val="18"/>
              </w:rPr>
            </w:pPr>
            <w:r w:rsidRPr="00EC4D3B">
              <w:rPr>
                <w:szCs w:val="18"/>
              </w:rPr>
              <w:t>R04_NDVI_NASA_2023</w:t>
            </w:r>
          </w:p>
          <w:p w14:paraId="3E9D4712" w14:textId="77777777" w:rsidR="005F4B1B" w:rsidRPr="00EC4D3B" w:rsidRDefault="005F4B1B" w:rsidP="00BD2B64">
            <w:pPr>
              <w:jc w:val="center"/>
              <w:rPr>
                <w:szCs w:val="18"/>
              </w:rPr>
            </w:pPr>
            <w:r w:rsidRPr="00EC4D3B">
              <w:rPr>
                <w:szCs w:val="18"/>
              </w:rPr>
              <w:t>C04_TTROP_NOAA_2023</w:t>
            </w:r>
          </w:p>
        </w:tc>
      </w:tr>
      <w:tr w:rsidR="005F4B1B" w:rsidRPr="00EC4D3B" w14:paraId="254FCF85" w14:textId="77777777" w:rsidTr="00BD2B64">
        <w:trPr>
          <w:trHeight w:val="180"/>
        </w:trPr>
        <w:tc>
          <w:tcPr>
            <w:tcW w:w="0" w:type="auto"/>
            <w:gridSpan w:val="4"/>
            <w:shd w:val="clear" w:color="auto" w:fill="156082" w:themeFill="accent1"/>
            <w:vAlign w:val="center"/>
            <w:hideMark/>
          </w:tcPr>
          <w:p w14:paraId="7DFB1B36" w14:textId="77777777" w:rsidR="005F4B1B" w:rsidRPr="0088233D" w:rsidRDefault="005F4B1B" w:rsidP="00BD2B64">
            <w:pPr>
              <w:spacing w:line="259" w:lineRule="auto"/>
              <w:jc w:val="center"/>
              <w:rPr>
                <w:b/>
                <w:bCs/>
                <w:color w:val="FFFFFF" w:themeColor="background1"/>
                <w:szCs w:val="18"/>
              </w:rPr>
            </w:pPr>
            <w:r w:rsidRPr="0088233D">
              <w:rPr>
                <w:b/>
                <w:bCs/>
                <w:color w:val="FFFFFF" w:themeColor="background1"/>
                <w:szCs w:val="18"/>
              </w:rPr>
              <w:t>Analítico</w:t>
            </w:r>
          </w:p>
        </w:tc>
      </w:tr>
      <w:tr w:rsidR="005F4B1B" w:rsidRPr="00EC4D3B" w14:paraId="2248B164" w14:textId="77777777" w:rsidTr="00BD2B64">
        <w:trPr>
          <w:trHeight w:val="180"/>
        </w:trPr>
        <w:tc>
          <w:tcPr>
            <w:tcW w:w="0" w:type="auto"/>
            <w:gridSpan w:val="2"/>
            <w:shd w:val="clear" w:color="auto" w:fill="156082" w:themeFill="accent1"/>
            <w:vAlign w:val="center"/>
            <w:hideMark/>
          </w:tcPr>
          <w:p w14:paraId="01D8E02F" w14:textId="77777777" w:rsidR="005F4B1B" w:rsidRPr="0088233D" w:rsidRDefault="005F4B1B" w:rsidP="00BD2B64">
            <w:pPr>
              <w:spacing w:line="259" w:lineRule="auto"/>
              <w:jc w:val="center"/>
              <w:rPr>
                <w:b/>
                <w:bCs/>
                <w:color w:val="FFFFFF" w:themeColor="background1"/>
                <w:szCs w:val="18"/>
              </w:rPr>
            </w:pPr>
            <w:r w:rsidRPr="0088233D">
              <w:rPr>
                <w:b/>
                <w:bCs/>
                <w:color w:val="FFFFFF" w:themeColor="background1"/>
                <w:szCs w:val="18"/>
              </w:rPr>
              <w:t>Tormentas tropicales</w:t>
            </w:r>
          </w:p>
        </w:tc>
        <w:tc>
          <w:tcPr>
            <w:tcW w:w="0" w:type="auto"/>
            <w:shd w:val="clear" w:color="auto" w:fill="156082" w:themeFill="accent1"/>
            <w:vAlign w:val="center"/>
            <w:hideMark/>
          </w:tcPr>
          <w:p w14:paraId="781D2DC2" w14:textId="77777777" w:rsidR="005F4B1B" w:rsidRPr="0088233D" w:rsidRDefault="005F4B1B" w:rsidP="00BD2B64">
            <w:pPr>
              <w:spacing w:line="259" w:lineRule="auto"/>
              <w:jc w:val="center"/>
              <w:rPr>
                <w:b/>
                <w:bCs/>
                <w:color w:val="FFFFFF" w:themeColor="background1"/>
                <w:szCs w:val="18"/>
              </w:rPr>
            </w:pPr>
            <w:r w:rsidRPr="0088233D">
              <w:rPr>
                <w:b/>
                <w:bCs/>
                <w:color w:val="FFFFFF" w:themeColor="background1"/>
                <w:szCs w:val="18"/>
              </w:rPr>
              <w:t>Año</w:t>
            </w:r>
          </w:p>
        </w:tc>
        <w:tc>
          <w:tcPr>
            <w:tcW w:w="0" w:type="auto"/>
            <w:shd w:val="clear" w:color="auto" w:fill="156082" w:themeFill="accent1"/>
            <w:vAlign w:val="center"/>
            <w:hideMark/>
          </w:tcPr>
          <w:p w14:paraId="12715EA6" w14:textId="77777777" w:rsidR="005F4B1B" w:rsidRPr="0088233D" w:rsidRDefault="005F4B1B" w:rsidP="00BD2B64">
            <w:pPr>
              <w:spacing w:line="259" w:lineRule="auto"/>
              <w:jc w:val="center"/>
              <w:rPr>
                <w:b/>
                <w:bCs/>
                <w:color w:val="FFFFFF" w:themeColor="background1"/>
                <w:szCs w:val="18"/>
              </w:rPr>
            </w:pPr>
            <w:r w:rsidRPr="0088233D">
              <w:rPr>
                <w:b/>
                <w:bCs/>
                <w:color w:val="FFFFFF" w:themeColor="background1"/>
                <w:szCs w:val="18"/>
              </w:rPr>
              <w:t>Naturaleza</w:t>
            </w:r>
          </w:p>
        </w:tc>
      </w:tr>
      <w:tr w:rsidR="005F4B1B" w:rsidRPr="00EC4D3B" w14:paraId="571539A7" w14:textId="77777777" w:rsidTr="00BD2B64">
        <w:trPr>
          <w:trHeight w:val="180"/>
        </w:trPr>
        <w:tc>
          <w:tcPr>
            <w:tcW w:w="0" w:type="auto"/>
            <w:gridSpan w:val="2"/>
            <w:vAlign w:val="center"/>
            <w:hideMark/>
          </w:tcPr>
          <w:p w14:paraId="59CA0DD0" w14:textId="77777777" w:rsidR="005F4B1B" w:rsidRPr="00EC4D3B" w:rsidRDefault="005F4B1B" w:rsidP="00BD2B64">
            <w:pPr>
              <w:jc w:val="center"/>
              <w:rPr>
                <w:szCs w:val="18"/>
              </w:rPr>
            </w:pPr>
            <w:r w:rsidRPr="00EC4D3B">
              <w:rPr>
                <w:szCs w:val="18"/>
              </w:rPr>
              <w:t>Hermine</w:t>
            </w:r>
          </w:p>
        </w:tc>
        <w:tc>
          <w:tcPr>
            <w:tcW w:w="0" w:type="auto"/>
            <w:vAlign w:val="center"/>
            <w:hideMark/>
          </w:tcPr>
          <w:p w14:paraId="3780BF27" w14:textId="77777777" w:rsidR="005F4B1B" w:rsidRPr="00EC4D3B" w:rsidRDefault="005F4B1B" w:rsidP="00BD2B64">
            <w:pPr>
              <w:spacing w:after="160"/>
              <w:jc w:val="center"/>
              <w:rPr>
                <w:szCs w:val="18"/>
              </w:rPr>
            </w:pPr>
            <w:r w:rsidRPr="00EC4D3B">
              <w:rPr>
                <w:szCs w:val="18"/>
              </w:rPr>
              <w:t>1980</w:t>
            </w:r>
          </w:p>
        </w:tc>
        <w:tc>
          <w:tcPr>
            <w:tcW w:w="0" w:type="auto"/>
            <w:vAlign w:val="center"/>
            <w:hideMark/>
          </w:tcPr>
          <w:p w14:paraId="613205CB" w14:textId="77777777" w:rsidR="005F4B1B" w:rsidRPr="00EC4D3B" w:rsidRDefault="005F4B1B" w:rsidP="00BD2B64">
            <w:pPr>
              <w:spacing w:after="160"/>
              <w:jc w:val="center"/>
              <w:rPr>
                <w:szCs w:val="18"/>
              </w:rPr>
            </w:pPr>
            <w:r w:rsidRPr="00EC4D3B">
              <w:rPr>
                <w:szCs w:val="18"/>
              </w:rPr>
              <w:t>Tormenta tropical</w:t>
            </w:r>
          </w:p>
        </w:tc>
      </w:tr>
      <w:tr w:rsidR="005F4B1B" w:rsidRPr="00EC4D3B" w14:paraId="006BD1DA" w14:textId="77777777" w:rsidTr="00BD2B64">
        <w:trPr>
          <w:trHeight w:val="180"/>
        </w:trPr>
        <w:tc>
          <w:tcPr>
            <w:tcW w:w="0" w:type="auto"/>
            <w:gridSpan w:val="2"/>
            <w:vAlign w:val="center"/>
            <w:hideMark/>
          </w:tcPr>
          <w:p w14:paraId="64518DA3" w14:textId="77777777" w:rsidR="005F4B1B" w:rsidRPr="00EC4D3B" w:rsidRDefault="005F4B1B" w:rsidP="00BD2B64">
            <w:pPr>
              <w:spacing w:after="160"/>
              <w:jc w:val="center"/>
              <w:rPr>
                <w:szCs w:val="18"/>
              </w:rPr>
            </w:pPr>
            <w:r w:rsidRPr="00EC4D3B">
              <w:rPr>
                <w:szCs w:val="18"/>
              </w:rPr>
              <w:t>Sin nombre</w:t>
            </w:r>
          </w:p>
        </w:tc>
        <w:tc>
          <w:tcPr>
            <w:tcW w:w="0" w:type="auto"/>
            <w:vAlign w:val="center"/>
            <w:hideMark/>
          </w:tcPr>
          <w:p w14:paraId="27B39B7B" w14:textId="77777777" w:rsidR="005F4B1B" w:rsidRPr="00EC4D3B" w:rsidRDefault="005F4B1B" w:rsidP="00BD2B64">
            <w:pPr>
              <w:spacing w:after="160"/>
              <w:jc w:val="center"/>
              <w:rPr>
                <w:szCs w:val="18"/>
              </w:rPr>
            </w:pPr>
            <w:r w:rsidRPr="00EC4D3B">
              <w:rPr>
                <w:szCs w:val="18"/>
              </w:rPr>
              <w:t>1986</w:t>
            </w:r>
          </w:p>
        </w:tc>
        <w:tc>
          <w:tcPr>
            <w:tcW w:w="0" w:type="auto"/>
            <w:vAlign w:val="center"/>
            <w:hideMark/>
          </w:tcPr>
          <w:p w14:paraId="30607B6D" w14:textId="77777777" w:rsidR="005F4B1B" w:rsidRPr="00EC4D3B" w:rsidRDefault="005F4B1B" w:rsidP="00BD2B64">
            <w:pPr>
              <w:spacing w:after="160"/>
              <w:jc w:val="center"/>
              <w:rPr>
                <w:szCs w:val="18"/>
              </w:rPr>
            </w:pPr>
            <w:r w:rsidRPr="00EC4D3B">
              <w:rPr>
                <w:szCs w:val="18"/>
              </w:rPr>
              <w:t>Tormenta tropical</w:t>
            </w:r>
          </w:p>
        </w:tc>
      </w:tr>
      <w:tr w:rsidR="005F4B1B" w:rsidRPr="00EC4D3B" w14:paraId="0D0E6E5C" w14:textId="77777777" w:rsidTr="00BD2B64">
        <w:trPr>
          <w:trHeight w:val="180"/>
        </w:trPr>
        <w:tc>
          <w:tcPr>
            <w:tcW w:w="0" w:type="auto"/>
            <w:gridSpan w:val="2"/>
            <w:vAlign w:val="center"/>
            <w:hideMark/>
          </w:tcPr>
          <w:p w14:paraId="435E5616" w14:textId="77777777" w:rsidR="005F4B1B" w:rsidRPr="00EC4D3B" w:rsidRDefault="005F4B1B" w:rsidP="00BD2B64">
            <w:pPr>
              <w:spacing w:after="160"/>
              <w:jc w:val="center"/>
              <w:rPr>
                <w:szCs w:val="18"/>
              </w:rPr>
            </w:pPr>
            <w:r w:rsidRPr="00EC4D3B">
              <w:rPr>
                <w:szCs w:val="18"/>
              </w:rPr>
              <w:t>Debby</w:t>
            </w:r>
          </w:p>
        </w:tc>
        <w:tc>
          <w:tcPr>
            <w:tcW w:w="0" w:type="auto"/>
            <w:vAlign w:val="center"/>
            <w:hideMark/>
          </w:tcPr>
          <w:p w14:paraId="1519652F" w14:textId="77777777" w:rsidR="005F4B1B" w:rsidRPr="00EC4D3B" w:rsidRDefault="005F4B1B" w:rsidP="00BD2B64">
            <w:pPr>
              <w:spacing w:after="160"/>
              <w:jc w:val="center"/>
              <w:rPr>
                <w:szCs w:val="18"/>
              </w:rPr>
            </w:pPr>
            <w:r w:rsidRPr="00EC4D3B">
              <w:rPr>
                <w:szCs w:val="18"/>
              </w:rPr>
              <w:t>1988</w:t>
            </w:r>
          </w:p>
        </w:tc>
        <w:tc>
          <w:tcPr>
            <w:tcW w:w="0" w:type="auto"/>
            <w:vAlign w:val="center"/>
            <w:hideMark/>
          </w:tcPr>
          <w:p w14:paraId="0A4B7D31" w14:textId="77777777" w:rsidR="005F4B1B" w:rsidRPr="00EC4D3B" w:rsidRDefault="005F4B1B" w:rsidP="00BD2B64">
            <w:pPr>
              <w:spacing w:after="160"/>
              <w:jc w:val="center"/>
              <w:rPr>
                <w:szCs w:val="18"/>
              </w:rPr>
            </w:pPr>
            <w:r w:rsidRPr="00EC4D3B">
              <w:rPr>
                <w:szCs w:val="18"/>
              </w:rPr>
              <w:t>Tormenta tropical</w:t>
            </w:r>
          </w:p>
        </w:tc>
      </w:tr>
      <w:tr w:rsidR="005F4B1B" w:rsidRPr="00EC4D3B" w14:paraId="62AD1740" w14:textId="77777777" w:rsidTr="00BD2B64">
        <w:trPr>
          <w:trHeight w:val="180"/>
        </w:trPr>
        <w:tc>
          <w:tcPr>
            <w:tcW w:w="0" w:type="auto"/>
            <w:gridSpan w:val="2"/>
            <w:vAlign w:val="center"/>
            <w:hideMark/>
          </w:tcPr>
          <w:p w14:paraId="7DAC83AE" w14:textId="77777777" w:rsidR="005F4B1B" w:rsidRPr="00EC4D3B" w:rsidRDefault="005F4B1B" w:rsidP="00BD2B64">
            <w:pPr>
              <w:spacing w:after="160"/>
              <w:jc w:val="center"/>
              <w:rPr>
                <w:szCs w:val="18"/>
              </w:rPr>
            </w:pPr>
            <w:r w:rsidRPr="00EC4D3B">
              <w:rPr>
                <w:szCs w:val="18"/>
              </w:rPr>
              <w:t>Diana</w:t>
            </w:r>
          </w:p>
        </w:tc>
        <w:tc>
          <w:tcPr>
            <w:tcW w:w="0" w:type="auto"/>
            <w:vAlign w:val="center"/>
            <w:hideMark/>
          </w:tcPr>
          <w:p w14:paraId="5E449642" w14:textId="77777777" w:rsidR="005F4B1B" w:rsidRPr="00EC4D3B" w:rsidRDefault="005F4B1B" w:rsidP="00BD2B64">
            <w:pPr>
              <w:spacing w:after="160"/>
              <w:jc w:val="center"/>
              <w:rPr>
                <w:szCs w:val="18"/>
              </w:rPr>
            </w:pPr>
            <w:r w:rsidRPr="00EC4D3B">
              <w:rPr>
                <w:szCs w:val="18"/>
              </w:rPr>
              <w:t>1990</w:t>
            </w:r>
          </w:p>
        </w:tc>
        <w:tc>
          <w:tcPr>
            <w:tcW w:w="0" w:type="auto"/>
            <w:vAlign w:val="center"/>
            <w:hideMark/>
          </w:tcPr>
          <w:p w14:paraId="0845391F" w14:textId="77777777" w:rsidR="005F4B1B" w:rsidRPr="00EC4D3B" w:rsidRDefault="005F4B1B" w:rsidP="00BD2B64">
            <w:pPr>
              <w:spacing w:after="160"/>
              <w:jc w:val="center"/>
              <w:rPr>
                <w:szCs w:val="18"/>
              </w:rPr>
            </w:pPr>
            <w:r w:rsidRPr="00EC4D3B">
              <w:rPr>
                <w:szCs w:val="18"/>
              </w:rPr>
              <w:t>Tormenta tropical</w:t>
            </w:r>
          </w:p>
        </w:tc>
      </w:tr>
      <w:tr w:rsidR="005F4B1B" w:rsidRPr="00EC4D3B" w14:paraId="680E68DC" w14:textId="77777777" w:rsidTr="00BD2B64">
        <w:trPr>
          <w:trHeight w:val="180"/>
        </w:trPr>
        <w:tc>
          <w:tcPr>
            <w:tcW w:w="0" w:type="auto"/>
            <w:gridSpan w:val="2"/>
            <w:vAlign w:val="center"/>
            <w:hideMark/>
          </w:tcPr>
          <w:p w14:paraId="2561ECE9" w14:textId="77777777" w:rsidR="005F4B1B" w:rsidRPr="00EC4D3B" w:rsidRDefault="005F4B1B" w:rsidP="00BD2B64">
            <w:pPr>
              <w:spacing w:after="160"/>
              <w:jc w:val="center"/>
              <w:rPr>
                <w:szCs w:val="18"/>
              </w:rPr>
            </w:pPr>
            <w:r w:rsidRPr="00EC4D3B">
              <w:rPr>
                <w:szCs w:val="18"/>
              </w:rPr>
              <w:t>Gert</w:t>
            </w:r>
          </w:p>
        </w:tc>
        <w:tc>
          <w:tcPr>
            <w:tcW w:w="0" w:type="auto"/>
            <w:vAlign w:val="center"/>
            <w:hideMark/>
          </w:tcPr>
          <w:p w14:paraId="38CA6762" w14:textId="77777777" w:rsidR="005F4B1B" w:rsidRPr="00EC4D3B" w:rsidRDefault="005F4B1B" w:rsidP="00BD2B64">
            <w:pPr>
              <w:spacing w:after="160"/>
              <w:jc w:val="center"/>
              <w:rPr>
                <w:szCs w:val="18"/>
              </w:rPr>
            </w:pPr>
            <w:r w:rsidRPr="00EC4D3B">
              <w:rPr>
                <w:szCs w:val="18"/>
              </w:rPr>
              <w:t>1993</w:t>
            </w:r>
          </w:p>
        </w:tc>
        <w:tc>
          <w:tcPr>
            <w:tcW w:w="0" w:type="auto"/>
            <w:vAlign w:val="center"/>
            <w:hideMark/>
          </w:tcPr>
          <w:p w14:paraId="47ECF20B" w14:textId="77777777" w:rsidR="005F4B1B" w:rsidRPr="00EC4D3B" w:rsidRDefault="005F4B1B" w:rsidP="00BD2B64">
            <w:pPr>
              <w:spacing w:after="160"/>
              <w:jc w:val="center"/>
              <w:rPr>
                <w:szCs w:val="18"/>
              </w:rPr>
            </w:pPr>
            <w:r w:rsidRPr="00EC4D3B">
              <w:rPr>
                <w:szCs w:val="18"/>
              </w:rPr>
              <w:t>Tormenta tropical</w:t>
            </w:r>
          </w:p>
        </w:tc>
      </w:tr>
      <w:tr w:rsidR="005F4B1B" w:rsidRPr="00EC4D3B" w14:paraId="4042E09D" w14:textId="77777777" w:rsidTr="00BD2B64">
        <w:trPr>
          <w:trHeight w:val="180"/>
        </w:trPr>
        <w:tc>
          <w:tcPr>
            <w:tcW w:w="0" w:type="auto"/>
            <w:gridSpan w:val="2"/>
            <w:vAlign w:val="center"/>
            <w:hideMark/>
          </w:tcPr>
          <w:p w14:paraId="0BD9AA19" w14:textId="77777777" w:rsidR="005F4B1B" w:rsidRPr="00EC4D3B" w:rsidRDefault="005F4B1B" w:rsidP="00BD2B64">
            <w:pPr>
              <w:spacing w:after="160"/>
              <w:jc w:val="center"/>
              <w:rPr>
                <w:szCs w:val="18"/>
              </w:rPr>
            </w:pPr>
            <w:r w:rsidRPr="00EC4D3B">
              <w:rPr>
                <w:szCs w:val="18"/>
              </w:rPr>
              <w:t>Roxanne</w:t>
            </w:r>
          </w:p>
        </w:tc>
        <w:tc>
          <w:tcPr>
            <w:tcW w:w="0" w:type="auto"/>
            <w:vAlign w:val="center"/>
            <w:hideMark/>
          </w:tcPr>
          <w:p w14:paraId="385F4352" w14:textId="77777777" w:rsidR="005F4B1B" w:rsidRPr="00EC4D3B" w:rsidRDefault="005F4B1B" w:rsidP="00BD2B64">
            <w:pPr>
              <w:spacing w:after="160"/>
              <w:jc w:val="center"/>
              <w:rPr>
                <w:szCs w:val="18"/>
              </w:rPr>
            </w:pPr>
            <w:r w:rsidRPr="00EC4D3B">
              <w:rPr>
                <w:szCs w:val="18"/>
              </w:rPr>
              <w:t>1995</w:t>
            </w:r>
          </w:p>
        </w:tc>
        <w:tc>
          <w:tcPr>
            <w:tcW w:w="0" w:type="auto"/>
            <w:vAlign w:val="center"/>
            <w:hideMark/>
          </w:tcPr>
          <w:p w14:paraId="39A66A25" w14:textId="77777777" w:rsidR="005F4B1B" w:rsidRPr="00EC4D3B" w:rsidRDefault="005F4B1B" w:rsidP="00BD2B64">
            <w:pPr>
              <w:spacing w:after="160"/>
              <w:jc w:val="center"/>
              <w:rPr>
                <w:szCs w:val="18"/>
              </w:rPr>
            </w:pPr>
            <w:r w:rsidRPr="00EC4D3B">
              <w:rPr>
                <w:szCs w:val="18"/>
              </w:rPr>
              <w:t>Tormenta tropical</w:t>
            </w:r>
          </w:p>
        </w:tc>
      </w:tr>
      <w:tr w:rsidR="005F4B1B" w:rsidRPr="00EC4D3B" w14:paraId="011638A5" w14:textId="77777777" w:rsidTr="00BD2B64">
        <w:trPr>
          <w:trHeight w:val="180"/>
        </w:trPr>
        <w:tc>
          <w:tcPr>
            <w:tcW w:w="0" w:type="auto"/>
            <w:gridSpan w:val="2"/>
            <w:vAlign w:val="center"/>
            <w:hideMark/>
          </w:tcPr>
          <w:p w14:paraId="60AFB256" w14:textId="77777777" w:rsidR="005F4B1B" w:rsidRPr="00EC4D3B" w:rsidRDefault="005F4B1B" w:rsidP="00BD2B64">
            <w:pPr>
              <w:spacing w:after="160"/>
              <w:jc w:val="center"/>
              <w:rPr>
                <w:szCs w:val="18"/>
              </w:rPr>
            </w:pPr>
            <w:r w:rsidRPr="00EC4D3B">
              <w:rPr>
                <w:szCs w:val="18"/>
              </w:rPr>
              <w:t>Dolly</w:t>
            </w:r>
          </w:p>
        </w:tc>
        <w:tc>
          <w:tcPr>
            <w:tcW w:w="0" w:type="auto"/>
            <w:vAlign w:val="center"/>
            <w:hideMark/>
          </w:tcPr>
          <w:p w14:paraId="4F597C23" w14:textId="77777777" w:rsidR="005F4B1B" w:rsidRPr="00EC4D3B" w:rsidRDefault="005F4B1B" w:rsidP="00BD2B64">
            <w:pPr>
              <w:spacing w:after="160"/>
              <w:jc w:val="center"/>
              <w:rPr>
                <w:szCs w:val="18"/>
              </w:rPr>
            </w:pPr>
            <w:r w:rsidRPr="00EC4D3B">
              <w:rPr>
                <w:szCs w:val="18"/>
              </w:rPr>
              <w:t>1996</w:t>
            </w:r>
          </w:p>
        </w:tc>
        <w:tc>
          <w:tcPr>
            <w:tcW w:w="0" w:type="auto"/>
            <w:vAlign w:val="center"/>
            <w:hideMark/>
          </w:tcPr>
          <w:p w14:paraId="36FC1DF6" w14:textId="77777777" w:rsidR="005F4B1B" w:rsidRPr="00EC4D3B" w:rsidRDefault="005F4B1B" w:rsidP="00BD2B64">
            <w:pPr>
              <w:spacing w:after="160"/>
              <w:jc w:val="center"/>
              <w:rPr>
                <w:szCs w:val="18"/>
              </w:rPr>
            </w:pPr>
            <w:r w:rsidRPr="00EC4D3B">
              <w:rPr>
                <w:szCs w:val="18"/>
              </w:rPr>
              <w:t>Tormenta tropical</w:t>
            </w:r>
          </w:p>
        </w:tc>
      </w:tr>
      <w:tr w:rsidR="005F4B1B" w:rsidRPr="00EC4D3B" w14:paraId="74B6E0E9" w14:textId="77777777" w:rsidTr="00BD2B64">
        <w:trPr>
          <w:trHeight w:val="180"/>
        </w:trPr>
        <w:tc>
          <w:tcPr>
            <w:tcW w:w="0" w:type="auto"/>
            <w:gridSpan w:val="2"/>
            <w:vAlign w:val="center"/>
            <w:hideMark/>
          </w:tcPr>
          <w:p w14:paraId="4C87AFFD" w14:textId="77777777" w:rsidR="005F4B1B" w:rsidRPr="00EC4D3B" w:rsidRDefault="005F4B1B" w:rsidP="00BD2B64">
            <w:pPr>
              <w:spacing w:after="160"/>
              <w:jc w:val="center"/>
              <w:rPr>
                <w:szCs w:val="18"/>
              </w:rPr>
            </w:pPr>
            <w:r w:rsidRPr="00EC4D3B">
              <w:rPr>
                <w:szCs w:val="18"/>
              </w:rPr>
              <w:t>Mitch</w:t>
            </w:r>
          </w:p>
        </w:tc>
        <w:tc>
          <w:tcPr>
            <w:tcW w:w="0" w:type="auto"/>
            <w:vAlign w:val="center"/>
            <w:hideMark/>
          </w:tcPr>
          <w:p w14:paraId="0C775089" w14:textId="77777777" w:rsidR="005F4B1B" w:rsidRPr="00EC4D3B" w:rsidRDefault="005F4B1B" w:rsidP="00BD2B64">
            <w:pPr>
              <w:spacing w:after="160"/>
              <w:jc w:val="center"/>
              <w:rPr>
                <w:szCs w:val="18"/>
              </w:rPr>
            </w:pPr>
            <w:r w:rsidRPr="00EC4D3B">
              <w:rPr>
                <w:szCs w:val="18"/>
              </w:rPr>
              <w:t>1998</w:t>
            </w:r>
          </w:p>
        </w:tc>
        <w:tc>
          <w:tcPr>
            <w:tcW w:w="0" w:type="auto"/>
            <w:vAlign w:val="center"/>
            <w:hideMark/>
          </w:tcPr>
          <w:p w14:paraId="58594B9E" w14:textId="77777777" w:rsidR="005F4B1B" w:rsidRPr="00EC4D3B" w:rsidRDefault="005F4B1B" w:rsidP="00BD2B64">
            <w:pPr>
              <w:spacing w:after="160"/>
              <w:jc w:val="center"/>
              <w:rPr>
                <w:szCs w:val="18"/>
              </w:rPr>
            </w:pPr>
            <w:r w:rsidRPr="00EC4D3B">
              <w:rPr>
                <w:szCs w:val="18"/>
              </w:rPr>
              <w:t>Tormenta tropical</w:t>
            </w:r>
          </w:p>
        </w:tc>
      </w:tr>
      <w:tr w:rsidR="005F4B1B" w:rsidRPr="00EC4D3B" w14:paraId="25A704A5" w14:textId="77777777" w:rsidTr="00BD2B64">
        <w:trPr>
          <w:trHeight w:val="180"/>
        </w:trPr>
        <w:tc>
          <w:tcPr>
            <w:tcW w:w="0" w:type="auto"/>
            <w:gridSpan w:val="2"/>
            <w:vAlign w:val="center"/>
            <w:hideMark/>
          </w:tcPr>
          <w:p w14:paraId="26DF35CB" w14:textId="77777777" w:rsidR="005F4B1B" w:rsidRPr="00EC4D3B" w:rsidRDefault="005F4B1B" w:rsidP="00BD2B64">
            <w:pPr>
              <w:spacing w:after="160"/>
              <w:jc w:val="center"/>
              <w:rPr>
                <w:szCs w:val="18"/>
              </w:rPr>
            </w:pPr>
            <w:r w:rsidRPr="00EC4D3B">
              <w:rPr>
                <w:szCs w:val="18"/>
              </w:rPr>
              <w:t>Katrina</w:t>
            </w:r>
          </w:p>
        </w:tc>
        <w:tc>
          <w:tcPr>
            <w:tcW w:w="0" w:type="auto"/>
            <w:vAlign w:val="center"/>
            <w:hideMark/>
          </w:tcPr>
          <w:p w14:paraId="5C1F7CFE" w14:textId="77777777" w:rsidR="005F4B1B" w:rsidRPr="00EC4D3B" w:rsidRDefault="005F4B1B" w:rsidP="00BD2B64">
            <w:pPr>
              <w:spacing w:after="160"/>
              <w:jc w:val="center"/>
              <w:rPr>
                <w:szCs w:val="18"/>
              </w:rPr>
            </w:pPr>
            <w:r w:rsidRPr="00EC4D3B">
              <w:rPr>
                <w:szCs w:val="18"/>
              </w:rPr>
              <w:t>1999</w:t>
            </w:r>
          </w:p>
        </w:tc>
        <w:tc>
          <w:tcPr>
            <w:tcW w:w="0" w:type="auto"/>
            <w:vAlign w:val="center"/>
            <w:hideMark/>
          </w:tcPr>
          <w:p w14:paraId="3F0B0AB8" w14:textId="77777777" w:rsidR="005F4B1B" w:rsidRPr="00EC4D3B" w:rsidRDefault="005F4B1B" w:rsidP="00BD2B64">
            <w:pPr>
              <w:spacing w:after="160"/>
              <w:jc w:val="center"/>
              <w:rPr>
                <w:szCs w:val="18"/>
              </w:rPr>
            </w:pPr>
            <w:r w:rsidRPr="00EC4D3B">
              <w:rPr>
                <w:szCs w:val="18"/>
              </w:rPr>
              <w:t>Tormenta tropical</w:t>
            </w:r>
          </w:p>
        </w:tc>
      </w:tr>
      <w:tr w:rsidR="005F4B1B" w:rsidRPr="00EC4D3B" w14:paraId="31CEF920" w14:textId="77777777" w:rsidTr="00BD2B64">
        <w:trPr>
          <w:trHeight w:val="180"/>
        </w:trPr>
        <w:tc>
          <w:tcPr>
            <w:tcW w:w="0" w:type="auto"/>
            <w:gridSpan w:val="2"/>
            <w:vAlign w:val="center"/>
            <w:hideMark/>
          </w:tcPr>
          <w:p w14:paraId="1369F294" w14:textId="77777777" w:rsidR="005F4B1B" w:rsidRPr="00EC4D3B" w:rsidRDefault="005F4B1B" w:rsidP="00BD2B64">
            <w:pPr>
              <w:spacing w:after="160"/>
              <w:jc w:val="center"/>
              <w:rPr>
                <w:szCs w:val="18"/>
              </w:rPr>
            </w:pPr>
            <w:r w:rsidRPr="00EC4D3B">
              <w:rPr>
                <w:szCs w:val="18"/>
              </w:rPr>
              <w:t>Keith</w:t>
            </w:r>
          </w:p>
        </w:tc>
        <w:tc>
          <w:tcPr>
            <w:tcW w:w="0" w:type="auto"/>
            <w:vAlign w:val="center"/>
            <w:hideMark/>
          </w:tcPr>
          <w:p w14:paraId="628BD9ED" w14:textId="77777777" w:rsidR="005F4B1B" w:rsidRPr="00EC4D3B" w:rsidRDefault="005F4B1B" w:rsidP="00BD2B64">
            <w:pPr>
              <w:spacing w:after="160"/>
              <w:jc w:val="center"/>
              <w:rPr>
                <w:szCs w:val="18"/>
              </w:rPr>
            </w:pPr>
            <w:r w:rsidRPr="00EC4D3B">
              <w:rPr>
                <w:szCs w:val="18"/>
              </w:rPr>
              <w:t>2000</w:t>
            </w:r>
          </w:p>
        </w:tc>
        <w:tc>
          <w:tcPr>
            <w:tcW w:w="0" w:type="auto"/>
            <w:vAlign w:val="center"/>
            <w:hideMark/>
          </w:tcPr>
          <w:p w14:paraId="2A3441D9" w14:textId="77777777" w:rsidR="005F4B1B" w:rsidRPr="00EC4D3B" w:rsidRDefault="005F4B1B" w:rsidP="00BD2B64">
            <w:pPr>
              <w:spacing w:after="160"/>
              <w:jc w:val="center"/>
              <w:rPr>
                <w:szCs w:val="18"/>
              </w:rPr>
            </w:pPr>
            <w:r w:rsidRPr="00EC4D3B">
              <w:rPr>
                <w:szCs w:val="18"/>
              </w:rPr>
              <w:t>Tormenta tropical</w:t>
            </w:r>
          </w:p>
        </w:tc>
      </w:tr>
      <w:tr w:rsidR="005F4B1B" w:rsidRPr="00EC4D3B" w14:paraId="1BB83F72" w14:textId="77777777" w:rsidTr="00BD2B64">
        <w:trPr>
          <w:trHeight w:val="180"/>
        </w:trPr>
        <w:tc>
          <w:tcPr>
            <w:tcW w:w="0" w:type="auto"/>
            <w:gridSpan w:val="2"/>
            <w:vAlign w:val="center"/>
            <w:hideMark/>
          </w:tcPr>
          <w:p w14:paraId="6C380B8D" w14:textId="77777777" w:rsidR="005F4B1B" w:rsidRPr="00EC4D3B" w:rsidRDefault="005F4B1B" w:rsidP="00BD2B64">
            <w:pPr>
              <w:spacing w:after="160"/>
              <w:jc w:val="center"/>
              <w:rPr>
                <w:szCs w:val="18"/>
              </w:rPr>
            </w:pPr>
            <w:r w:rsidRPr="00EC4D3B">
              <w:rPr>
                <w:szCs w:val="18"/>
              </w:rPr>
              <w:t>Chantal</w:t>
            </w:r>
          </w:p>
        </w:tc>
        <w:tc>
          <w:tcPr>
            <w:tcW w:w="0" w:type="auto"/>
            <w:vAlign w:val="center"/>
            <w:hideMark/>
          </w:tcPr>
          <w:p w14:paraId="3D2012A3" w14:textId="77777777" w:rsidR="005F4B1B" w:rsidRPr="00EC4D3B" w:rsidRDefault="005F4B1B" w:rsidP="00BD2B64">
            <w:pPr>
              <w:spacing w:after="160"/>
              <w:jc w:val="center"/>
              <w:rPr>
                <w:szCs w:val="18"/>
              </w:rPr>
            </w:pPr>
            <w:r w:rsidRPr="00EC4D3B">
              <w:rPr>
                <w:szCs w:val="18"/>
              </w:rPr>
              <w:t>2001</w:t>
            </w:r>
          </w:p>
        </w:tc>
        <w:tc>
          <w:tcPr>
            <w:tcW w:w="0" w:type="auto"/>
            <w:vAlign w:val="center"/>
            <w:hideMark/>
          </w:tcPr>
          <w:p w14:paraId="1277DF25" w14:textId="77777777" w:rsidR="005F4B1B" w:rsidRPr="00EC4D3B" w:rsidRDefault="005F4B1B" w:rsidP="00BD2B64">
            <w:pPr>
              <w:spacing w:after="160"/>
              <w:jc w:val="center"/>
              <w:rPr>
                <w:szCs w:val="18"/>
              </w:rPr>
            </w:pPr>
            <w:r w:rsidRPr="00EC4D3B">
              <w:rPr>
                <w:szCs w:val="18"/>
              </w:rPr>
              <w:t>Tormenta tropical</w:t>
            </w:r>
          </w:p>
        </w:tc>
      </w:tr>
      <w:tr w:rsidR="005F4B1B" w:rsidRPr="00EC4D3B" w14:paraId="446BE960" w14:textId="77777777" w:rsidTr="00BD2B64">
        <w:trPr>
          <w:trHeight w:val="180"/>
        </w:trPr>
        <w:tc>
          <w:tcPr>
            <w:tcW w:w="0" w:type="auto"/>
            <w:gridSpan w:val="2"/>
            <w:vAlign w:val="center"/>
            <w:hideMark/>
          </w:tcPr>
          <w:p w14:paraId="0666CA51" w14:textId="77777777" w:rsidR="005F4B1B" w:rsidRPr="00EC4D3B" w:rsidRDefault="005F4B1B" w:rsidP="00BD2B64">
            <w:pPr>
              <w:spacing w:after="160"/>
              <w:jc w:val="center"/>
              <w:rPr>
                <w:szCs w:val="18"/>
              </w:rPr>
            </w:pPr>
            <w:r w:rsidRPr="00EC4D3B">
              <w:rPr>
                <w:szCs w:val="18"/>
              </w:rPr>
              <w:lastRenderedPageBreak/>
              <w:t>Isidore</w:t>
            </w:r>
          </w:p>
        </w:tc>
        <w:tc>
          <w:tcPr>
            <w:tcW w:w="0" w:type="auto"/>
            <w:vAlign w:val="center"/>
            <w:hideMark/>
          </w:tcPr>
          <w:p w14:paraId="306C26FF" w14:textId="77777777" w:rsidR="005F4B1B" w:rsidRPr="00EC4D3B" w:rsidRDefault="005F4B1B" w:rsidP="00BD2B64">
            <w:pPr>
              <w:spacing w:after="160"/>
              <w:jc w:val="center"/>
              <w:rPr>
                <w:szCs w:val="18"/>
              </w:rPr>
            </w:pPr>
            <w:r w:rsidRPr="00EC4D3B">
              <w:rPr>
                <w:szCs w:val="18"/>
              </w:rPr>
              <w:t>2002</w:t>
            </w:r>
          </w:p>
        </w:tc>
        <w:tc>
          <w:tcPr>
            <w:tcW w:w="0" w:type="auto"/>
            <w:vAlign w:val="center"/>
            <w:hideMark/>
          </w:tcPr>
          <w:p w14:paraId="4020C680" w14:textId="77777777" w:rsidR="005F4B1B" w:rsidRPr="00EC4D3B" w:rsidRDefault="005F4B1B" w:rsidP="00BD2B64">
            <w:pPr>
              <w:spacing w:after="160"/>
              <w:jc w:val="center"/>
              <w:rPr>
                <w:szCs w:val="18"/>
              </w:rPr>
            </w:pPr>
            <w:r w:rsidRPr="00EC4D3B">
              <w:rPr>
                <w:szCs w:val="18"/>
              </w:rPr>
              <w:t>Tormenta tropical</w:t>
            </w:r>
          </w:p>
        </w:tc>
      </w:tr>
      <w:tr w:rsidR="005F4B1B" w:rsidRPr="00EC4D3B" w14:paraId="1043E1E4" w14:textId="77777777" w:rsidTr="00BD2B64">
        <w:trPr>
          <w:trHeight w:val="180"/>
        </w:trPr>
        <w:tc>
          <w:tcPr>
            <w:tcW w:w="0" w:type="auto"/>
            <w:gridSpan w:val="2"/>
            <w:vAlign w:val="center"/>
            <w:hideMark/>
          </w:tcPr>
          <w:p w14:paraId="7AE4EFA6" w14:textId="77777777" w:rsidR="005F4B1B" w:rsidRPr="00EC4D3B" w:rsidRDefault="005F4B1B" w:rsidP="00BD2B64">
            <w:pPr>
              <w:spacing w:after="160"/>
              <w:jc w:val="center"/>
              <w:rPr>
                <w:szCs w:val="18"/>
              </w:rPr>
            </w:pPr>
            <w:r w:rsidRPr="00EC4D3B">
              <w:rPr>
                <w:szCs w:val="18"/>
              </w:rPr>
              <w:t>Stan</w:t>
            </w:r>
          </w:p>
        </w:tc>
        <w:tc>
          <w:tcPr>
            <w:tcW w:w="0" w:type="auto"/>
            <w:vAlign w:val="center"/>
            <w:hideMark/>
          </w:tcPr>
          <w:p w14:paraId="3BCAA319" w14:textId="77777777" w:rsidR="005F4B1B" w:rsidRPr="00EC4D3B" w:rsidRDefault="005F4B1B" w:rsidP="00BD2B64">
            <w:pPr>
              <w:spacing w:after="160"/>
              <w:jc w:val="center"/>
              <w:rPr>
                <w:szCs w:val="18"/>
              </w:rPr>
            </w:pPr>
            <w:r w:rsidRPr="00EC4D3B">
              <w:rPr>
                <w:szCs w:val="18"/>
              </w:rPr>
              <w:t>2005</w:t>
            </w:r>
          </w:p>
        </w:tc>
        <w:tc>
          <w:tcPr>
            <w:tcW w:w="0" w:type="auto"/>
            <w:vAlign w:val="center"/>
            <w:hideMark/>
          </w:tcPr>
          <w:p w14:paraId="67DFD038" w14:textId="77777777" w:rsidR="005F4B1B" w:rsidRPr="00EC4D3B" w:rsidRDefault="005F4B1B" w:rsidP="00BD2B64">
            <w:pPr>
              <w:spacing w:after="160"/>
              <w:jc w:val="center"/>
              <w:rPr>
                <w:szCs w:val="18"/>
              </w:rPr>
            </w:pPr>
            <w:r w:rsidRPr="00EC4D3B">
              <w:rPr>
                <w:szCs w:val="18"/>
              </w:rPr>
              <w:t>Tormenta tropical</w:t>
            </w:r>
          </w:p>
        </w:tc>
      </w:tr>
      <w:tr w:rsidR="005F4B1B" w:rsidRPr="00EC4D3B" w14:paraId="4441CE1D" w14:textId="77777777" w:rsidTr="00BD2B64">
        <w:trPr>
          <w:trHeight w:val="180"/>
        </w:trPr>
        <w:tc>
          <w:tcPr>
            <w:tcW w:w="0" w:type="auto"/>
            <w:gridSpan w:val="2"/>
            <w:vAlign w:val="center"/>
            <w:hideMark/>
          </w:tcPr>
          <w:p w14:paraId="173DB0BC" w14:textId="77777777" w:rsidR="005F4B1B" w:rsidRPr="00EC4D3B" w:rsidRDefault="005F4B1B" w:rsidP="00BD2B64">
            <w:pPr>
              <w:spacing w:after="160"/>
              <w:jc w:val="center"/>
              <w:rPr>
                <w:szCs w:val="18"/>
              </w:rPr>
            </w:pPr>
            <w:r w:rsidRPr="00EC4D3B">
              <w:rPr>
                <w:szCs w:val="18"/>
              </w:rPr>
              <w:t>Dean</w:t>
            </w:r>
          </w:p>
        </w:tc>
        <w:tc>
          <w:tcPr>
            <w:tcW w:w="0" w:type="auto"/>
            <w:vAlign w:val="center"/>
            <w:hideMark/>
          </w:tcPr>
          <w:p w14:paraId="34B1EC06" w14:textId="77777777" w:rsidR="005F4B1B" w:rsidRPr="00EC4D3B" w:rsidRDefault="005F4B1B" w:rsidP="00BD2B64">
            <w:pPr>
              <w:spacing w:after="160"/>
              <w:jc w:val="center"/>
              <w:rPr>
                <w:szCs w:val="18"/>
              </w:rPr>
            </w:pPr>
            <w:r w:rsidRPr="00EC4D3B">
              <w:rPr>
                <w:szCs w:val="18"/>
              </w:rPr>
              <w:t>2007</w:t>
            </w:r>
          </w:p>
        </w:tc>
        <w:tc>
          <w:tcPr>
            <w:tcW w:w="0" w:type="auto"/>
            <w:vAlign w:val="center"/>
            <w:hideMark/>
          </w:tcPr>
          <w:p w14:paraId="28B85FD9" w14:textId="77777777" w:rsidR="005F4B1B" w:rsidRPr="00EC4D3B" w:rsidRDefault="005F4B1B" w:rsidP="00BD2B64">
            <w:pPr>
              <w:spacing w:after="160"/>
              <w:jc w:val="center"/>
              <w:rPr>
                <w:szCs w:val="18"/>
              </w:rPr>
            </w:pPr>
            <w:r w:rsidRPr="00EC4D3B">
              <w:rPr>
                <w:szCs w:val="18"/>
              </w:rPr>
              <w:t>Tormenta tropical</w:t>
            </w:r>
          </w:p>
        </w:tc>
      </w:tr>
      <w:tr w:rsidR="005F4B1B" w:rsidRPr="00EC4D3B" w14:paraId="456E2CD0" w14:textId="77777777" w:rsidTr="00BD2B64">
        <w:trPr>
          <w:trHeight w:val="180"/>
        </w:trPr>
        <w:tc>
          <w:tcPr>
            <w:tcW w:w="0" w:type="auto"/>
            <w:gridSpan w:val="2"/>
            <w:vAlign w:val="center"/>
            <w:hideMark/>
          </w:tcPr>
          <w:p w14:paraId="2B8D16E9" w14:textId="77777777" w:rsidR="005F4B1B" w:rsidRPr="00EC4D3B" w:rsidRDefault="005F4B1B" w:rsidP="00BD2B64">
            <w:pPr>
              <w:spacing w:after="160"/>
              <w:jc w:val="center"/>
              <w:rPr>
                <w:szCs w:val="18"/>
              </w:rPr>
            </w:pPr>
            <w:r w:rsidRPr="00EC4D3B">
              <w:rPr>
                <w:szCs w:val="18"/>
              </w:rPr>
              <w:t>Arthur</w:t>
            </w:r>
          </w:p>
        </w:tc>
        <w:tc>
          <w:tcPr>
            <w:tcW w:w="0" w:type="auto"/>
            <w:vAlign w:val="center"/>
            <w:hideMark/>
          </w:tcPr>
          <w:p w14:paraId="5EB4C375" w14:textId="77777777" w:rsidR="005F4B1B" w:rsidRPr="00EC4D3B" w:rsidRDefault="005F4B1B" w:rsidP="00BD2B64">
            <w:pPr>
              <w:spacing w:after="160"/>
              <w:jc w:val="center"/>
              <w:rPr>
                <w:szCs w:val="18"/>
              </w:rPr>
            </w:pPr>
            <w:r w:rsidRPr="00EC4D3B">
              <w:rPr>
                <w:szCs w:val="18"/>
              </w:rPr>
              <w:t>2008</w:t>
            </w:r>
          </w:p>
        </w:tc>
        <w:tc>
          <w:tcPr>
            <w:tcW w:w="0" w:type="auto"/>
            <w:vAlign w:val="center"/>
            <w:hideMark/>
          </w:tcPr>
          <w:p w14:paraId="57BB3F09" w14:textId="77777777" w:rsidR="005F4B1B" w:rsidRPr="00EC4D3B" w:rsidRDefault="005F4B1B" w:rsidP="00BD2B64">
            <w:pPr>
              <w:spacing w:after="160"/>
              <w:jc w:val="center"/>
              <w:rPr>
                <w:szCs w:val="18"/>
              </w:rPr>
            </w:pPr>
            <w:r w:rsidRPr="00EC4D3B">
              <w:rPr>
                <w:szCs w:val="18"/>
              </w:rPr>
              <w:t>Tormenta tropical</w:t>
            </w:r>
          </w:p>
        </w:tc>
      </w:tr>
      <w:tr w:rsidR="005F4B1B" w:rsidRPr="00EC4D3B" w14:paraId="63F8885C" w14:textId="77777777" w:rsidTr="00BD2B64">
        <w:trPr>
          <w:trHeight w:val="180"/>
        </w:trPr>
        <w:tc>
          <w:tcPr>
            <w:tcW w:w="0" w:type="auto"/>
            <w:gridSpan w:val="2"/>
            <w:vAlign w:val="center"/>
            <w:hideMark/>
          </w:tcPr>
          <w:p w14:paraId="2EB9FAA9" w14:textId="77777777" w:rsidR="005F4B1B" w:rsidRPr="00EC4D3B" w:rsidRDefault="005F4B1B" w:rsidP="00BD2B64">
            <w:pPr>
              <w:spacing w:after="160"/>
              <w:jc w:val="center"/>
              <w:rPr>
                <w:szCs w:val="18"/>
              </w:rPr>
            </w:pPr>
            <w:r w:rsidRPr="00EC4D3B">
              <w:rPr>
                <w:szCs w:val="18"/>
              </w:rPr>
              <w:t>Marco</w:t>
            </w:r>
          </w:p>
        </w:tc>
        <w:tc>
          <w:tcPr>
            <w:tcW w:w="0" w:type="auto"/>
            <w:vAlign w:val="center"/>
            <w:hideMark/>
          </w:tcPr>
          <w:p w14:paraId="2FD1E9BB" w14:textId="77777777" w:rsidR="005F4B1B" w:rsidRPr="00EC4D3B" w:rsidRDefault="005F4B1B" w:rsidP="00BD2B64">
            <w:pPr>
              <w:spacing w:after="160"/>
              <w:jc w:val="center"/>
              <w:rPr>
                <w:szCs w:val="18"/>
              </w:rPr>
            </w:pPr>
            <w:r w:rsidRPr="00EC4D3B">
              <w:rPr>
                <w:szCs w:val="18"/>
              </w:rPr>
              <w:t>2008</w:t>
            </w:r>
          </w:p>
        </w:tc>
        <w:tc>
          <w:tcPr>
            <w:tcW w:w="0" w:type="auto"/>
            <w:vAlign w:val="center"/>
            <w:hideMark/>
          </w:tcPr>
          <w:p w14:paraId="23007796" w14:textId="77777777" w:rsidR="005F4B1B" w:rsidRPr="00EC4D3B" w:rsidRDefault="005F4B1B" w:rsidP="00BD2B64">
            <w:pPr>
              <w:spacing w:after="160"/>
              <w:jc w:val="center"/>
              <w:rPr>
                <w:szCs w:val="18"/>
              </w:rPr>
            </w:pPr>
            <w:r w:rsidRPr="00EC4D3B">
              <w:rPr>
                <w:szCs w:val="18"/>
              </w:rPr>
              <w:t>Tormenta tropical</w:t>
            </w:r>
          </w:p>
        </w:tc>
      </w:tr>
      <w:tr w:rsidR="005F4B1B" w:rsidRPr="00EC4D3B" w14:paraId="649E48C6" w14:textId="77777777" w:rsidTr="00BD2B64">
        <w:trPr>
          <w:trHeight w:val="180"/>
        </w:trPr>
        <w:tc>
          <w:tcPr>
            <w:tcW w:w="0" w:type="auto"/>
            <w:gridSpan w:val="2"/>
            <w:vAlign w:val="center"/>
            <w:hideMark/>
          </w:tcPr>
          <w:p w14:paraId="50942D94" w14:textId="77777777" w:rsidR="005F4B1B" w:rsidRPr="00EC4D3B" w:rsidRDefault="005F4B1B" w:rsidP="00BD2B64">
            <w:pPr>
              <w:spacing w:after="160"/>
              <w:jc w:val="center"/>
              <w:rPr>
                <w:szCs w:val="18"/>
              </w:rPr>
            </w:pPr>
            <w:r w:rsidRPr="00EC4D3B">
              <w:rPr>
                <w:szCs w:val="18"/>
              </w:rPr>
              <w:t>Richard</w:t>
            </w:r>
          </w:p>
        </w:tc>
        <w:tc>
          <w:tcPr>
            <w:tcW w:w="0" w:type="auto"/>
            <w:vAlign w:val="center"/>
            <w:hideMark/>
          </w:tcPr>
          <w:p w14:paraId="5FA55FC7" w14:textId="77777777" w:rsidR="005F4B1B" w:rsidRPr="00EC4D3B" w:rsidRDefault="005F4B1B" w:rsidP="00BD2B64">
            <w:pPr>
              <w:spacing w:after="160"/>
              <w:jc w:val="center"/>
              <w:rPr>
                <w:szCs w:val="18"/>
              </w:rPr>
            </w:pPr>
            <w:r w:rsidRPr="00EC4D3B">
              <w:rPr>
                <w:szCs w:val="18"/>
              </w:rPr>
              <w:t>2010</w:t>
            </w:r>
          </w:p>
        </w:tc>
        <w:tc>
          <w:tcPr>
            <w:tcW w:w="0" w:type="auto"/>
            <w:vAlign w:val="center"/>
            <w:hideMark/>
          </w:tcPr>
          <w:p w14:paraId="66584D67" w14:textId="77777777" w:rsidR="005F4B1B" w:rsidRPr="00EC4D3B" w:rsidRDefault="005F4B1B" w:rsidP="00BD2B64">
            <w:pPr>
              <w:spacing w:after="160"/>
              <w:jc w:val="center"/>
              <w:rPr>
                <w:szCs w:val="18"/>
              </w:rPr>
            </w:pPr>
            <w:r w:rsidRPr="00EC4D3B">
              <w:rPr>
                <w:szCs w:val="18"/>
              </w:rPr>
              <w:t>Perturbación</w:t>
            </w:r>
          </w:p>
        </w:tc>
      </w:tr>
      <w:tr w:rsidR="005F4B1B" w:rsidRPr="00EC4D3B" w14:paraId="4C1A25AF" w14:textId="77777777" w:rsidTr="00BD2B64">
        <w:trPr>
          <w:trHeight w:val="180"/>
        </w:trPr>
        <w:tc>
          <w:tcPr>
            <w:tcW w:w="0" w:type="auto"/>
            <w:gridSpan w:val="2"/>
            <w:vAlign w:val="center"/>
            <w:hideMark/>
          </w:tcPr>
          <w:p w14:paraId="275AC466" w14:textId="77777777" w:rsidR="005F4B1B" w:rsidRPr="00EC4D3B" w:rsidRDefault="005F4B1B" w:rsidP="00BD2B64">
            <w:pPr>
              <w:spacing w:after="160"/>
              <w:jc w:val="center"/>
              <w:rPr>
                <w:szCs w:val="18"/>
              </w:rPr>
            </w:pPr>
            <w:r w:rsidRPr="00EC4D3B">
              <w:rPr>
                <w:szCs w:val="18"/>
              </w:rPr>
              <w:t>Alex</w:t>
            </w:r>
          </w:p>
        </w:tc>
        <w:tc>
          <w:tcPr>
            <w:tcW w:w="0" w:type="auto"/>
            <w:vAlign w:val="center"/>
            <w:hideMark/>
          </w:tcPr>
          <w:p w14:paraId="602D492E" w14:textId="77777777" w:rsidR="005F4B1B" w:rsidRPr="00EC4D3B" w:rsidRDefault="005F4B1B" w:rsidP="00BD2B64">
            <w:pPr>
              <w:spacing w:after="160"/>
              <w:jc w:val="center"/>
              <w:rPr>
                <w:szCs w:val="18"/>
              </w:rPr>
            </w:pPr>
            <w:r w:rsidRPr="00EC4D3B">
              <w:rPr>
                <w:szCs w:val="18"/>
              </w:rPr>
              <w:t>2010</w:t>
            </w:r>
          </w:p>
        </w:tc>
        <w:tc>
          <w:tcPr>
            <w:tcW w:w="0" w:type="auto"/>
            <w:vAlign w:val="center"/>
            <w:hideMark/>
          </w:tcPr>
          <w:p w14:paraId="445D5888" w14:textId="77777777" w:rsidR="005F4B1B" w:rsidRPr="00EC4D3B" w:rsidRDefault="005F4B1B" w:rsidP="00BD2B64">
            <w:pPr>
              <w:spacing w:after="160"/>
              <w:jc w:val="center"/>
              <w:rPr>
                <w:szCs w:val="18"/>
              </w:rPr>
            </w:pPr>
            <w:r w:rsidRPr="00EC4D3B">
              <w:rPr>
                <w:szCs w:val="18"/>
              </w:rPr>
              <w:t>Tormenta tropical</w:t>
            </w:r>
          </w:p>
        </w:tc>
      </w:tr>
      <w:tr w:rsidR="005F4B1B" w:rsidRPr="00EC4D3B" w14:paraId="0BFE386C" w14:textId="77777777" w:rsidTr="00BD2B64">
        <w:trPr>
          <w:trHeight w:val="180"/>
        </w:trPr>
        <w:tc>
          <w:tcPr>
            <w:tcW w:w="0" w:type="auto"/>
            <w:gridSpan w:val="2"/>
            <w:vAlign w:val="center"/>
            <w:hideMark/>
          </w:tcPr>
          <w:p w14:paraId="222480F8" w14:textId="77777777" w:rsidR="005F4B1B" w:rsidRPr="00EC4D3B" w:rsidRDefault="005F4B1B" w:rsidP="00BD2B64">
            <w:pPr>
              <w:spacing w:after="160"/>
              <w:jc w:val="center"/>
              <w:rPr>
                <w:szCs w:val="18"/>
              </w:rPr>
            </w:pPr>
            <w:r w:rsidRPr="00EC4D3B">
              <w:rPr>
                <w:szCs w:val="18"/>
              </w:rPr>
              <w:t>Karl</w:t>
            </w:r>
          </w:p>
        </w:tc>
        <w:tc>
          <w:tcPr>
            <w:tcW w:w="0" w:type="auto"/>
            <w:vAlign w:val="center"/>
            <w:hideMark/>
          </w:tcPr>
          <w:p w14:paraId="6D746E20" w14:textId="77777777" w:rsidR="005F4B1B" w:rsidRPr="00EC4D3B" w:rsidRDefault="005F4B1B" w:rsidP="00BD2B64">
            <w:pPr>
              <w:spacing w:after="160"/>
              <w:jc w:val="center"/>
              <w:rPr>
                <w:szCs w:val="18"/>
              </w:rPr>
            </w:pPr>
            <w:r w:rsidRPr="00EC4D3B">
              <w:rPr>
                <w:szCs w:val="18"/>
              </w:rPr>
              <w:t>2010</w:t>
            </w:r>
          </w:p>
        </w:tc>
        <w:tc>
          <w:tcPr>
            <w:tcW w:w="0" w:type="auto"/>
            <w:vAlign w:val="center"/>
            <w:hideMark/>
          </w:tcPr>
          <w:p w14:paraId="26B1BF22" w14:textId="77777777" w:rsidR="005F4B1B" w:rsidRPr="00EC4D3B" w:rsidRDefault="005F4B1B" w:rsidP="00BD2B64">
            <w:pPr>
              <w:spacing w:after="160"/>
              <w:jc w:val="center"/>
              <w:rPr>
                <w:szCs w:val="18"/>
              </w:rPr>
            </w:pPr>
            <w:r w:rsidRPr="00EC4D3B">
              <w:rPr>
                <w:szCs w:val="18"/>
              </w:rPr>
              <w:t>Tormenta tropical</w:t>
            </w:r>
          </w:p>
        </w:tc>
      </w:tr>
      <w:tr w:rsidR="005F4B1B" w:rsidRPr="00EC4D3B" w14:paraId="249B8502" w14:textId="77777777" w:rsidTr="00BD2B64">
        <w:trPr>
          <w:trHeight w:val="180"/>
        </w:trPr>
        <w:tc>
          <w:tcPr>
            <w:tcW w:w="0" w:type="auto"/>
            <w:gridSpan w:val="2"/>
            <w:vAlign w:val="center"/>
            <w:hideMark/>
          </w:tcPr>
          <w:p w14:paraId="32C73C23" w14:textId="77777777" w:rsidR="005F4B1B" w:rsidRPr="00EC4D3B" w:rsidRDefault="005F4B1B" w:rsidP="00BD2B64">
            <w:pPr>
              <w:spacing w:after="160"/>
              <w:jc w:val="center"/>
              <w:rPr>
                <w:szCs w:val="18"/>
              </w:rPr>
            </w:pPr>
            <w:r w:rsidRPr="00EC4D3B">
              <w:rPr>
                <w:szCs w:val="18"/>
              </w:rPr>
              <w:t>Richard</w:t>
            </w:r>
          </w:p>
        </w:tc>
        <w:tc>
          <w:tcPr>
            <w:tcW w:w="0" w:type="auto"/>
            <w:vAlign w:val="center"/>
            <w:hideMark/>
          </w:tcPr>
          <w:p w14:paraId="205AC756" w14:textId="77777777" w:rsidR="005F4B1B" w:rsidRPr="00EC4D3B" w:rsidRDefault="005F4B1B" w:rsidP="00BD2B64">
            <w:pPr>
              <w:spacing w:after="160"/>
              <w:jc w:val="center"/>
              <w:rPr>
                <w:szCs w:val="18"/>
              </w:rPr>
            </w:pPr>
            <w:r w:rsidRPr="00EC4D3B">
              <w:rPr>
                <w:szCs w:val="18"/>
              </w:rPr>
              <w:t>2010</w:t>
            </w:r>
          </w:p>
        </w:tc>
        <w:tc>
          <w:tcPr>
            <w:tcW w:w="0" w:type="auto"/>
            <w:vAlign w:val="center"/>
            <w:hideMark/>
          </w:tcPr>
          <w:p w14:paraId="559DDFB2" w14:textId="77777777" w:rsidR="005F4B1B" w:rsidRPr="00EC4D3B" w:rsidRDefault="005F4B1B" w:rsidP="00BD2B64">
            <w:pPr>
              <w:spacing w:after="160"/>
              <w:jc w:val="center"/>
              <w:rPr>
                <w:szCs w:val="18"/>
              </w:rPr>
            </w:pPr>
            <w:r w:rsidRPr="00EC4D3B">
              <w:rPr>
                <w:szCs w:val="18"/>
              </w:rPr>
              <w:t>Tormenta tropical</w:t>
            </w:r>
          </w:p>
        </w:tc>
      </w:tr>
      <w:tr w:rsidR="005F4B1B" w:rsidRPr="00EC4D3B" w14:paraId="1292DDC0" w14:textId="77777777" w:rsidTr="00BD2B64">
        <w:trPr>
          <w:trHeight w:val="180"/>
        </w:trPr>
        <w:tc>
          <w:tcPr>
            <w:tcW w:w="0" w:type="auto"/>
            <w:gridSpan w:val="2"/>
            <w:vAlign w:val="center"/>
            <w:hideMark/>
          </w:tcPr>
          <w:p w14:paraId="7D4A734B" w14:textId="77777777" w:rsidR="005F4B1B" w:rsidRPr="00EC4D3B" w:rsidRDefault="005F4B1B" w:rsidP="00BD2B64">
            <w:pPr>
              <w:spacing w:after="160"/>
              <w:jc w:val="center"/>
              <w:rPr>
                <w:szCs w:val="18"/>
              </w:rPr>
            </w:pPr>
            <w:r w:rsidRPr="00EC4D3B">
              <w:rPr>
                <w:szCs w:val="18"/>
              </w:rPr>
              <w:t>Harvey</w:t>
            </w:r>
          </w:p>
        </w:tc>
        <w:tc>
          <w:tcPr>
            <w:tcW w:w="0" w:type="auto"/>
            <w:vAlign w:val="center"/>
            <w:hideMark/>
          </w:tcPr>
          <w:p w14:paraId="2C35EEB9" w14:textId="77777777" w:rsidR="005F4B1B" w:rsidRPr="00EC4D3B" w:rsidRDefault="005F4B1B" w:rsidP="00BD2B64">
            <w:pPr>
              <w:spacing w:after="160"/>
              <w:jc w:val="center"/>
              <w:rPr>
                <w:szCs w:val="18"/>
              </w:rPr>
            </w:pPr>
            <w:r w:rsidRPr="00EC4D3B">
              <w:rPr>
                <w:szCs w:val="18"/>
              </w:rPr>
              <w:t>2011</w:t>
            </w:r>
          </w:p>
        </w:tc>
        <w:tc>
          <w:tcPr>
            <w:tcW w:w="0" w:type="auto"/>
            <w:vAlign w:val="center"/>
            <w:hideMark/>
          </w:tcPr>
          <w:p w14:paraId="2C13E708" w14:textId="77777777" w:rsidR="005F4B1B" w:rsidRPr="00EC4D3B" w:rsidRDefault="005F4B1B" w:rsidP="00BD2B64">
            <w:pPr>
              <w:spacing w:after="160"/>
              <w:jc w:val="center"/>
              <w:rPr>
                <w:szCs w:val="18"/>
              </w:rPr>
            </w:pPr>
            <w:r w:rsidRPr="00EC4D3B">
              <w:rPr>
                <w:szCs w:val="18"/>
              </w:rPr>
              <w:t>Tormenta tropical</w:t>
            </w:r>
          </w:p>
        </w:tc>
      </w:tr>
      <w:tr w:rsidR="005F4B1B" w:rsidRPr="00EC4D3B" w14:paraId="2F5A7D97" w14:textId="77777777" w:rsidTr="00BD2B64">
        <w:trPr>
          <w:trHeight w:val="180"/>
        </w:trPr>
        <w:tc>
          <w:tcPr>
            <w:tcW w:w="0" w:type="auto"/>
            <w:gridSpan w:val="2"/>
            <w:vAlign w:val="center"/>
            <w:hideMark/>
          </w:tcPr>
          <w:p w14:paraId="2751B8F0" w14:textId="77777777" w:rsidR="005F4B1B" w:rsidRPr="00EC4D3B" w:rsidRDefault="005F4B1B" w:rsidP="00BD2B64">
            <w:pPr>
              <w:spacing w:after="160"/>
              <w:jc w:val="center"/>
              <w:rPr>
                <w:szCs w:val="18"/>
              </w:rPr>
            </w:pPr>
            <w:r w:rsidRPr="00EC4D3B">
              <w:rPr>
                <w:szCs w:val="18"/>
              </w:rPr>
              <w:t>Helene</w:t>
            </w:r>
          </w:p>
        </w:tc>
        <w:tc>
          <w:tcPr>
            <w:tcW w:w="0" w:type="auto"/>
            <w:vAlign w:val="center"/>
            <w:hideMark/>
          </w:tcPr>
          <w:p w14:paraId="05308CC8" w14:textId="77777777" w:rsidR="005F4B1B" w:rsidRPr="00EC4D3B" w:rsidRDefault="005F4B1B" w:rsidP="00BD2B64">
            <w:pPr>
              <w:spacing w:after="160"/>
              <w:jc w:val="center"/>
              <w:rPr>
                <w:szCs w:val="18"/>
              </w:rPr>
            </w:pPr>
            <w:r w:rsidRPr="00EC4D3B">
              <w:rPr>
                <w:szCs w:val="18"/>
              </w:rPr>
              <w:t>2012</w:t>
            </w:r>
          </w:p>
        </w:tc>
        <w:tc>
          <w:tcPr>
            <w:tcW w:w="0" w:type="auto"/>
            <w:vAlign w:val="center"/>
            <w:hideMark/>
          </w:tcPr>
          <w:p w14:paraId="329593F9" w14:textId="77777777" w:rsidR="005F4B1B" w:rsidRPr="00EC4D3B" w:rsidRDefault="005F4B1B" w:rsidP="00BD2B64">
            <w:pPr>
              <w:spacing w:after="160"/>
              <w:jc w:val="center"/>
              <w:rPr>
                <w:szCs w:val="18"/>
              </w:rPr>
            </w:pPr>
            <w:r w:rsidRPr="00EC4D3B">
              <w:rPr>
                <w:szCs w:val="18"/>
              </w:rPr>
              <w:t>Perturbación</w:t>
            </w:r>
          </w:p>
        </w:tc>
      </w:tr>
      <w:tr w:rsidR="005F4B1B" w:rsidRPr="00EC4D3B" w14:paraId="59FD3FC6" w14:textId="77777777" w:rsidTr="00BD2B64">
        <w:trPr>
          <w:trHeight w:val="180"/>
        </w:trPr>
        <w:tc>
          <w:tcPr>
            <w:tcW w:w="0" w:type="auto"/>
            <w:gridSpan w:val="2"/>
            <w:vAlign w:val="center"/>
            <w:hideMark/>
          </w:tcPr>
          <w:p w14:paraId="3D90E44B" w14:textId="77777777" w:rsidR="005F4B1B" w:rsidRPr="00EC4D3B" w:rsidRDefault="005F4B1B" w:rsidP="00BD2B64">
            <w:pPr>
              <w:spacing w:after="160"/>
              <w:jc w:val="center"/>
              <w:rPr>
                <w:szCs w:val="18"/>
              </w:rPr>
            </w:pPr>
            <w:r w:rsidRPr="00EC4D3B">
              <w:rPr>
                <w:szCs w:val="18"/>
              </w:rPr>
              <w:t>Ernesto</w:t>
            </w:r>
          </w:p>
        </w:tc>
        <w:tc>
          <w:tcPr>
            <w:tcW w:w="0" w:type="auto"/>
            <w:vAlign w:val="center"/>
            <w:hideMark/>
          </w:tcPr>
          <w:p w14:paraId="7A92F44C" w14:textId="77777777" w:rsidR="005F4B1B" w:rsidRPr="00EC4D3B" w:rsidRDefault="005F4B1B" w:rsidP="00BD2B64">
            <w:pPr>
              <w:spacing w:after="160"/>
              <w:jc w:val="center"/>
              <w:rPr>
                <w:szCs w:val="18"/>
              </w:rPr>
            </w:pPr>
            <w:r w:rsidRPr="00EC4D3B">
              <w:rPr>
                <w:szCs w:val="18"/>
              </w:rPr>
              <w:t>2012</w:t>
            </w:r>
          </w:p>
        </w:tc>
        <w:tc>
          <w:tcPr>
            <w:tcW w:w="0" w:type="auto"/>
            <w:vAlign w:val="center"/>
            <w:hideMark/>
          </w:tcPr>
          <w:p w14:paraId="72B30CC1" w14:textId="77777777" w:rsidR="005F4B1B" w:rsidRPr="00EC4D3B" w:rsidRDefault="005F4B1B" w:rsidP="00BD2B64">
            <w:pPr>
              <w:spacing w:after="160"/>
              <w:jc w:val="center"/>
              <w:rPr>
                <w:szCs w:val="18"/>
              </w:rPr>
            </w:pPr>
            <w:r w:rsidRPr="00EC4D3B">
              <w:rPr>
                <w:szCs w:val="18"/>
              </w:rPr>
              <w:t>Tormenta tropical</w:t>
            </w:r>
          </w:p>
        </w:tc>
      </w:tr>
      <w:tr w:rsidR="005F4B1B" w:rsidRPr="00EC4D3B" w14:paraId="5A8157F6" w14:textId="77777777" w:rsidTr="00BD2B64">
        <w:trPr>
          <w:trHeight w:val="180"/>
        </w:trPr>
        <w:tc>
          <w:tcPr>
            <w:tcW w:w="0" w:type="auto"/>
            <w:gridSpan w:val="2"/>
            <w:vAlign w:val="center"/>
            <w:hideMark/>
          </w:tcPr>
          <w:p w14:paraId="63846BEA" w14:textId="77777777" w:rsidR="005F4B1B" w:rsidRPr="00EC4D3B" w:rsidRDefault="005F4B1B" w:rsidP="00BD2B64">
            <w:pPr>
              <w:spacing w:after="160"/>
              <w:jc w:val="center"/>
              <w:rPr>
                <w:szCs w:val="18"/>
              </w:rPr>
            </w:pPr>
            <w:r w:rsidRPr="00EC4D3B">
              <w:rPr>
                <w:szCs w:val="18"/>
              </w:rPr>
              <w:t>Barry</w:t>
            </w:r>
          </w:p>
        </w:tc>
        <w:tc>
          <w:tcPr>
            <w:tcW w:w="0" w:type="auto"/>
            <w:vAlign w:val="center"/>
            <w:hideMark/>
          </w:tcPr>
          <w:p w14:paraId="6A2CD9CE" w14:textId="77777777" w:rsidR="005F4B1B" w:rsidRPr="00EC4D3B" w:rsidRDefault="005F4B1B" w:rsidP="00BD2B64">
            <w:pPr>
              <w:spacing w:after="160"/>
              <w:jc w:val="center"/>
              <w:rPr>
                <w:szCs w:val="18"/>
              </w:rPr>
            </w:pPr>
            <w:r w:rsidRPr="00EC4D3B">
              <w:rPr>
                <w:szCs w:val="18"/>
              </w:rPr>
              <w:t>2013</w:t>
            </w:r>
          </w:p>
        </w:tc>
        <w:tc>
          <w:tcPr>
            <w:tcW w:w="0" w:type="auto"/>
            <w:vAlign w:val="center"/>
            <w:hideMark/>
          </w:tcPr>
          <w:p w14:paraId="55AC9FF5" w14:textId="77777777" w:rsidR="005F4B1B" w:rsidRPr="00EC4D3B" w:rsidRDefault="005F4B1B" w:rsidP="00BD2B64">
            <w:pPr>
              <w:spacing w:after="160"/>
              <w:jc w:val="center"/>
              <w:rPr>
                <w:szCs w:val="18"/>
              </w:rPr>
            </w:pPr>
            <w:r w:rsidRPr="00EC4D3B">
              <w:rPr>
                <w:szCs w:val="18"/>
              </w:rPr>
              <w:t>Tormenta tropical</w:t>
            </w:r>
          </w:p>
        </w:tc>
      </w:tr>
      <w:tr w:rsidR="005F4B1B" w:rsidRPr="00EC4D3B" w14:paraId="2033EF57" w14:textId="77777777" w:rsidTr="00BD2B64">
        <w:trPr>
          <w:trHeight w:val="180"/>
        </w:trPr>
        <w:tc>
          <w:tcPr>
            <w:tcW w:w="0" w:type="auto"/>
            <w:gridSpan w:val="2"/>
            <w:vAlign w:val="center"/>
            <w:hideMark/>
          </w:tcPr>
          <w:p w14:paraId="2F187007" w14:textId="77777777" w:rsidR="005F4B1B" w:rsidRPr="00EC4D3B" w:rsidRDefault="005F4B1B" w:rsidP="00BD2B64">
            <w:pPr>
              <w:spacing w:after="160"/>
              <w:jc w:val="center"/>
              <w:rPr>
                <w:szCs w:val="18"/>
              </w:rPr>
            </w:pPr>
            <w:r w:rsidRPr="00EC4D3B">
              <w:rPr>
                <w:szCs w:val="18"/>
              </w:rPr>
              <w:t>Hanna</w:t>
            </w:r>
          </w:p>
        </w:tc>
        <w:tc>
          <w:tcPr>
            <w:tcW w:w="0" w:type="auto"/>
            <w:vAlign w:val="center"/>
            <w:hideMark/>
          </w:tcPr>
          <w:p w14:paraId="578E9974" w14:textId="77777777" w:rsidR="005F4B1B" w:rsidRPr="00EC4D3B" w:rsidRDefault="005F4B1B" w:rsidP="00BD2B64">
            <w:pPr>
              <w:spacing w:after="160"/>
              <w:jc w:val="center"/>
              <w:rPr>
                <w:szCs w:val="18"/>
              </w:rPr>
            </w:pPr>
            <w:r w:rsidRPr="00EC4D3B">
              <w:rPr>
                <w:szCs w:val="18"/>
              </w:rPr>
              <w:t>2014</w:t>
            </w:r>
          </w:p>
        </w:tc>
        <w:tc>
          <w:tcPr>
            <w:tcW w:w="0" w:type="auto"/>
            <w:vAlign w:val="center"/>
            <w:hideMark/>
          </w:tcPr>
          <w:p w14:paraId="14A1D9F9" w14:textId="77777777" w:rsidR="005F4B1B" w:rsidRPr="00EC4D3B" w:rsidRDefault="005F4B1B" w:rsidP="00BD2B64">
            <w:pPr>
              <w:spacing w:after="160"/>
              <w:jc w:val="center"/>
              <w:rPr>
                <w:szCs w:val="18"/>
              </w:rPr>
            </w:pPr>
            <w:r w:rsidRPr="00EC4D3B">
              <w:rPr>
                <w:szCs w:val="18"/>
              </w:rPr>
              <w:t>Perturbación</w:t>
            </w:r>
          </w:p>
        </w:tc>
      </w:tr>
      <w:tr w:rsidR="005F4B1B" w:rsidRPr="00EC4D3B" w14:paraId="022C1E27" w14:textId="77777777" w:rsidTr="00BD2B64">
        <w:trPr>
          <w:trHeight w:val="180"/>
        </w:trPr>
        <w:tc>
          <w:tcPr>
            <w:tcW w:w="0" w:type="auto"/>
            <w:gridSpan w:val="2"/>
            <w:vAlign w:val="center"/>
            <w:hideMark/>
          </w:tcPr>
          <w:p w14:paraId="037193D5" w14:textId="77777777" w:rsidR="005F4B1B" w:rsidRPr="00EC4D3B" w:rsidRDefault="005F4B1B" w:rsidP="00BD2B64">
            <w:pPr>
              <w:spacing w:after="160"/>
              <w:jc w:val="center"/>
              <w:rPr>
                <w:szCs w:val="18"/>
              </w:rPr>
            </w:pPr>
            <w:r w:rsidRPr="00EC4D3B">
              <w:rPr>
                <w:szCs w:val="18"/>
              </w:rPr>
              <w:t>Earl</w:t>
            </w:r>
          </w:p>
        </w:tc>
        <w:tc>
          <w:tcPr>
            <w:tcW w:w="0" w:type="auto"/>
            <w:vAlign w:val="center"/>
            <w:hideMark/>
          </w:tcPr>
          <w:p w14:paraId="374100D6" w14:textId="77777777" w:rsidR="005F4B1B" w:rsidRPr="00EC4D3B" w:rsidRDefault="005F4B1B" w:rsidP="00BD2B64">
            <w:pPr>
              <w:spacing w:after="160"/>
              <w:jc w:val="center"/>
              <w:rPr>
                <w:szCs w:val="18"/>
              </w:rPr>
            </w:pPr>
            <w:r w:rsidRPr="00EC4D3B">
              <w:rPr>
                <w:szCs w:val="18"/>
              </w:rPr>
              <w:t>2016</w:t>
            </w:r>
          </w:p>
        </w:tc>
        <w:tc>
          <w:tcPr>
            <w:tcW w:w="0" w:type="auto"/>
            <w:vAlign w:val="center"/>
            <w:hideMark/>
          </w:tcPr>
          <w:p w14:paraId="53C9DCE5" w14:textId="77777777" w:rsidR="005F4B1B" w:rsidRPr="00EC4D3B" w:rsidRDefault="005F4B1B" w:rsidP="00BD2B64">
            <w:pPr>
              <w:spacing w:after="160"/>
              <w:jc w:val="center"/>
              <w:rPr>
                <w:szCs w:val="18"/>
              </w:rPr>
            </w:pPr>
            <w:r w:rsidRPr="00EC4D3B">
              <w:rPr>
                <w:szCs w:val="18"/>
              </w:rPr>
              <w:t>Tormenta tropical</w:t>
            </w:r>
          </w:p>
        </w:tc>
      </w:tr>
      <w:tr w:rsidR="005F4B1B" w:rsidRPr="00EC4D3B" w14:paraId="41BC9874" w14:textId="77777777" w:rsidTr="00BD2B64">
        <w:trPr>
          <w:trHeight w:val="180"/>
        </w:trPr>
        <w:tc>
          <w:tcPr>
            <w:tcW w:w="0" w:type="auto"/>
            <w:gridSpan w:val="2"/>
            <w:vAlign w:val="center"/>
            <w:hideMark/>
          </w:tcPr>
          <w:p w14:paraId="718D734A" w14:textId="77777777" w:rsidR="005F4B1B" w:rsidRPr="00EC4D3B" w:rsidRDefault="005F4B1B" w:rsidP="00BD2B64">
            <w:pPr>
              <w:spacing w:after="160"/>
              <w:jc w:val="center"/>
              <w:rPr>
                <w:szCs w:val="18"/>
              </w:rPr>
            </w:pPr>
            <w:r w:rsidRPr="00EC4D3B">
              <w:rPr>
                <w:szCs w:val="18"/>
              </w:rPr>
              <w:t>Harvey</w:t>
            </w:r>
          </w:p>
        </w:tc>
        <w:tc>
          <w:tcPr>
            <w:tcW w:w="0" w:type="auto"/>
            <w:vAlign w:val="center"/>
            <w:hideMark/>
          </w:tcPr>
          <w:p w14:paraId="5A8CD5C5" w14:textId="77777777" w:rsidR="005F4B1B" w:rsidRPr="00EC4D3B" w:rsidRDefault="005F4B1B" w:rsidP="00BD2B64">
            <w:pPr>
              <w:spacing w:after="160"/>
              <w:jc w:val="center"/>
              <w:rPr>
                <w:szCs w:val="18"/>
              </w:rPr>
            </w:pPr>
            <w:r w:rsidRPr="00EC4D3B">
              <w:rPr>
                <w:szCs w:val="18"/>
              </w:rPr>
              <w:t>2017</w:t>
            </w:r>
          </w:p>
        </w:tc>
        <w:tc>
          <w:tcPr>
            <w:tcW w:w="0" w:type="auto"/>
            <w:vAlign w:val="center"/>
            <w:hideMark/>
          </w:tcPr>
          <w:p w14:paraId="67F1C918" w14:textId="77777777" w:rsidR="005F4B1B" w:rsidRPr="00EC4D3B" w:rsidRDefault="005F4B1B" w:rsidP="00BD2B64">
            <w:pPr>
              <w:spacing w:after="160"/>
              <w:jc w:val="center"/>
              <w:rPr>
                <w:szCs w:val="18"/>
              </w:rPr>
            </w:pPr>
            <w:r w:rsidRPr="00EC4D3B">
              <w:rPr>
                <w:szCs w:val="18"/>
              </w:rPr>
              <w:t>Tormenta tropical</w:t>
            </w:r>
          </w:p>
        </w:tc>
      </w:tr>
      <w:tr w:rsidR="005F4B1B" w:rsidRPr="00EC4D3B" w14:paraId="1E7DC66F" w14:textId="77777777" w:rsidTr="00BD2B64">
        <w:trPr>
          <w:trHeight w:val="180"/>
        </w:trPr>
        <w:tc>
          <w:tcPr>
            <w:tcW w:w="0" w:type="auto"/>
            <w:gridSpan w:val="2"/>
            <w:vAlign w:val="center"/>
            <w:hideMark/>
          </w:tcPr>
          <w:p w14:paraId="7B3161D8" w14:textId="77777777" w:rsidR="005F4B1B" w:rsidRPr="00EC4D3B" w:rsidRDefault="005F4B1B" w:rsidP="00BD2B64">
            <w:pPr>
              <w:spacing w:after="160"/>
              <w:jc w:val="center"/>
              <w:rPr>
                <w:szCs w:val="18"/>
              </w:rPr>
            </w:pPr>
            <w:r w:rsidRPr="00EC4D3B">
              <w:rPr>
                <w:szCs w:val="18"/>
              </w:rPr>
              <w:t>Franklin</w:t>
            </w:r>
          </w:p>
        </w:tc>
        <w:tc>
          <w:tcPr>
            <w:tcW w:w="0" w:type="auto"/>
            <w:vAlign w:val="center"/>
            <w:hideMark/>
          </w:tcPr>
          <w:p w14:paraId="30839527" w14:textId="77777777" w:rsidR="005F4B1B" w:rsidRPr="00EC4D3B" w:rsidRDefault="005F4B1B" w:rsidP="00BD2B64">
            <w:pPr>
              <w:spacing w:after="160"/>
              <w:jc w:val="center"/>
              <w:rPr>
                <w:szCs w:val="18"/>
              </w:rPr>
            </w:pPr>
            <w:r w:rsidRPr="00EC4D3B">
              <w:rPr>
                <w:szCs w:val="18"/>
              </w:rPr>
              <w:t>2017</w:t>
            </w:r>
          </w:p>
        </w:tc>
        <w:tc>
          <w:tcPr>
            <w:tcW w:w="0" w:type="auto"/>
            <w:vAlign w:val="center"/>
            <w:hideMark/>
          </w:tcPr>
          <w:p w14:paraId="42FDD268" w14:textId="77777777" w:rsidR="005F4B1B" w:rsidRPr="00EC4D3B" w:rsidRDefault="005F4B1B" w:rsidP="00BD2B64">
            <w:pPr>
              <w:spacing w:after="160"/>
              <w:jc w:val="center"/>
              <w:rPr>
                <w:szCs w:val="18"/>
              </w:rPr>
            </w:pPr>
            <w:r w:rsidRPr="00EC4D3B">
              <w:rPr>
                <w:szCs w:val="18"/>
              </w:rPr>
              <w:t>Tormenta tropical</w:t>
            </w:r>
          </w:p>
        </w:tc>
      </w:tr>
      <w:tr w:rsidR="005F4B1B" w:rsidRPr="00EC4D3B" w14:paraId="7377AE9A" w14:textId="77777777" w:rsidTr="00BD2B64">
        <w:trPr>
          <w:trHeight w:val="180"/>
        </w:trPr>
        <w:tc>
          <w:tcPr>
            <w:tcW w:w="0" w:type="auto"/>
            <w:gridSpan w:val="2"/>
            <w:vAlign w:val="center"/>
            <w:hideMark/>
          </w:tcPr>
          <w:p w14:paraId="5A326451" w14:textId="77777777" w:rsidR="005F4B1B" w:rsidRPr="00EC4D3B" w:rsidRDefault="005F4B1B" w:rsidP="00BD2B64">
            <w:pPr>
              <w:spacing w:after="160"/>
              <w:jc w:val="center"/>
              <w:rPr>
                <w:szCs w:val="18"/>
              </w:rPr>
            </w:pPr>
            <w:r w:rsidRPr="00EC4D3B">
              <w:rPr>
                <w:szCs w:val="18"/>
              </w:rPr>
              <w:t>Cristobal</w:t>
            </w:r>
          </w:p>
        </w:tc>
        <w:tc>
          <w:tcPr>
            <w:tcW w:w="0" w:type="auto"/>
            <w:vAlign w:val="center"/>
            <w:hideMark/>
          </w:tcPr>
          <w:p w14:paraId="5A3F6904" w14:textId="77777777" w:rsidR="005F4B1B" w:rsidRPr="00EC4D3B" w:rsidRDefault="005F4B1B" w:rsidP="00BD2B64">
            <w:pPr>
              <w:spacing w:after="160"/>
              <w:jc w:val="center"/>
              <w:rPr>
                <w:szCs w:val="18"/>
              </w:rPr>
            </w:pPr>
            <w:r w:rsidRPr="00EC4D3B">
              <w:rPr>
                <w:szCs w:val="18"/>
              </w:rPr>
              <w:t>2020</w:t>
            </w:r>
          </w:p>
        </w:tc>
        <w:tc>
          <w:tcPr>
            <w:tcW w:w="0" w:type="auto"/>
            <w:vAlign w:val="center"/>
            <w:hideMark/>
          </w:tcPr>
          <w:p w14:paraId="4DACA661" w14:textId="77777777" w:rsidR="005F4B1B" w:rsidRPr="00EC4D3B" w:rsidRDefault="005F4B1B" w:rsidP="00BD2B64">
            <w:pPr>
              <w:spacing w:after="160"/>
              <w:jc w:val="center"/>
              <w:rPr>
                <w:szCs w:val="18"/>
              </w:rPr>
            </w:pPr>
            <w:r w:rsidRPr="00EC4D3B">
              <w:rPr>
                <w:szCs w:val="18"/>
              </w:rPr>
              <w:t>Tormenta tropical</w:t>
            </w:r>
          </w:p>
        </w:tc>
      </w:tr>
      <w:tr w:rsidR="005F4B1B" w:rsidRPr="00EC4D3B" w14:paraId="2D5592BE" w14:textId="77777777" w:rsidTr="00BD2B64">
        <w:trPr>
          <w:trHeight w:val="180"/>
        </w:trPr>
        <w:tc>
          <w:tcPr>
            <w:tcW w:w="0" w:type="auto"/>
            <w:gridSpan w:val="2"/>
            <w:vAlign w:val="center"/>
            <w:hideMark/>
          </w:tcPr>
          <w:p w14:paraId="51724234" w14:textId="77777777" w:rsidR="005F4B1B" w:rsidRPr="00EC4D3B" w:rsidRDefault="005F4B1B" w:rsidP="00BD2B64">
            <w:pPr>
              <w:spacing w:after="160"/>
              <w:jc w:val="center"/>
              <w:rPr>
                <w:szCs w:val="18"/>
              </w:rPr>
            </w:pPr>
            <w:r w:rsidRPr="00EC4D3B">
              <w:rPr>
                <w:szCs w:val="18"/>
              </w:rPr>
              <w:t>Grace</w:t>
            </w:r>
          </w:p>
        </w:tc>
        <w:tc>
          <w:tcPr>
            <w:tcW w:w="0" w:type="auto"/>
            <w:vAlign w:val="center"/>
            <w:hideMark/>
          </w:tcPr>
          <w:p w14:paraId="2762B343" w14:textId="77777777" w:rsidR="005F4B1B" w:rsidRPr="00EC4D3B" w:rsidRDefault="005F4B1B" w:rsidP="00BD2B64">
            <w:pPr>
              <w:spacing w:after="160"/>
              <w:jc w:val="center"/>
              <w:rPr>
                <w:szCs w:val="18"/>
              </w:rPr>
            </w:pPr>
            <w:r w:rsidRPr="00EC4D3B">
              <w:rPr>
                <w:szCs w:val="18"/>
              </w:rPr>
              <w:t>2021</w:t>
            </w:r>
          </w:p>
        </w:tc>
        <w:tc>
          <w:tcPr>
            <w:tcW w:w="0" w:type="auto"/>
            <w:vAlign w:val="center"/>
            <w:hideMark/>
          </w:tcPr>
          <w:p w14:paraId="1083DA2C" w14:textId="77777777" w:rsidR="005F4B1B" w:rsidRPr="00EC4D3B" w:rsidRDefault="005F4B1B" w:rsidP="00BD2B64">
            <w:pPr>
              <w:spacing w:after="160"/>
              <w:jc w:val="center"/>
              <w:rPr>
                <w:szCs w:val="18"/>
              </w:rPr>
            </w:pPr>
            <w:r w:rsidRPr="00EC4D3B">
              <w:rPr>
                <w:szCs w:val="18"/>
              </w:rPr>
              <w:t>Tormenta tropical</w:t>
            </w:r>
          </w:p>
        </w:tc>
      </w:tr>
      <w:tr w:rsidR="005F4B1B" w:rsidRPr="00EC4D3B" w14:paraId="5CC922D4" w14:textId="77777777" w:rsidTr="00BD2B64">
        <w:trPr>
          <w:trHeight w:val="180"/>
        </w:trPr>
        <w:tc>
          <w:tcPr>
            <w:tcW w:w="0" w:type="auto"/>
            <w:gridSpan w:val="2"/>
            <w:vAlign w:val="center"/>
            <w:hideMark/>
          </w:tcPr>
          <w:p w14:paraId="46EB44CF" w14:textId="77777777" w:rsidR="005F4B1B" w:rsidRPr="00EC4D3B" w:rsidRDefault="005F4B1B" w:rsidP="00BD2B64">
            <w:pPr>
              <w:spacing w:after="160"/>
              <w:jc w:val="center"/>
              <w:rPr>
                <w:szCs w:val="18"/>
              </w:rPr>
            </w:pPr>
            <w:r w:rsidRPr="00EC4D3B">
              <w:rPr>
                <w:szCs w:val="18"/>
              </w:rPr>
              <w:t>Lisa</w:t>
            </w:r>
          </w:p>
        </w:tc>
        <w:tc>
          <w:tcPr>
            <w:tcW w:w="0" w:type="auto"/>
            <w:vAlign w:val="center"/>
            <w:hideMark/>
          </w:tcPr>
          <w:p w14:paraId="4ABBA578" w14:textId="77777777" w:rsidR="005F4B1B" w:rsidRPr="00EC4D3B" w:rsidRDefault="005F4B1B" w:rsidP="00BD2B64">
            <w:pPr>
              <w:spacing w:after="160"/>
              <w:jc w:val="center"/>
              <w:rPr>
                <w:szCs w:val="18"/>
              </w:rPr>
            </w:pPr>
            <w:r w:rsidRPr="00EC4D3B">
              <w:rPr>
                <w:szCs w:val="18"/>
              </w:rPr>
              <w:t>2022</w:t>
            </w:r>
          </w:p>
        </w:tc>
        <w:tc>
          <w:tcPr>
            <w:tcW w:w="0" w:type="auto"/>
            <w:vAlign w:val="center"/>
            <w:hideMark/>
          </w:tcPr>
          <w:p w14:paraId="1BC7D87E" w14:textId="77777777" w:rsidR="005F4B1B" w:rsidRPr="00EC4D3B" w:rsidRDefault="005F4B1B" w:rsidP="00BD2B64">
            <w:pPr>
              <w:spacing w:after="160"/>
              <w:jc w:val="center"/>
              <w:rPr>
                <w:szCs w:val="18"/>
              </w:rPr>
            </w:pPr>
            <w:r w:rsidRPr="00EC4D3B">
              <w:rPr>
                <w:szCs w:val="18"/>
              </w:rPr>
              <w:t>Tormenta tropical</w:t>
            </w:r>
          </w:p>
        </w:tc>
      </w:tr>
    </w:tbl>
    <w:p w14:paraId="2B49FCAD" w14:textId="77777777" w:rsidR="005F4B1B" w:rsidRPr="00EC4D3B" w:rsidRDefault="005F4B1B" w:rsidP="005F4B1B">
      <w:pPr>
        <w:rPr>
          <w:i/>
          <w:iCs/>
          <w:color w:val="404040" w:themeColor="text1" w:themeTint="BF"/>
          <w:sz w:val="16"/>
        </w:rPr>
      </w:pPr>
      <w:r w:rsidRPr="002E387E">
        <w:rPr>
          <w:rStyle w:val="nfasissutil"/>
        </w:rPr>
        <w:t>Fuente: Elaboración propia</w:t>
      </w:r>
    </w:p>
    <w:p w14:paraId="506F54A2"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31</w:t>
      </w:r>
      <w:r>
        <w:rPr>
          <w:noProof/>
        </w:rPr>
        <w:fldChar w:fldCharType="end"/>
      </w:r>
      <w:r>
        <w:t xml:space="preserve"> Mapa base del monitor ambiental y estratégica territorial de E1 Selva, Tierra y Agua</w:t>
      </w:r>
    </w:p>
    <w:p w14:paraId="5A0EB83F" w14:textId="77777777" w:rsidR="005F4B1B" w:rsidRDefault="005F4B1B" w:rsidP="005F4B1B">
      <w:pPr>
        <w:spacing w:after="0"/>
      </w:pPr>
      <w:r>
        <w:rPr>
          <w:noProof/>
        </w:rPr>
        <w:drawing>
          <wp:inline distT="0" distB="0" distL="0" distR="0" wp14:anchorId="2F73362C" wp14:editId="71F208ED">
            <wp:extent cx="5943172" cy="4202430"/>
            <wp:effectExtent l="0" t="0" r="635" b="7620"/>
            <wp:docPr id="1343810006" name="Imagen 8"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1640" name="Imagen 8" descr="Map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172" cy="4202430"/>
                    </a:xfrm>
                    <a:prstGeom prst="rect">
                      <a:avLst/>
                    </a:prstGeom>
                  </pic:spPr>
                </pic:pic>
              </a:graphicData>
            </a:graphic>
          </wp:inline>
        </w:drawing>
      </w:r>
    </w:p>
    <w:p w14:paraId="01BF2A39" w14:textId="77777777" w:rsidR="005F4B1B" w:rsidRDefault="005F4B1B" w:rsidP="005F4B1B">
      <w:pPr>
        <w:jc w:val="center"/>
      </w:pPr>
      <w:r w:rsidRPr="002E387E">
        <w:rPr>
          <w:rStyle w:val="nfasissutil"/>
        </w:rPr>
        <w:t>Fuente: Elaboración propia</w:t>
      </w:r>
    </w:p>
    <w:p w14:paraId="1DC37E50" w14:textId="77777777" w:rsidR="005F4B1B" w:rsidRPr="00A52114" w:rsidRDefault="005F4B1B" w:rsidP="005F4B1B">
      <w:pPr>
        <w:pStyle w:val="Ttulo6"/>
      </w:pPr>
      <w:r w:rsidRPr="00A52114">
        <w:t>Monitor Económico</w:t>
      </w:r>
    </w:p>
    <w:p w14:paraId="6FD17FFB" w14:textId="77777777" w:rsidR="005F4B1B" w:rsidRDefault="005F4B1B" w:rsidP="005F4B1B">
      <w:r w:rsidRPr="00A52114">
        <w:t xml:space="preserve">Este </w:t>
      </w:r>
      <w:r>
        <w:t>monitor</w:t>
      </w:r>
      <w:r w:rsidRPr="00A52114">
        <w:t xml:space="preserve"> modela </w:t>
      </w:r>
      <w:r>
        <w:t xml:space="preserve">el </w:t>
      </w:r>
      <w:r w:rsidRPr="00A52114">
        <w:t>patrón de análisis correspondiente</w:t>
      </w:r>
      <w:r w:rsidRPr="001F0BB4">
        <w:t xml:space="preserve"> </w:t>
      </w:r>
      <w:r>
        <w:t xml:space="preserve">al eje estratégico de E2 Campo, mar y turismo biocultural y las diferentes secciones temáticas del PEOTDU. </w:t>
      </w:r>
      <w:r w:rsidRPr="00A52114">
        <w:t xml:space="preserve">Estructurado para capturar el dinamismo productivo del territorio, este </w:t>
      </w:r>
      <w:r>
        <w:t>monitor</w:t>
      </w:r>
      <w:r w:rsidRPr="00A52114">
        <w:t xml:space="preserve"> abstrae las unidades económicas, los sectores productivos (primario, secundario y terciario) y las vocaciones comerciales. Su diagrama UML destaca las relaciones de dependencia entre los polos de desarrollo, la infraestructura turística y las zonas de aprovechamiento agrícola o pesquero. El patrón de análisis facilita la identificación de clústeres económicos y áreas de oportunidad para la inversión, vinculando las geometrías con bases de datos estadísticas y de empleo.</w:t>
      </w:r>
    </w:p>
    <w:p w14:paraId="5327A483"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32</w:t>
      </w:r>
      <w:r>
        <w:rPr>
          <w:noProof/>
        </w:rPr>
        <w:fldChar w:fldCharType="end"/>
      </w:r>
      <w:r>
        <w:t>. UML – Monitor económico</w:t>
      </w:r>
    </w:p>
    <w:p w14:paraId="32DF17D2" w14:textId="77777777" w:rsidR="005F4B1B" w:rsidRDefault="005F4B1B" w:rsidP="005F4B1B">
      <w:pPr>
        <w:spacing w:after="0"/>
        <w:jc w:val="center"/>
      </w:pPr>
      <w:r>
        <w:rPr>
          <w:noProof/>
        </w:rPr>
        <w:drawing>
          <wp:inline distT="0" distB="0" distL="0" distR="0" wp14:anchorId="6D4D6F38" wp14:editId="4EB0B2C0">
            <wp:extent cx="4615132" cy="6381308"/>
            <wp:effectExtent l="0" t="0" r="0" b="635"/>
            <wp:docPr id="7184031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65714" name="Imagen 1273665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4077" cy="6393676"/>
                    </a:xfrm>
                    <a:prstGeom prst="rect">
                      <a:avLst/>
                    </a:prstGeom>
                  </pic:spPr>
                </pic:pic>
              </a:graphicData>
            </a:graphic>
          </wp:inline>
        </w:drawing>
      </w:r>
    </w:p>
    <w:p w14:paraId="33A1B226" w14:textId="77777777" w:rsidR="005F4B1B" w:rsidRPr="00825C98" w:rsidRDefault="005F4B1B" w:rsidP="005F4B1B">
      <w:pPr>
        <w:jc w:val="center"/>
        <w:rPr>
          <w:i/>
          <w:iCs/>
          <w:color w:val="404040" w:themeColor="text1" w:themeTint="BF"/>
          <w:sz w:val="16"/>
        </w:rPr>
      </w:pPr>
      <w:r w:rsidRPr="002E387E">
        <w:rPr>
          <w:rStyle w:val="nfasissutil"/>
        </w:rPr>
        <w:t>Fuente: Elaboración propia</w:t>
      </w:r>
    </w:p>
    <w:p w14:paraId="5D3C33FE" w14:textId="77777777" w:rsidR="005F4B1B" w:rsidRDefault="005F4B1B" w:rsidP="005F4B1B">
      <w:pPr>
        <w:pStyle w:val="Descripcin"/>
        <w:keepNext/>
        <w:spacing w:after="0"/>
        <w:jc w:val="center"/>
      </w:pPr>
    </w:p>
    <w:p w14:paraId="69A38F75" w14:textId="77777777" w:rsidR="005F4B1B" w:rsidRPr="00D41F7A" w:rsidRDefault="005F4B1B" w:rsidP="005F4B1B">
      <w:pPr>
        <w:pStyle w:val="Ttulo7"/>
      </w:pPr>
      <w:r>
        <w:t>Situación económica</w:t>
      </w:r>
    </w:p>
    <w:p w14:paraId="42C362D5" w14:textId="77777777" w:rsidR="005F4B1B" w:rsidRPr="00D41F7A" w:rsidRDefault="005F4B1B" w:rsidP="005F4B1B">
      <w:pPr>
        <w:pStyle w:val="Ttulo8"/>
        <w:rPr>
          <w:b/>
          <w:bCs/>
        </w:rPr>
      </w:pPr>
      <w:r w:rsidRPr="00D41F7A">
        <w:t>Panorama económico</w:t>
      </w:r>
    </w:p>
    <w:p w14:paraId="5CB34B5C" w14:textId="77777777" w:rsidR="005F4B1B" w:rsidRPr="00DA6490" w:rsidRDefault="005F4B1B" w:rsidP="005F4B1B">
      <w:pPr>
        <w:spacing w:after="0"/>
        <w:rPr>
          <w:b/>
          <w:bCs/>
        </w:rPr>
      </w:pPr>
      <w:r>
        <w:rPr>
          <w:b/>
          <w:bCs/>
        </w:rPr>
        <w:t>Descripción</w:t>
      </w:r>
      <w:r w:rsidRPr="009B35B9">
        <w:rPr>
          <w:b/>
          <w:bCs/>
        </w:rPr>
        <w:t>:</w:t>
      </w:r>
      <w:r>
        <w:rPr>
          <w:b/>
          <w:bCs/>
        </w:rPr>
        <w:t xml:space="preserve"> </w:t>
      </w:r>
      <w:r w:rsidRPr="00D41F7A">
        <w:t>En este tema la variable corresponde al panorama económico en el estado</w:t>
      </w:r>
    </w:p>
    <w:p w14:paraId="655EFB49" w14:textId="77777777" w:rsidR="005F4B1B" w:rsidRPr="00D41F7A" w:rsidRDefault="005F4B1B" w:rsidP="005F4B1B">
      <w:pPr>
        <w:spacing w:after="0"/>
      </w:pPr>
      <w:r w:rsidRPr="00DA6490">
        <w:rPr>
          <w:b/>
          <w:bCs/>
        </w:rPr>
        <w:t>Variables:</w:t>
      </w:r>
      <w:r w:rsidRPr="00D41F7A">
        <w:t> Panorama económico</w:t>
      </w:r>
    </w:p>
    <w:p w14:paraId="07DB0AD2" w14:textId="77777777" w:rsidR="005F4B1B" w:rsidRPr="00D41F7A" w:rsidRDefault="005F4B1B" w:rsidP="005F4B1B">
      <w:pPr>
        <w:spacing w:after="0"/>
      </w:pPr>
      <w:r w:rsidRPr="00DA6490">
        <w:rPr>
          <w:b/>
          <w:bCs/>
        </w:rPr>
        <w:t>Capas utilizadas:</w:t>
      </w:r>
      <w:r w:rsidRPr="00D41F7A">
        <w:t> Ninguna</w:t>
      </w:r>
    </w:p>
    <w:p w14:paraId="793AD1F5" w14:textId="77777777" w:rsidR="005F4B1B" w:rsidRPr="00D41F7A" w:rsidRDefault="005F4B1B" w:rsidP="005F4B1B">
      <w:pPr>
        <w:spacing w:after="0"/>
      </w:pPr>
      <w:r>
        <w:rPr>
          <w:b/>
          <w:bCs/>
        </w:rPr>
        <w:t>Descripción analítica:</w:t>
      </w:r>
      <w:r w:rsidRPr="00D41F7A">
        <w:rPr>
          <w:b/>
          <w:bCs/>
        </w:rPr>
        <w:t xml:space="preserve"> </w:t>
      </w:r>
      <w:r w:rsidRPr="00D41F7A">
        <w:t>Participación del 2.7% del PIB nacional en 2021, equivalente a 462,352.56 millones de pesos. Lugar 14 del ranking nacional de entidades. PIB per cápita de 519,161 pesos.</w:t>
      </w:r>
      <w:r w:rsidRPr="00D41F7A">
        <w:br/>
        <w:t>Tabla 92: Sector primario 1.4%, Sector secundario 82.5%. Actividad preponderante, Gráfica 34: Minería petrolera (94.3%) y Construcción (1.4%). Sector terciario (16.1%)</w:t>
      </w:r>
    </w:p>
    <w:p w14:paraId="6095A2A2" w14:textId="77777777" w:rsidR="005F4B1B" w:rsidRPr="00DA6490" w:rsidRDefault="005F4B1B" w:rsidP="005F4B1B">
      <w:pPr>
        <w:rPr>
          <w:b/>
          <w:bCs/>
        </w:rPr>
      </w:pPr>
      <w:r>
        <w:rPr>
          <w:b/>
          <w:bCs/>
        </w:rPr>
        <w:lastRenderedPageBreak/>
        <w:t>Descripción n</w:t>
      </w:r>
      <w:r w:rsidRPr="009B35B9">
        <w:rPr>
          <w:b/>
          <w:bCs/>
        </w:rPr>
        <w:t>arrativa:</w:t>
      </w:r>
      <w:r>
        <w:rPr>
          <w:b/>
          <w:bCs/>
        </w:rPr>
        <w:t xml:space="preserve"> </w:t>
      </w:r>
      <w:r w:rsidRPr="00D41F7A">
        <w:t>Campeche ocupa el lugar 14 en la aportación al PIB Nacional. El sector económico preponderante es el secundario, del cual, las actividades con mayor aporte a la economía estatal son la minería petrolera y la construcción.</w:t>
      </w:r>
      <w:r>
        <w:rPr>
          <w:b/>
          <w:bCs/>
        </w:rPr>
        <w:t xml:space="preserve"> </w:t>
      </w:r>
      <w:r w:rsidRPr="00D41F7A">
        <w:t>La economía de Campeche depende en gran medida del petróleo, sector que genera un PIB per cápita alto pero poco empleo directo para la población local. Esta dependencia es una vulnerabilidad: la producción petrolera mexicana lleva años en declive, y sin diversificación económica el estado enfrentará una crisis estructural</w:t>
      </w:r>
    </w:p>
    <w:p w14:paraId="678CF9CA"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45</w:t>
      </w:r>
      <w:r>
        <w:rPr>
          <w:noProof/>
        </w:rPr>
        <w:fldChar w:fldCharType="end"/>
      </w:r>
      <w:r>
        <w:t xml:space="preserve"> Ficha técnica del Panorama económico</w:t>
      </w:r>
    </w:p>
    <w:tbl>
      <w:tblPr>
        <w:tblW w:w="0" w:type="auto"/>
        <w:jc w:val="center"/>
        <w:tblCellMar>
          <w:top w:w="15" w:type="dxa"/>
          <w:left w:w="15" w:type="dxa"/>
          <w:bottom w:w="15" w:type="dxa"/>
          <w:right w:w="15" w:type="dxa"/>
        </w:tblCellMar>
        <w:tblLook w:val="04A0" w:firstRow="1" w:lastRow="0" w:firstColumn="1" w:lastColumn="0" w:noHBand="0" w:noVBand="1"/>
      </w:tblPr>
      <w:tblGrid>
        <w:gridCol w:w="1976"/>
        <w:gridCol w:w="2046"/>
        <w:gridCol w:w="1858"/>
        <w:gridCol w:w="1586"/>
        <w:gridCol w:w="1326"/>
        <w:gridCol w:w="36"/>
      </w:tblGrid>
      <w:tr w:rsidR="005F4B1B" w:rsidRPr="00D41F7A" w14:paraId="0C5C1829" w14:textId="77777777" w:rsidTr="00BD2B64">
        <w:trPr>
          <w:gridAfter w:val="1"/>
          <w:trHeight w:val="180"/>
          <w:jc w:val="center"/>
        </w:trPr>
        <w:tc>
          <w:tcPr>
            <w:tcW w:w="0" w:type="auto"/>
            <w:gridSpan w:val="5"/>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2657AB87" w14:textId="77777777" w:rsidR="005F4B1B" w:rsidRPr="00271ECD" w:rsidRDefault="005F4B1B" w:rsidP="00BD2B64">
            <w:pPr>
              <w:pStyle w:val="Ttulo7"/>
              <w:jc w:val="center"/>
              <w:rPr>
                <w:color w:val="FFFFFF" w:themeColor="background1"/>
              </w:rPr>
            </w:pPr>
            <w:r w:rsidRPr="00271ECD">
              <w:rPr>
                <w:b/>
                <w:bCs/>
                <w:color w:val="FFFFFF" w:themeColor="background1"/>
              </w:rPr>
              <w:t>Panorama económico</w:t>
            </w:r>
          </w:p>
        </w:tc>
      </w:tr>
      <w:tr w:rsidR="005F4B1B" w:rsidRPr="00D41F7A" w14:paraId="5A6017C6" w14:textId="77777777" w:rsidTr="00BD2B64">
        <w:trPr>
          <w:gridAfter w:val="1"/>
          <w:trHeight w:val="180"/>
          <w:jc w:val="center"/>
        </w:trPr>
        <w:tc>
          <w:tcPr>
            <w:tcW w:w="0" w:type="auto"/>
            <w:gridSpan w:val="5"/>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417A6A0" w14:textId="77777777" w:rsidR="005F4B1B" w:rsidRPr="00271ECD" w:rsidRDefault="005F4B1B" w:rsidP="00BD2B64">
            <w:pPr>
              <w:pStyle w:val="Ttulo7"/>
              <w:jc w:val="center"/>
              <w:rPr>
                <w:color w:val="FFFFFF" w:themeColor="background1"/>
              </w:rPr>
            </w:pPr>
            <w:r w:rsidRPr="00271ECD">
              <w:rPr>
                <w:b/>
                <w:bCs/>
                <w:color w:val="FFFFFF" w:themeColor="background1"/>
              </w:rPr>
              <w:t>Descriptivo</w:t>
            </w:r>
          </w:p>
        </w:tc>
      </w:tr>
      <w:tr w:rsidR="005F4B1B" w:rsidRPr="00D41F7A" w14:paraId="7368002A" w14:textId="77777777" w:rsidTr="00BD2B64">
        <w:trPr>
          <w:gridAfter w:val="1"/>
          <w:trHeight w:val="180"/>
          <w:jc w:val="center"/>
        </w:trPr>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37CE3FE" w14:textId="77777777" w:rsidR="005F4B1B" w:rsidRPr="00271ECD" w:rsidRDefault="005F4B1B" w:rsidP="00BD2B64">
            <w:pPr>
              <w:pStyle w:val="Ttulo7"/>
              <w:jc w:val="center"/>
              <w:rPr>
                <w:color w:val="FFFFFF" w:themeColor="background1"/>
              </w:rPr>
            </w:pPr>
            <w:r w:rsidRPr="00271ECD">
              <w:rPr>
                <w:b/>
                <w:bCs/>
                <w:color w:val="FFFFFF" w:themeColor="background1"/>
              </w:rPr>
              <w:t>Definición</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594351AD" w14:textId="77777777" w:rsidR="005F4B1B" w:rsidRPr="00271ECD" w:rsidRDefault="005F4B1B" w:rsidP="00BD2B64">
            <w:pPr>
              <w:pStyle w:val="Ttulo7"/>
              <w:jc w:val="center"/>
              <w:rPr>
                <w:color w:val="FFFFFF" w:themeColor="background1"/>
              </w:rPr>
            </w:pPr>
            <w:r w:rsidRPr="00271ECD">
              <w:rPr>
                <w:b/>
                <w:bCs/>
                <w:color w:val="FFFFFF" w:themeColor="background1"/>
              </w:rPr>
              <w:t>Variables</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6A141DA" w14:textId="77777777" w:rsidR="005F4B1B" w:rsidRPr="00271ECD" w:rsidRDefault="005F4B1B" w:rsidP="00BD2B64">
            <w:pPr>
              <w:pStyle w:val="Ttulo7"/>
              <w:jc w:val="center"/>
              <w:rPr>
                <w:color w:val="FFFFFF" w:themeColor="background1"/>
              </w:rPr>
            </w:pPr>
            <w:r w:rsidRPr="00271ECD">
              <w:rPr>
                <w:b/>
                <w:bCs/>
                <w:color w:val="FFFFFF" w:themeColor="background1"/>
              </w:rPr>
              <w:t>Capas utilizadas</w:t>
            </w:r>
          </w:p>
        </w:tc>
      </w:tr>
      <w:tr w:rsidR="005F4B1B" w:rsidRPr="00D41F7A" w14:paraId="043D27EA" w14:textId="77777777" w:rsidTr="00BD2B64">
        <w:trPr>
          <w:gridAfter w:val="1"/>
          <w:trHeight w:val="414"/>
          <w:jc w:val="center"/>
        </w:trPr>
        <w:tc>
          <w:tcPr>
            <w:tcW w:w="0" w:type="auto"/>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B3F65" w14:textId="77777777" w:rsidR="005F4B1B" w:rsidRPr="00D41F7A" w:rsidRDefault="005F4B1B" w:rsidP="00BD2B64">
            <w:pPr>
              <w:pStyle w:val="Ttulo7"/>
              <w:jc w:val="center"/>
            </w:pPr>
            <w:r w:rsidRPr="00D41F7A">
              <w:t>En este tema la variable corresponde al panorama económico en el estado</w:t>
            </w:r>
          </w:p>
        </w:tc>
        <w:tc>
          <w:tcPr>
            <w:tcW w:w="0" w:type="auto"/>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BF483" w14:textId="77777777" w:rsidR="005F4B1B" w:rsidRPr="00D41F7A" w:rsidRDefault="005F4B1B" w:rsidP="00BD2B64">
            <w:pPr>
              <w:pStyle w:val="Ttulo7"/>
              <w:jc w:val="center"/>
            </w:pPr>
            <w:r w:rsidRPr="00D41F7A">
              <w:t>Panorama económico</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011F2" w14:textId="77777777" w:rsidR="005F4B1B" w:rsidRPr="00D41F7A" w:rsidRDefault="005F4B1B" w:rsidP="00BD2B64">
            <w:pPr>
              <w:pStyle w:val="Ttulo7"/>
              <w:jc w:val="center"/>
            </w:pPr>
            <w:r w:rsidRPr="00D41F7A">
              <w:t>Ninguna</w:t>
            </w:r>
          </w:p>
        </w:tc>
      </w:tr>
      <w:tr w:rsidR="005F4B1B" w:rsidRPr="00D41F7A" w14:paraId="1B6E5E56" w14:textId="77777777" w:rsidTr="00BD2B64">
        <w:trPr>
          <w:trHeight w:val="180"/>
          <w:jc w:val="center"/>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930FBEC" w14:textId="77777777" w:rsidR="005F4B1B" w:rsidRPr="00D41F7A" w:rsidRDefault="005F4B1B" w:rsidP="00BD2B64">
            <w:pPr>
              <w:pStyle w:val="Ttulo7"/>
              <w:jc w:val="cente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73D6441" w14:textId="77777777" w:rsidR="005F4B1B" w:rsidRPr="00D41F7A" w:rsidRDefault="005F4B1B" w:rsidP="00BD2B64">
            <w:pPr>
              <w:pStyle w:val="Ttulo7"/>
              <w:jc w:val="cente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3BCB15" w14:textId="77777777" w:rsidR="005F4B1B" w:rsidRPr="00D41F7A" w:rsidRDefault="005F4B1B" w:rsidP="00BD2B64">
            <w:pPr>
              <w:pStyle w:val="Ttulo7"/>
              <w:jc w:val="center"/>
            </w:pPr>
          </w:p>
        </w:tc>
        <w:tc>
          <w:tcPr>
            <w:tcW w:w="0" w:type="auto"/>
            <w:vAlign w:val="center"/>
            <w:hideMark/>
          </w:tcPr>
          <w:p w14:paraId="05EACAAF" w14:textId="77777777" w:rsidR="005F4B1B" w:rsidRPr="00D41F7A" w:rsidRDefault="005F4B1B" w:rsidP="00BD2B64">
            <w:pPr>
              <w:pStyle w:val="Ttulo7"/>
              <w:jc w:val="center"/>
            </w:pPr>
          </w:p>
        </w:tc>
      </w:tr>
      <w:tr w:rsidR="005F4B1B" w:rsidRPr="00D41F7A" w14:paraId="719DD84A" w14:textId="77777777" w:rsidTr="00BD2B64">
        <w:trPr>
          <w:trHeight w:val="180"/>
          <w:jc w:val="center"/>
        </w:trPr>
        <w:tc>
          <w:tcPr>
            <w:tcW w:w="0" w:type="auto"/>
            <w:gridSpan w:val="5"/>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7425DD02" w14:textId="77777777" w:rsidR="005F4B1B" w:rsidRPr="00271ECD" w:rsidRDefault="005F4B1B" w:rsidP="00BD2B64">
            <w:pPr>
              <w:pStyle w:val="Ttulo7"/>
              <w:jc w:val="center"/>
              <w:rPr>
                <w:color w:val="FFFFFF" w:themeColor="background1"/>
              </w:rPr>
            </w:pPr>
            <w:r w:rsidRPr="00271ECD">
              <w:rPr>
                <w:b/>
                <w:bCs/>
                <w:color w:val="FFFFFF" w:themeColor="background1"/>
              </w:rPr>
              <w:t>Analítico</w:t>
            </w:r>
          </w:p>
        </w:tc>
        <w:tc>
          <w:tcPr>
            <w:tcW w:w="0" w:type="auto"/>
            <w:vAlign w:val="center"/>
            <w:hideMark/>
          </w:tcPr>
          <w:p w14:paraId="6B9C98C6" w14:textId="77777777" w:rsidR="005F4B1B" w:rsidRPr="00D41F7A" w:rsidRDefault="005F4B1B" w:rsidP="00BD2B64">
            <w:pPr>
              <w:pStyle w:val="Ttulo7"/>
              <w:jc w:val="center"/>
            </w:pPr>
          </w:p>
        </w:tc>
      </w:tr>
      <w:tr w:rsidR="005F4B1B" w:rsidRPr="00D41F7A" w14:paraId="465F154C" w14:textId="77777777" w:rsidTr="00BD2B64">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F7F9288" w14:textId="77777777" w:rsidR="005F4B1B" w:rsidRPr="00271ECD" w:rsidRDefault="005F4B1B" w:rsidP="00BD2B64">
            <w:pPr>
              <w:pStyle w:val="Ttulo7"/>
              <w:jc w:val="center"/>
              <w:rPr>
                <w:color w:val="FFFFFF" w:themeColor="background1"/>
              </w:rPr>
            </w:pPr>
            <w:r w:rsidRPr="00271ECD">
              <w:rPr>
                <w:b/>
                <w:bCs/>
                <w:color w:val="FFFFFF" w:themeColor="background1"/>
              </w:rPr>
              <w:t>Panorama económico</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6C254ACA" w14:textId="77777777" w:rsidR="005F4B1B" w:rsidRPr="00271ECD" w:rsidRDefault="005F4B1B" w:rsidP="00BD2B64">
            <w:pPr>
              <w:pStyle w:val="Ttulo7"/>
              <w:jc w:val="center"/>
              <w:rPr>
                <w:color w:val="FFFFFF" w:themeColor="background1"/>
              </w:rPr>
            </w:pPr>
            <w:r w:rsidRPr="00271ECD">
              <w:rPr>
                <w:b/>
                <w:bCs/>
                <w:color w:val="FFFFFF" w:themeColor="background1"/>
              </w:rPr>
              <w:t>Porcentaje del PIB Nacional</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6DB309FC" w14:textId="77777777" w:rsidR="005F4B1B" w:rsidRPr="00271ECD" w:rsidRDefault="005F4B1B" w:rsidP="00BD2B64">
            <w:pPr>
              <w:pStyle w:val="Ttulo7"/>
              <w:jc w:val="center"/>
              <w:rPr>
                <w:color w:val="FFFFFF" w:themeColor="background1"/>
              </w:rPr>
            </w:pPr>
            <w:r w:rsidRPr="00271ECD">
              <w:rPr>
                <w:b/>
                <w:bCs/>
                <w:color w:val="FFFFFF" w:themeColor="background1"/>
              </w:rPr>
              <w:t>Cantidad en millones de pesos</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8930A40" w14:textId="77777777" w:rsidR="005F4B1B" w:rsidRPr="00271ECD" w:rsidRDefault="005F4B1B" w:rsidP="00BD2B64">
            <w:pPr>
              <w:pStyle w:val="Ttulo7"/>
              <w:jc w:val="center"/>
              <w:rPr>
                <w:color w:val="FFFFFF" w:themeColor="background1"/>
              </w:rPr>
            </w:pPr>
            <w:r w:rsidRPr="00271ECD">
              <w:rPr>
                <w:b/>
                <w:bCs/>
                <w:color w:val="FFFFFF" w:themeColor="background1"/>
              </w:rPr>
              <w:t>Lugar del ranking nacional</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BFCFCEA" w14:textId="77777777" w:rsidR="005F4B1B" w:rsidRPr="00271ECD" w:rsidRDefault="005F4B1B" w:rsidP="00BD2B64">
            <w:pPr>
              <w:pStyle w:val="Ttulo7"/>
              <w:jc w:val="center"/>
              <w:rPr>
                <w:color w:val="FFFFFF" w:themeColor="background1"/>
              </w:rPr>
            </w:pPr>
            <w:r w:rsidRPr="00271ECD">
              <w:rPr>
                <w:b/>
                <w:bCs/>
                <w:color w:val="FFFFFF" w:themeColor="background1"/>
              </w:rPr>
              <w:t>PIB per cápita</w:t>
            </w:r>
          </w:p>
        </w:tc>
        <w:tc>
          <w:tcPr>
            <w:tcW w:w="0" w:type="auto"/>
            <w:vAlign w:val="center"/>
            <w:hideMark/>
          </w:tcPr>
          <w:p w14:paraId="037F5150" w14:textId="77777777" w:rsidR="005F4B1B" w:rsidRPr="00D41F7A" w:rsidRDefault="005F4B1B" w:rsidP="00BD2B64">
            <w:pPr>
              <w:pStyle w:val="Ttulo7"/>
              <w:jc w:val="center"/>
            </w:pPr>
          </w:p>
        </w:tc>
      </w:tr>
      <w:tr w:rsidR="005F4B1B" w:rsidRPr="00D41F7A" w14:paraId="06654C14" w14:textId="77777777" w:rsidTr="00BD2B64">
        <w:trPr>
          <w:trHeight w:val="23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0D708" w14:textId="77777777" w:rsidR="005F4B1B" w:rsidRPr="00D41F7A" w:rsidRDefault="005F4B1B" w:rsidP="00BD2B64">
            <w:pPr>
              <w:pStyle w:val="Ttulo7"/>
              <w:jc w:val="center"/>
            </w:pPr>
            <w:r w:rsidRPr="00D41F7A">
              <w:t>Campeche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062041" w14:textId="77777777" w:rsidR="005F4B1B" w:rsidRPr="00D41F7A" w:rsidRDefault="005F4B1B" w:rsidP="00BD2B64">
            <w:pPr>
              <w:pStyle w:val="Ttulo7"/>
              <w:jc w:val="center"/>
            </w:pPr>
            <w:r w:rsidRPr="00D41F7A">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1028FD" w14:textId="77777777" w:rsidR="005F4B1B" w:rsidRPr="00D41F7A" w:rsidRDefault="005F4B1B" w:rsidP="00BD2B64">
            <w:pPr>
              <w:pStyle w:val="Ttulo7"/>
              <w:jc w:val="center"/>
            </w:pPr>
            <w:r w:rsidRPr="00D41F7A">
              <w:t>$462,352.56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0167C5" w14:textId="77777777" w:rsidR="005F4B1B" w:rsidRPr="00D41F7A" w:rsidRDefault="005F4B1B" w:rsidP="00BD2B64">
            <w:pPr>
              <w:pStyle w:val="Ttulo7"/>
              <w:jc w:val="center"/>
            </w:pPr>
            <w:r w:rsidRPr="00D41F7A">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6E621" w14:textId="77777777" w:rsidR="005F4B1B" w:rsidRPr="00D41F7A" w:rsidRDefault="005F4B1B" w:rsidP="00BD2B64">
            <w:pPr>
              <w:pStyle w:val="Ttulo7"/>
              <w:jc w:val="center"/>
            </w:pPr>
            <w:r w:rsidRPr="00D41F7A">
              <w:t>519,161 pesos</w:t>
            </w:r>
          </w:p>
        </w:tc>
        <w:tc>
          <w:tcPr>
            <w:tcW w:w="0" w:type="auto"/>
            <w:vAlign w:val="center"/>
            <w:hideMark/>
          </w:tcPr>
          <w:p w14:paraId="40E7599A" w14:textId="77777777" w:rsidR="005F4B1B" w:rsidRPr="00D41F7A" w:rsidRDefault="005F4B1B" w:rsidP="00BD2B64">
            <w:pPr>
              <w:pStyle w:val="Ttulo7"/>
              <w:jc w:val="center"/>
            </w:pPr>
          </w:p>
        </w:tc>
      </w:tr>
      <w:tr w:rsidR="005F4B1B" w:rsidRPr="00D41F7A" w14:paraId="179348BB" w14:textId="77777777" w:rsidTr="00BD2B64">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77245AA7" w14:textId="77777777" w:rsidR="005F4B1B" w:rsidRPr="00271ECD" w:rsidRDefault="005F4B1B" w:rsidP="00BD2B64">
            <w:pPr>
              <w:pStyle w:val="Ttulo7"/>
              <w:jc w:val="center"/>
              <w:rPr>
                <w:color w:val="FFFFFF" w:themeColor="background1"/>
              </w:rPr>
            </w:pPr>
            <w:r w:rsidRPr="00271ECD">
              <w:rPr>
                <w:b/>
                <w:bCs/>
                <w:color w:val="FFFFFF" w:themeColor="background1"/>
              </w:rPr>
              <w:t>Actividades económicas</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8B6AC22" w14:textId="77777777" w:rsidR="005F4B1B" w:rsidRPr="00271ECD" w:rsidRDefault="005F4B1B" w:rsidP="00BD2B64">
            <w:pPr>
              <w:pStyle w:val="Ttulo7"/>
              <w:jc w:val="center"/>
              <w:rPr>
                <w:color w:val="FFFFFF" w:themeColor="background1"/>
              </w:rPr>
            </w:pPr>
            <w:r w:rsidRPr="00271ECD">
              <w:rPr>
                <w:b/>
                <w:bCs/>
                <w:color w:val="FFFFFF" w:themeColor="background1"/>
              </w:rPr>
              <w:t>2018</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22F66ABF" w14:textId="77777777" w:rsidR="005F4B1B" w:rsidRPr="00271ECD" w:rsidRDefault="005F4B1B" w:rsidP="00BD2B64">
            <w:pPr>
              <w:pStyle w:val="Ttulo7"/>
              <w:jc w:val="center"/>
              <w:rPr>
                <w:color w:val="FFFFFF" w:themeColor="background1"/>
              </w:rPr>
            </w:pPr>
            <w:r w:rsidRPr="00271ECD">
              <w:rPr>
                <w:b/>
                <w:bCs/>
                <w:color w:val="FFFFFF" w:themeColor="background1"/>
              </w:rPr>
              <w:t>2019</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6269E56B" w14:textId="77777777" w:rsidR="005F4B1B" w:rsidRPr="00271ECD" w:rsidRDefault="005F4B1B" w:rsidP="00BD2B64">
            <w:pPr>
              <w:pStyle w:val="Ttulo7"/>
              <w:jc w:val="center"/>
              <w:rPr>
                <w:color w:val="FFFFFF" w:themeColor="background1"/>
              </w:rPr>
            </w:pPr>
            <w:r w:rsidRPr="00271ECD">
              <w:rPr>
                <w:b/>
                <w:bCs/>
                <w:color w:val="FFFFFF" w:themeColor="background1"/>
              </w:rPr>
              <w:t>2020</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13933761" w14:textId="77777777" w:rsidR="005F4B1B" w:rsidRPr="00271ECD" w:rsidRDefault="005F4B1B" w:rsidP="00BD2B64">
            <w:pPr>
              <w:pStyle w:val="Ttulo7"/>
              <w:jc w:val="center"/>
              <w:rPr>
                <w:color w:val="FFFFFF" w:themeColor="background1"/>
              </w:rPr>
            </w:pPr>
            <w:r w:rsidRPr="00271ECD">
              <w:rPr>
                <w:b/>
                <w:bCs/>
                <w:color w:val="FFFFFF" w:themeColor="background1"/>
              </w:rPr>
              <w:t>2021</w:t>
            </w:r>
          </w:p>
        </w:tc>
        <w:tc>
          <w:tcPr>
            <w:tcW w:w="0" w:type="auto"/>
            <w:vAlign w:val="center"/>
            <w:hideMark/>
          </w:tcPr>
          <w:p w14:paraId="11C0413C" w14:textId="77777777" w:rsidR="005F4B1B" w:rsidRPr="00D41F7A" w:rsidRDefault="005F4B1B" w:rsidP="00BD2B64">
            <w:pPr>
              <w:pStyle w:val="Ttulo7"/>
              <w:jc w:val="center"/>
            </w:pPr>
          </w:p>
        </w:tc>
      </w:tr>
      <w:tr w:rsidR="005F4B1B" w:rsidRPr="00D41F7A" w14:paraId="6B3DD73E" w14:textId="77777777" w:rsidTr="00BD2B64">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859EEAD" w14:textId="77777777" w:rsidR="005F4B1B" w:rsidRPr="00271ECD" w:rsidRDefault="005F4B1B" w:rsidP="00BD2B64">
            <w:pPr>
              <w:pStyle w:val="Ttulo7"/>
              <w:jc w:val="center"/>
              <w:rPr>
                <w:color w:val="FFFFFF" w:themeColor="background1"/>
              </w:rPr>
            </w:pPr>
            <w:r w:rsidRPr="00271ECD">
              <w:rPr>
                <w:color w:val="FFFFFF" w:themeColor="background1"/>
              </w:rPr>
              <w:t>Primarias</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7D2613EC" w14:textId="77777777" w:rsidR="005F4B1B" w:rsidRPr="00271ECD" w:rsidRDefault="005F4B1B" w:rsidP="00BD2B64">
            <w:pPr>
              <w:pStyle w:val="Ttulo7"/>
              <w:jc w:val="center"/>
              <w:rPr>
                <w:color w:val="FFFFFF" w:themeColor="background1"/>
              </w:rPr>
            </w:pPr>
            <w:r w:rsidRPr="00271ECD">
              <w:rPr>
                <w:b/>
                <w:bCs/>
                <w:color w:val="FFFFFF" w:themeColor="background1"/>
              </w:rPr>
              <w:t>1.1%</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8D743F7" w14:textId="77777777" w:rsidR="005F4B1B" w:rsidRPr="00271ECD" w:rsidRDefault="005F4B1B" w:rsidP="00BD2B64">
            <w:pPr>
              <w:pStyle w:val="Ttulo7"/>
              <w:jc w:val="center"/>
              <w:rPr>
                <w:color w:val="FFFFFF" w:themeColor="background1"/>
              </w:rPr>
            </w:pPr>
            <w:r w:rsidRPr="00271ECD">
              <w:rPr>
                <w:b/>
                <w:bCs/>
                <w:color w:val="FFFFFF" w:themeColor="background1"/>
              </w:rPr>
              <w:t>1.1%</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5571EB1" w14:textId="77777777" w:rsidR="005F4B1B" w:rsidRPr="00271ECD" w:rsidRDefault="005F4B1B" w:rsidP="00BD2B64">
            <w:pPr>
              <w:pStyle w:val="Ttulo7"/>
              <w:jc w:val="center"/>
              <w:rPr>
                <w:color w:val="FFFFFF" w:themeColor="background1"/>
              </w:rPr>
            </w:pPr>
            <w:r w:rsidRPr="00271ECD">
              <w:rPr>
                <w:b/>
                <w:bCs/>
                <w:color w:val="FFFFFF" w:themeColor="background1"/>
              </w:rPr>
              <w:t>1.2%</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6A413C79" w14:textId="77777777" w:rsidR="005F4B1B" w:rsidRPr="00271ECD" w:rsidRDefault="005F4B1B" w:rsidP="00BD2B64">
            <w:pPr>
              <w:pStyle w:val="Ttulo7"/>
              <w:jc w:val="center"/>
              <w:rPr>
                <w:color w:val="FFFFFF" w:themeColor="background1"/>
              </w:rPr>
            </w:pPr>
            <w:r w:rsidRPr="00271ECD">
              <w:rPr>
                <w:b/>
                <w:bCs/>
                <w:color w:val="FFFFFF" w:themeColor="background1"/>
              </w:rPr>
              <w:t>1.4%</w:t>
            </w:r>
          </w:p>
        </w:tc>
        <w:tc>
          <w:tcPr>
            <w:tcW w:w="0" w:type="auto"/>
            <w:vAlign w:val="center"/>
            <w:hideMark/>
          </w:tcPr>
          <w:p w14:paraId="63B9D56E" w14:textId="77777777" w:rsidR="005F4B1B" w:rsidRPr="00D41F7A" w:rsidRDefault="005F4B1B" w:rsidP="00BD2B64">
            <w:pPr>
              <w:pStyle w:val="Ttulo7"/>
              <w:jc w:val="center"/>
            </w:pPr>
          </w:p>
        </w:tc>
      </w:tr>
      <w:tr w:rsidR="005F4B1B" w:rsidRPr="00D41F7A" w14:paraId="6114A88B" w14:textId="77777777" w:rsidTr="00BD2B64">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775026" w14:textId="77777777" w:rsidR="005F4B1B" w:rsidRPr="00D41F7A" w:rsidRDefault="005F4B1B" w:rsidP="00BD2B64">
            <w:pPr>
              <w:pStyle w:val="Ttulo7"/>
              <w:jc w:val="center"/>
            </w:pPr>
            <w:r w:rsidRPr="00D41F7A">
              <w:t>Secundarias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A8791" w14:textId="77777777" w:rsidR="005F4B1B" w:rsidRPr="00D41F7A" w:rsidRDefault="005F4B1B" w:rsidP="00BD2B64">
            <w:pPr>
              <w:pStyle w:val="Ttulo7"/>
              <w:jc w:val="center"/>
            </w:pPr>
            <w:r w:rsidRPr="00D41F7A">
              <w:t>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3F7D47" w14:textId="77777777" w:rsidR="005F4B1B" w:rsidRPr="00D41F7A" w:rsidRDefault="005F4B1B" w:rsidP="00BD2B64">
            <w:pPr>
              <w:pStyle w:val="Ttulo7"/>
              <w:jc w:val="center"/>
            </w:pPr>
            <w:r w:rsidRPr="00D41F7A">
              <w:t>84.1%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B5B7BB" w14:textId="77777777" w:rsidR="005F4B1B" w:rsidRPr="00D41F7A" w:rsidRDefault="005F4B1B" w:rsidP="00BD2B64">
            <w:pPr>
              <w:pStyle w:val="Ttulo7"/>
              <w:jc w:val="center"/>
            </w:pPr>
            <w:r w:rsidRPr="00D41F7A">
              <w:t>84.1%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64E7B" w14:textId="77777777" w:rsidR="005F4B1B" w:rsidRPr="00D41F7A" w:rsidRDefault="005F4B1B" w:rsidP="00BD2B64">
            <w:pPr>
              <w:pStyle w:val="Ttulo7"/>
              <w:jc w:val="center"/>
            </w:pPr>
            <w:r w:rsidRPr="00D41F7A">
              <w:t>82.5%</w:t>
            </w:r>
          </w:p>
        </w:tc>
        <w:tc>
          <w:tcPr>
            <w:tcW w:w="0" w:type="auto"/>
            <w:vAlign w:val="center"/>
            <w:hideMark/>
          </w:tcPr>
          <w:p w14:paraId="560D8E30" w14:textId="77777777" w:rsidR="005F4B1B" w:rsidRPr="00D41F7A" w:rsidRDefault="005F4B1B" w:rsidP="00BD2B64">
            <w:pPr>
              <w:pStyle w:val="Ttulo7"/>
              <w:jc w:val="center"/>
            </w:pPr>
          </w:p>
        </w:tc>
      </w:tr>
      <w:tr w:rsidR="005F4B1B" w:rsidRPr="00D41F7A" w14:paraId="2F188583" w14:textId="77777777" w:rsidTr="00BD2B64">
        <w:trPr>
          <w:trHeight w:val="14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2C5EB" w14:textId="77777777" w:rsidR="005F4B1B" w:rsidRPr="00D41F7A" w:rsidRDefault="005F4B1B" w:rsidP="00BD2B64">
            <w:pPr>
              <w:pStyle w:val="Ttulo7"/>
              <w:jc w:val="center"/>
            </w:pPr>
            <w:r w:rsidRPr="00D41F7A">
              <w:t>Terciarias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BFB804" w14:textId="77777777" w:rsidR="005F4B1B" w:rsidRPr="00D41F7A" w:rsidRDefault="005F4B1B" w:rsidP="00BD2B64">
            <w:pPr>
              <w:pStyle w:val="Ttulo7"/>
              <w:jc w:val="center"/>
            </w:pPr>
            <w:r w:rsidRPr="00D41F7A">
              <w:t>14.5%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033DCE" w14:textId="77777777" w:rsidR="005F4B1B" w:rsidRPr="00D41F7A" w:rsidRDefault="005F4B1B" w:rsidP="00BD2B64">
            <w:pPr>
              <w:pStyle w:val="Ttulo7"/>
              <w:jc w:val="center"/>
            </w:pPr>
            <w:r w:rsidRPr="00D41F7A">
              <w:t>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6E533" w14:textId="77777777" w:rsidR="005F4B1B" w:rsidRPr="00D41F7A" w:rsidRDefault="005F4B1B" w:rsidP="00BD2B64">
            <w:pPr>
              <w:pStyle w:val="Ttulo7"/>
              <w:jc w:val="center"/>
            </w:pPr>
            <w:r w:rsidRPr="00D41F7A">
              <w:t>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39571" w14:textId="77777777" w:rsidR="005F4B1B" w:rsidRPr="00D41F7A" w:rsidRDefault="005F4B1B" w:rsidP="00BD2B64">
            <w:pPr>
              <w:pStyle w:val="Ttulo7"/>
              <w:jc w:val="center"/>
            </w:pPr>
            <w:r w:rsidRPr="00D41F7A">
              <w:t>16.1%</w:t>
            </w:r>
          </w:p>
        </w:tc>
        <w:tc>
          <w:tcPr>
            <w:tcW w:w="0" w:type="auto"/>
            <w:vAlign w:val="center"/>
            <w:hideMark/>
          </w:tcPr>
          <w:p w14:paraId="7138E790" w14:textId="77777777" w:rsidR="005F4B1B" w:rsidRPr="00D41F7A" w:rsidRDefault="005F4B1B" w:rsidP="00BD2B64">
            <w:pPr>
              <w:pStyle w:val="Ttulo7"/>
              <w:jc w:val="center"/>
            </w:pPr>
          </w:p>
        </w:tc>
      </w:tr>
      <w:tr w:rsidR="005F4B1B" w:rsidRPr="00D41F7A" w14:paraId="16B22330" w14:textId="77777777" w:rsidTr="00BD2B64">
        <w:trPr>
          <w:trHeight w:val="180"/>
          <w:jc w:val="cent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5AC6B25A" w14:textId="77777777" w:rsidR="005F4B1B" w:rsidRPr="00271ECD" w:rsidRDefault="005F4B1B" w:rsidP="00BD2B64">
            <w:pPr>
              <w:pStyle w:val="Ttulo7"/>
              <w:jc w:val="center"/>
              <w:rPr>
                <w:color w:val="FFFFFF" w:themeColor="background1"/>
              </w:rPr>
            </w:pPr>
            <w:r w:rsidRPr="00271ECD">
              <w:rPr>
                <w:b/>
                <w:bCs/>
                <w:color w:val="FFFFFF" w:themeColor="background1"/>
              </w:rPr>
              <w:t>Actividad secundaria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13B516A4" w14:textId="77777777" w:rsidR="005F4B1B" w:rsidRPr="00271ECD" w:rsidRDefault="005F4B1B" w:rsidP="00BD2B64">
            <w:pPr>
              <w:pStyle w:val="Ttulo7"/>
              <w:jc w:val="center"/>
              <w:rPr>
                <w:color w:val="FFFFFF" w:themeColor="background1"/>
              </w:rPr>
            </w:pPr>
            <w:r w:rsidRPr="00271ECD">
              <w:rPr>
                <w:b/>
                <w:bCs/>
                <w:color w:val="FFFFFF" w:themeColor="background1"/>
              </w:rPr>
              <w:t>Porcentaje</w:t>
            </w:r>
          </w:p>
        </w:tc>
        <w:tc>
          <w:tcPr>
            <w:tcW w:w="0" w:type="auto"/>
            <w:vAlign w:val="center"/>
            <w:hideMark/>
          </w:tcPr>
          <w:p w14:paraId="2532534B" w14:textId="77777777" w:rsidR="005F4B1B" w:rsidRPr="00D41F7A" w:rsidRDefault="005F4B1B" w:rsidP="00BD2B64">
            <w:pPr>
              <w:pStyle w:val="Ttulo7"/>
              <w:jc w:val="center"/>
            </w:pPr>
          </w:p>
        </w:tc>
      </w:tr>
      <w:tr w:rsidR="005F4B1B" w:rsidRPr="00D41F7A" w14:paraId="7105D330" w14:textId="77777777" w:rsidTr="00BD2B64">
        <w:trPr>
          <w:trHeight w:val="180"/>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CB217" w14:textId="77777777" w:rsidR="005F4B1B" w:rsidRPr="00D41F7A" w:rsidRDefault="005F4B1B" w:rsidP="00BD2B64">
            <w:pPr>
              <w:pStyle w:val="Ttulo7"/>
              <w:jc w:val="center"/>
            </w:pPr>
            <w:r w:rsidRPr="00D41F7A">
              <w:t>Minería petrolera</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90B66" w14:textId="77777777" w:rsidR="005F4B1B" w:rsidRPr="00D41F7A" w:rsidRDefault="005F4B1B" w:rsidP="00BD2B64">
            <w:pPr>
              <w:pStyle w:val="Ttulo7"/>
              <w:jc w:val="center"/>
            </w:pPr>
            <w:r w:rsidRPr="00D41F7A">
              <w:t>94.3%</w:t>
            </w:r>
          </w:p>
        </w:tc>
        <w:tc>
          <w:tcPr>
            <w:tcW w:w="0" w:type="auto"/>
            <w:vAlign w:val="center"/>
            <w:hideMark/>
          </w:tcPr>
          <w:p w14:paraId="1C47293D" w14:textId="77777777" w:rsidR="005F4B1B" w:rsidRPr="00D41F7A" w:rsidRDefault="005F4B1B" w:rsidP="00BD2B64">
            <w:pPr>
              <w:pStyle w:val="Ttulo7"/>
              <w:jc w:val="center"/>
            </w:pPr>
          </w:p>
        </w:tc>
      </w:tr>
      <w:tr w:rsidR="005F4B1B" w:rsidRPr="00D41F7A" w14:paraId="1C2C88BC" w14:textId="77777777" w:rsidTr="00BD2B64">
        <w:trPr>
          <w:trHeight w:val="180"/>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83C3F7" w14:textId="77777777" w:rsidR="005F4B1B" w:rsidRPr="00D41F7A" w:rsidRDefault="005F4B1B" w:rsidP="00BD2B64">
            <w:pPr>
              <w:pStyle w:val="Ttulo7"/>
              <w:jc w:val="center"/>
            </w:pPr>
            <w:r w:rsidRPr="00D41F7A">
              <w:t>Construcción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18104" w14:textId="77777777" w:rsidR="005F4B1B" w:rsidRPr="00D41F7A" w:rsidRDefault="005F4B1B" w:rsidP="00BD2B64">
            <w:pPr>
              <w:pStyle w:val="Ttulo7"/>
              <w:jc w:val="center"/>
            </w:pPr>
            <w:r w:rsidRPr="00D41F7A">
              <w:t>4.8%</w:t>
            </w:r>
          </w:p>
        </w:tc>
        <w:tc>
          <w:tcPr>
            <w:tcW w:w="0" w:type="auto"/>
            <w:vAlign w:val="center"/>
            <w:hideMark/>
          </w:tcPr>
          <w:p w14:paraId="05BF6FB1" w14:textId="77777777" w:rsidR="005F4B1B" w:rsidRPr="00D41F7A" w:rsidRDefault="005F4B1B" w:rsidP="00BD2B64">
            <w:pPr>
              <w:pStyle w:val="Ttulo7"/>
              <w:jc w:val="center"/>
            </w:pPr>
          </w:p>
        </w:tc>
      </w:tr>
      <w:tr w:rsidR="005F4B1B" w:rsidRPr="00D41F7A" w14:paraId="4BCCC01C" w14:textId="77777777" w:rsidTr="00BD2B64">
        <w:trPr>
          <w:trHeight w:val="180"/>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646F2" w14:textId="77777777" w:rsidR="005F4B1B" w:rsidRPr="00D41F7A" w:rsidRDefault="005F4B1B" w:rsidP="00BD2B64">
            <w:pPr>
              <w:pStyle w:val="Ttulo7"/>
              <w:jc w:val="center"/>
            </w:pPr>
            <w:r w:rsidRPr="00D41F7A">
              <w:t>Otros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CAA07" w14:textId="77777777" w:rsidR="005F4B1B" w:rsidRPr="00D41F7A" w:rsidRDefault="005F4B1B" w:rsidP="00BD2B64">
            <w:pPr>
              <w:pStyle w:val="Ttulo7"/>
              <w:jc w:val="center"/>
            </w:pPr>
            <w:r w:rsidRPr="00D41F7A">
              <w:t>0.9%</w:t>
            </w:r>
          </w:p>
        </w:tc>
        <w:tc>
          <w:tcPr>
            <w:tcW w:w="0" w:type="auto"/>
            <w:vAlign w:val="center"/>
            <w:hideMark/>
          </w:tcPr>
          <w:p w14:paraId="5AF3889C" w14:textId="77777777" w:rsidR="005F4B1B" w:rsidRPr="00D41F7A" w:rsidRDefault="005F4B1B" w:rsidP="00BD2B64">
            <w:pPr>
              <w:pStyle w:val="Ttulo7"/>
              <w:jc w:val="center"/>
            </w:pPr>
          </w:p>
        </w:tc>
      </w:tr>
    </w:tbl>
    <w:p w14:paraId="08F2C5A5" w14:textId="77777777" w:rsidR="005F4B1B" w:rsidRPr="00DA6490" w:rsidRDefault="005F4B1B" w:rsidP="005F4B1B">
      <w:pPr>
        <w:rPr>
          <w:i/>
          <w:iCs/>
          <w:color w:val="404040" w:themeColor="text1" w:themeTint="BF"/>
          <w:sz w:val="16"/>
        </w:rPr>
      </w:pPr>
      <w:r w:rsidRPr="002E387E">
        <w:rPr>
          <w:rStyle w:val="nfasissutil"/>
        </w:rPr>
        <w:t>Fuente: Elaboración propia</w:t>
      </w:r>
    </w:p>
    <w:p w14:paraId="64950BC1" w14:textId="77777777" w:rsidR="005F4B1B" w:rsidRPr="00D41F7A" w:rsidRDefault="005F4B1B" w:rsidP="005F4B1B">
      <w:pPr>
        <w:pStyle w:val="Ttulo7"/>
      </w:pPr>
      <w:r>
        <w:t>Sistema económico</w:t>
      </w:r>
    </w:p>
    <w:p w14:paraId="44F0C986" w14:textId="77777777" w:rsidR="005F4B1B" w:rsidRPr="00D41F7A" w:rsidRDefault="005F4B1B" w:rsidP="005F4B1B">
      <w:pPr>
        <w:pStyle w:val="Ttulo8"/>
        <w:rPr>
          <w:b/>
          <w:bCs/>
        </w:rPr>
      </w:pPr>
      <w:r w:rsidRPr="00D41F7A">
        <w:t>Estructura económica</w:t>
      </w:r>
    </w:p>
    <w:p w14:paraId="646FEE6C" w14:textId="77777777" w:rsidR="005F4B1B" w:rsidRPr="00DA6490" w:rsidRDefault="005F4B1B" w:rsidP="005F4B1B">
      <w:pPr>
        <w:spacing w:after="0"/>
        <w:rPr>
          <w:b/>
          <w:bCs/>
        </w:rPr>
      </w:pPr>
      <w:r>
        <w:rPr>
          <w:b/>
          <w:bCs/>
        </w:rPr>
        <w:t>Descripción</w:t>
      </w:r>
      <w:r w:rsidRPr="00BD1BD0">
        <w:rPr>
          <w:b/>
          <w:bCs/>
        </w:rPr>
        <w:t>:</w:t>
      </w:r>
      <w:r>
        <w:rPr>
          <w:b/>
          <w:bCs/>
        </w:rPr>
        <w:t xml:space="preserve"> </w:t>
      </w:r>
      <w:r w:rsidRPr="00D41F7A">
        <w:t>En este tema las variables corresponden a la tasa de crecimiento anual de la actividad económica, las exportaciones de Campeche en el IV trimestre de 2022, el valor comercial de 10 productos esenciales en Campeche en 2022, el valor comercial de la miel en 2018 y la inversión extranjera directa de Campeche de 1999 al 2020 que existe en el estado</w:t>
      </w:r>
    </w:p>
    <w:p w14:paraId="351A8FC9" w14:textId="77777777" w:rsidR="005F4B1B" w:rsidRDefault="005F4B1B" w:rsidP="005F4B1B">
      <w:pPr>
        <w:spacing w:after="0"/>
      </w:pPr>
      <w:r w:rsidRPr="000137FB">
        <w:rPr>
          <w:b/>
          <w:bCs/>
        </w:rPr>
        <w:t>Variables:</w:t>
      </w:r>
      <w:r>
        <w:rPr>
          <w:b/>
          <w:bCs/>
        </w:rPr>
        <w:t xml:space="preserve"> </w:t>
      </w:r>
      <w:r w:rsidRPr="00DA6490">
        <w:t>Tasa de crecimiento anual de la actividad económica, Exportaciones de Campeche en el IV trimestre de 2022, Valor comercial de 10 productos esenciales en Campeche en 2022, Valor comercial de la miel en 2018 e Inversión extranjera directa de Campeche de 1999 al 2020.</w:t>
      </w:r>
    </w:p>
    <w:p w14:paraId="570AD0BC" w14:textId="77777777" w:rsidR="005F4B1B" w:rsidRPr="00DA6490" w:rsidRDefault="005F4B1B" w:rsidP="005F4B1B">
      <w:pPr>
        <w:spacing w:after="0"/>
      </w:pPr>
      <w:r w:rsidRPr="000137FB">
        <w:rPr>
          <w:b/>
          <w:bCs/>
        </w:rPr>
        <w:t>Capas utilizadas:</w:t>
      </w:r>
      <w:r>
        <w:rPr>
          <w:b/>
          <w:bCs/>
        </w:rPr>
        <w:t xml:space="preserve"> </w:t>
      </w:r>
      <w:r w:rsidRPr="00D41F7A">
        <w:t>Ninguna</w:t>
      </w:r>
    </w:p>
    <w:p w14:paraId="54F69769" w14:textId="77777777" w:rsidR="005F4B1B" w:rsidRPr="000137FB" w:rsidRDefault="005F4B1B" w:rsidP="005F4B1B">
      <w:pPr>
        <w:spacing w:after="0"/>
        <w:rPr>
          <w:b/>
          <w:bCs/>
        </w:rPr>
      </w:pPr>
      <w:r>
        <w:rPr>
          <w:b/>
          <w:bCs/>
        </w:rPr>
        <w:t>Descripción analítica</w:t>
      </w:r>
      <w:r w:rsidRPr="000137FB">
        <w:rPr>
          <w:b/>
          <w:bCs/>
        </w:rPr>
        <w:t>:</w:t>
      </w:r>
    </w:p>
    <w:p w14:paraId="131B6C31" w14:textId="77777777" w:rsidR="005F4B1B" w:rsidRPr="000137FB" w:rsidRDefault="005F4B1B">
      <w:pPr>
        <w:pStyle w:val="Prrafodelista"/>
        <w:numPr>
          <w:ilvl w:val="0"/>
          <w:numId w:val="54"/>
        </w:numPr>
        <w:spacing w:after="0"/>
      </w:pPr>
      <w:r w:rsidRPr="00965A95">
        <w:rPr>
          <w:b/>
          <w:bCs/>
        </w:rPr>
        <w:t>Tasa de crecimiento anual de la actividad económica:</w:t>
      </w:r>
      <w:r w:rsidRPr="000137FB">
        <w:t xml:space="preserve"> Actividad primaria: 2006 (+17%), 2007 (-25%), 2008 (+15%), 2009 (+6%), 2010 (+20%), 2011(-10%), 2012 (+5.5%), 2013 (0%), 2014 (+13%), 2015 (+8%), 2016 (+9%), 2017 (0%), 2018 (+10.5%), 2019 (-3%), 2020 (0%), 2021 (+8.5%); Actividad secundaria: 2006 (-2.5%), 2007 (-6%), 2008 (-10%), 2009 (-10.5%), 2010 (-4%), 2011 (-5%), 2012 (-1%), 2013 (+0.5%), 2014 (-7%), 2015 (-8%), 2016 (-6%), 2017 (-12%), 2018 (-1%), 2019 (-1.5%), 2020 (-6%), 20201 (-4.07%); Actividad terciaria: 2006 (-4%), 2007 (-6%), 2008 (-9%), 2009 (-11%), 2010 (-4%), 2012 (-2%), 2013 (+1%), 2014 (-5%), 2015 (-7%), 2016 (-6%), 2017 (-10.5%), 2018 (-2%), 2019 (-3%), 2020 (-7%), 2021 (-5.81%). Total:  2006 (-2%), 2007 (-5.5%), 2008 (-8%), 2009 (-10%), 2010 (-3%), 2011 (-4%), 2012 (-1%), 2013 (+1%), 2014 (-5%), 2015 (-7%), 2016 (-5.5%), 2017 (-10%), 2018 (-1%), 2019 (-1.5%), 2020 (-6%), 2021 (-4.07%)</w:t>
      </w:r>
    </w:p>
    <w:p w14:paraId="1E124D7F" w14:textId="77777777" w:rsidR="005F4B1B" w:rsidRPr="000137FB" w:rsidRDefault="005F4B1B">
      <w:pPr>
        <w:pStyle w:val="Prrafodelista"/>
        <w:numPr>
          <w:ilvl w:val="0"/>
          <w:numId w:val="54"/>
        </w:numPr>
        <w:spacing w:after="0"/>
      </w:pPr>
      <w:r w:rsidRPr="00965A95">
        <w:rPr>
          <w:b/>
          <w:bCs/>
        </w:rPr>
        <w:t>Exportaciones de Campeche en el IV trimestre de 2022:</w:t>
      </w:r>
      <w:r w:rsidRPr="000137FB">
        <w:t xml:space="preserve"> Extracción de petróleo y gas (99%), Cría y explotación de animales (&lt;1%), fabricación de prendas de vestir (&lt;1%), Pesca, caza y captura (&lt;1%), Industria alimentaria (&lt;1%), Industria química (&lt;1%)</w:t>
      </w:r>
    </w:p>
    <w:p w14:paraId="3F33D5BB" w14:textId="77777777" w:rsidR="005F4B1B" w:rsidRPr="000137FB" w:rsidRDefault="005F4B1B">
      <w:pPr>
        <w:pStyle w:val="Prrafodelista"/>
        <w:numPr>
          <w:ilvl w:val="0"/>
          <w:numId w:val="54"/>
        </w:numPr>
        <w:spacing w:after="0"/>
      </w:pPr>
      <w:r w:rsidRPr="00965A95">
        <w:rPr>
          <w:b/>
          <w:bCs/>
        </w:rPr>
        <w:lastRenderedPageBreak/>
        <w:t>Valor comercial de 10 productos esenciales en Campeche en 2022:</w:t>
      </w:r>
      <w:r w:rsidRPr="000137FB">
        <w:t xml:space="preserve"> Camisetas de punto ($12,812,483 USD), Accesorios de tubería, fundición, hierro o acero ($6,781,834 USD), Maquinaria y similares ($5,363,898 USD), Crustáceos ($4,495,207 USD), Válvulas y artículos similares para tuberías ($6,729,473 USD), Bombas para líquidos ($3,995,295 USD), Suéteres, pulóveres y cárdigan ($2,825,533 USD), Manufacturas de Hierro o Acero (2,129,125 USD), Maquinaria (1,767,378 USD), y Aparatos para filtrar o purificar líquidos (1,478,767 USD)</w:t>
      </w:r>
    </w:p>
    <w:p w14:paraId="429B438C" w14:textId="77777777" w:rsidR="005F4B1B" w:rsidRPr="000137FB" w:rsidRDefault="005F4B1B">
      <w:pPr>
        <w:pStyle w:val="Prrafodelista"/>
        <w:numPr>
          <w:ilvl w:val="0"/>
          <w:numId w:val="54"/>
        </w:numPr>
        <w:spacing w:after="0"/>
      </w:pPr>
      <w:r w:rsidRPr="00965A95">
        <w:rPr>
          <w:b/>
          <w:bCs/>
        </w:rPr>
        <w:t>Valor comercial de la miel en 2018:</w:t>
      </w:r>
      <w:r w:rsidRPr="000137FB">
        <w:t xml:space="preserve"> Campeche ($29,657,840), Participación nacional del 21%</w:t>
      </w:r>
    </w:p>
    <w:p w14:paraId="597B18D1" w14:textId="77777777" w:rsidR="005F4B1B" w:rsidRPr="000137FB" w:rsidRDefault="005F4B1B">
      <w:pPr>
        <w:pStyle w:val="Prrafodelista"/>
        <w:numPr>
          <w:ilvl w:val="0"/>
          <w:numId w:val="54"/>
        </w:numPr>
        <w:spacing w:after="0"/>
      </w:pPr>
      <w:r w:rsidRPr="00965A95">
        <w:rPr>
          <w:b/>
          <w:bCs/>
        </w:rPr>
        <w:t>Inversión Extranjera Directa en Campeche (1999-2020):</w:t>
      </w:r>
      <w:r w:rsidRPr="000137FB">
        <w:t xml:space="preserve"> (Millones de USD), 1999 (30.5), 2000 (25.3), 2001 (51.6), 2002 (190.9), 2003 (65.7), 2004 (149), 2005 (129.3), 2006 (30.4), 2007 (134.5), 2008 (150.1), 2009 (26.2), 2010 (73.2), 2011 (24.8), 2012 (209.7), 2013 (278.4), 2014 (218.6), 2015 (543), 2016 (142.1), 2017 (328.3), 2018 (123.5), 2019 (151.9), 2020 (140.3)</w:t>
      </w:r>
    </w:p>
    <w:p w14:paraId="6273E44A" w14:textId="77777777" w:rsidR="005F4B1B" w:rsidRPr="000137FB" w:rsidRDefault="005F4B1B" w:rsidP="005F4B1B">
      <w:pPr>
        <w:spacing w:after="0"/>
        <w:rPr>
          <w:b/>
          <w:bCs/>
        </w:rPr>
      </w:pPr>
      <w:r>
        <w:rPr>
          <w:b/>
          <w:bCs/>
        </w:rPr>
        <w:t>Descripción narrativa</w:t>
      </w:r>
      <w:r w:rsidRPr="000137FB">
        <w:rPr>
          <w:b/>
          <w:bCs/>
        </w:rPr>
        <w:t>:</w:t>
      </w:r>
    </w:p>
    <w:p w14:paraId="1309C6F9" w14:textId="77777777" w:rsidR="005F4B1B" w:rsidRPr="00DA6490" w:rsidRDefault="005F4B1B" w:rsidP="005F4B1B">
      <w:r w:rsidRPr="00D41F7A">
        <w:t>En los últimos años el PIB del estado ha crecido débilmente en correlación con las actividades secundarias, sector que más ingresos constituye para el estado. Las actividades primarias han aumentado y las terciarias han crecido alrededor del 5%. Dentro de estas actividades, el comercio en el estado se centra en 10 productos esenciales asociadas con la fabricación de prendas de vestir, pesca, caza y captura, cría y explotación de animales, así como la industria química y alimentaria.</w:t>
      </w:r>
      <w:r>
        <w:t xml:space="preserve"> </w:t>
      </w:r>
      <w:r w:rsidRPr="00D41F7A">
        <w:t>Más allá del petróleo, Campeche tiene vocaciones productivas con gran potencial: apicultura, pesca, agricultura, turismo y artesanías. El problema es que estas actividades operan de forma aislada, sin cadenas de distribución, sin centros de acopio y con acceso limitado a mercados.</w:t>
      </w:r>
    </w:p>
    <w:p w14:paraId="7922FAFF"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46</w:t>
      </w:r>
      <w:r>
        <w:rPr>
          <w:noProof/>
        </w:rPr>
        <w:fldChar w:fldCharType="end"/>
      </w:r>
      <w:r>
        <w:t xml:space="preserve"> Ficha técnica de la Estructura económica</w:t>
      </w:r>
    </w:p>
    <w:tbl>
      <w:tblPr>
        <w:tblW w:w="0" w:type="auto"/>
        <w:tblCellMar>
          <w:top w:w="15" w:type="dxa"/>
          <w:left w:w="15" w:type="dxa"/>
          <w:bottom w:w="15" w:type="dxa"/>
          <w:right w:w="15" w:type="dxa"/>
        </w:tblCellMar>
        <w:tblLook w:val="04A0" w:firstRow="1" w:lastRow="0" w:firstColumn="1" w:lastColumn="0" w:noHBand="0" w:noVBand="1"/>
      </w:tblPr>
      <w:tblGrid>
        <w:gridCol w:w="3884"/>
        <w:gridCol w:w="3366"/>
        <w:gridCol w:w="1542"/>
        <w:gridCol w:w="36"/>
      </w:tblGrid>
      <w:tr w:rsidR="005F4B1B" w:rsidRPr="00E23ADA" w14:paraId="0A7B0160" w14:textId="77777777" w:rsidTr="00BD2B64">
        <w:trPr>
          <w:gridAfter w:val="1"/>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E03FFD9"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Estructura económica</w:t>
            </w:r>
          </w:p>
        </w:tc>
      </w:tr>
      <w:tr w:rsidR="005F4B1B" w:rsidRPr="00E23ADA" w14:paraId="42DF315C" w14:textId="77777777" w:rsidTr="00BD2B64">
        <w:trPr>
          <w:gridAfter w:val="1"/>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2BF075AD"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Descriptivo</w:t>
            </w:r>
          </w:p>
        </w:tc>
      </w:tr>
      <w:tr w:rsidR="005F4B1B" w:rsidRPr="00E23ADA" w14:paraId="253AF16D" w14:textId="77777777" w:rsidTr="00BD2B64">
        <w:trPr>
          <w:gridAfter w:val="1"/>
        </w:trPr>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7756327"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Definición</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D6982A5"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Variables</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13C5C59E"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Capas utilizadas</w:t>
            </w:r>
          </w:p>
        </w:tc>
      </w:tr>
      <w:tr w:rsidR="005F4B1B" w:rsidRPr="00E23ADA" w14:paraId="40FFDA5C" w14:textId="77777777" w:rsidTr="00BD2B64">
        <w:trPr>
          <w:gridAfter w:val="1"/>
          <w:trHeight w:val="41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CB0D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En este tema las variables corresponden a la tasa de crecimiento anual de la actividad económica, las exportaciones de Campeche en el IV trimestre de 2022, el valor comercial de 10 productos esenciales en Campeche en 2022, el valor comercial de la miel en 2018 y la inversión extranjera directa de Campeche de 1999 al 2020 que existe en el estado</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285A6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Tasa de crecimiento anual de la actividad económica, las exportaciones de Campeche en el IV trimestre de 2022, el valor comercial de 10 productos esenciales en Campeche en 2022, el valor comercial de la miel en 2018 y la inversión extranjera directa de Campeche de 1999 al 2020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113C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Ninguna</w:t>
            </w:r>
          </w:p>
        </w:tc>
      </w:tr>
      <w:tr w:rsidR="005F4B1B" w:rsidRPr="00E23ADA" w14:paraId="310263F1" w14:textId="77777777" w:rsidTr="00BD2B64">
        <w:trPr>
          <w:trHeight w:val="1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68CFF1" w14:textId="77777777" w:rsidR="005F4B1B" w:rsidRPr="00E23ADA" w:rsidRDefault="005F4B1B" w:rsidP="00BD2B64">
            <w:pPr>
              <w:spacing w:after="0"/>
              <w:jc w:val="center"/>
              <w:rPr>
                <w:color w:val="595959" w:themeColor="text1" w:themeTint="A6"/>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FE2631" w14:textId="77777777" w:rsidR="005F4B1B" w:rsidRPr="00E23ADA" w:rsidRDefault="005F4B1B" w:rsidP="00BD2B64">
            <w:pPr>
              <w:spacing w:after="0"/>
              <w:jc w:val="center"/>
              <w:rPr>
                <w:color w:val="595959" w:themeColor="text1" w:themeTint="A6"/>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0C173E" w14:textId="77777777" w:rsidR="005F4B1B" w:rsidRPr="00E23ADA" w:rsidRDefault="005F4B1B" w:rsidP="00BD2B64">
            <w:pPr>
              <w:spacing w:after="0"/>
              <w:jc w:val="center"/>
              <w:rPr>
                <w:color w:val="595959" w:themeColor="text1" w:themeTint="A6"/>
                <w:sz w:val="16"/>
                <w:szCs w:val="16"/>
              </w:rPr>
            </w:pPr>
          </w:p>
        </w:tc>
        <w:tc>
          <w:tcPr>
            <w:tcW w:w="0" w:type="auto"/>
            <w:vAlign w:val="center"/>
            <w:hideMark/>
          </w:tcPr>
          <w:p w14:paraId="38E47FAA" w14:textId="77777777" w:rsidR="005F4B1B" w:rsidRPr="00E23ADA" w:rsidRDefault="005F4B1B" w:rsidP="00BD2B64">
            <w:pPr>
              <w:rPr>
                <w:color w:val="595959" w:themeColor="text1" w:themeTint="A6"/>
              </w:rPr>
            </w:pPr>
          </w:p>
        </w:tc>
      </w:tr>
      <w:tr w:rsidR="005F4B1B" w:rsidRPr="00E23ADA" w14:paraId="6EC21219" w14:textId="77777777" w:rsidTr="00BD2B64">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3C0DD75"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Analítico</w:t>
            </w:r>
          </w:p>
        </w:tc>
        <w:tc>
          <w:tcPr>
            <w:tcW w:w="0" w:type="auto"/>
            <w:vAlign w:val="center"/>
            <w:hideMark/>
          </w:tcPr>
          <w:p w14:paraId="58FCA13A" w14:textId="77777777" w:rsidR="005F4B1B" w:rsidRPr="00E23ADA" w:rsidRDefault="005F4B1B" w:rsidP="00BD2B64">
            <w:pPr>
              <w:rPr>
                <w:color w:val="595959" w:themeColor="text1" w:themeTint="A6"/>
              </w:rPr>
            </w:pPr>
          </w:p>
        </w:tc>
      </w:tr>
      <w:tr w:rsidR="005F4B1B" w:rsidRPr="00E23ADA" w14:paraId="47C0C678" w14:textId="77777777" w:rsidTr="00BD2B64">
        <w:trPr>
          <w:trHeight w:val="234"/>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263D35BB"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Tasa de crecimiento anual de la actividad económica</w:t>
            </w:r>
          </w:p>
        </w:tc>
        <w:tc>
          <w:tcPr>
            <w:tcW w:w="0" w:type="auto"/>
            <w:vAlign w:val="center"/>
            <w:hideMark/>
          </w:tcPr>
          <w:p w14:paraId="15430919" w14:textId="77777777" w:rsidR="005F4B1B" w:rsidRPr="00E23ADA" w:rsidRDefault="005F4B1B" w:rsidP="00BD2B64">
            <w:pPr>
              <w:rPr>
                <w:color w:val="595959" w:themeColor="text1" w:themeTint="A6"/>
              </w:rPr>
            </w:pPr>
          </w:p>
        </w:tc>
      </w:tr>
      <w:tr w:rsidR="005F4B1B" w:rsidRPr="00E23ADA" w14:paraId="5B87E1BE" w14:textId="77777777" w:rsidTr="00BD2B64">
        <w:trPr>
          <w:trHeight w:val="234"/>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98AC0E3"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Actividad primaria</w:t>
            </w:r>
          </w:p>
        </w:tc>
        <w:tc>
          <w:tcPr>
            <w:tcW w:w="0" w:type="auto"/>
            <w:vAlign w:val="center"/>
            <w:hideMark/>
          </w:tcPr>
          <w:p w14:paraId="6B168F64" w14:textId="77777777" w:rsidR="005F4B1B" w:rsidRPr="00E23ADA" w:rsidRDefault="005F4B1B" w:rsidP="00BD2B64">
            <w:pPr>
              <w:rPr>
                <w:color w:val="595959" w:themeColor="text1" w:themeTint="A6"/>
              </w:rPr>
            </w:pPr>
          </w:p>
        </w:tc>
      </w:tr>
      <w:tr w:rsidR="005F4B1B" w:rsidRPr="00E23ADA" w14:paraId="40601909"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6EC1DF4"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Año</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2B45CAA5"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Tasa de crecimiento (%)</w:t>
            </w:r>
          </w:p>
        </w:tc>
        <w:tc>
          <w:tcPr>
            <w:tcW w:w="0" w:type="auto"/>
            <w:vAlign w:val="center"/>
            <w:hideMark/>
          </w:tcPr>
          <w:p w14:paraId="2F7BEDD7" w14:textId="77777777" w:rsidR="005F4B1B" w:rsidRPr="00E23ADA" w:rsidRDefault="005F4B1B" w:rsidP="00BD2B64">
            <w:pPr>
              <w:rPr>
                <w:color w:val="595959" w:themeColor="text1" w:themeTint="A6"/>
              </w:rPr>
            </w:pPr>
          </w:p>
        </w:tc>
      </w:tr>
      <w:tr w:rsidR="005F4B1B" w:rsidRPr="00E23ADA" w14:paraId="3735AB14"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D567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C130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+17</w:t>
            </w:r>
          </w:p>
        </w:tc>
        <w:tc>
          <w:tcPr>
            <w:tcW w:w="0" w:type="auto"/>
            <w:vAlign w:val="center"/>
            <w:hideMark/>
          </w:tcPr>
          <w:p w14:paraId="62D241DD" w14:textId="77777777" w:rsidR="005F4B1B" w:rsidRPr="00E23ADA" w:rsidRDefault="005F4B1B" w:rsidP="00BD2B64">
            <w:pPr>
              <w:rPr>
                <w:color w:val="595959" w:themeColor="text1" w:themeTint="A6"/>
              </w:rPr>
            </w:pPr>
          </w:p>
        </w:tc>
      </w:tr>
      <w:tr w:rsidR="005F4B1B" w:rsidRPr="00E23ADA" w14:paraId="0C296CF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0F86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7674F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-25</w:t>
            </w:r>
          </w:p>
        </w:tc>
        <w:tc>
          <w:tcPr>
            <w:tcW w:w="0" w:type="auto"/>
            <w:vAlign w:val="center"/>
            <w:hideMark/>
          </w:tcPr>
          <w:p w14:paraId="7671F0A2" w14:textId="77777777" w:rsidR="005F4B1B" w:rsidRPr="00E23ADA" w:rsidRDefault="005F4B1B" w:rsidP="00BD2B64">
            <w:pPr>
              <w:rPr>
                <w:color w:val="595959" w:themeColor="text1" w:themeTint="A6"/>
              </w:rPr>
            </w:pPr>
          </w:p>
        </w:tc>
      </w:tr>
      <w:tr w:rsidR="005F4B1B" w:rsidRPr="00E23ADA" w14:paraId="7703906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5173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9885A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+15</w:t>
            </w:r>
          </w:p>
        </w:tc>
        <w:tc>
          <w:tcPr>
            <w:tcW w:w="0" w:type="auto"/>
            <w:vAlign w:val="center"/>
            <w:hideMark/>
          </w:tcPr>
          <w:p w14:paraId="034B3381" w14:textId="77777777" w:rsidR="005F4B1B" w:rsidRPr="00E23ADA" w:rsidRDefault="005F4B1B" w:rsidP="00BD2B64">
            <w:pPr>
              <w:rPr>
                <w:color w:val="595959" w:themeColor="text1" w:themeTint="A6"/>
              </w:rPr>
            </w:pPr>
          </w:p>
        </w:tc>
      </w:tr>
      <w:tr w:rsidR="005F4B1B" w:rsidRPr="00E23ADA" w14:paraId="00CB833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70C7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3634B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5B91BB4E" w14:textId="77777777" w:rsidR="005F4B1B" w:rsidRPr="00E23ADA" w:rsidRDefault="005F4B1B" w:rsidP="00BD2B64">
            <w:pPr>
              <w:rPr>
                <w:color w:val="595959" w:themeColor="text1" w:themeTint="A6"/>
              </w:rPr>
            </w:pPr>
          </w:p>
        </w:tc>
      </w:tr>
      <w:tr w:rsidR="005F4B1B" w:rsidRPr="00E23ADA" w14:paraId="123D4F0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75B3B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B578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w:t>
            </w:r>
          </w:p>
        </w:tc>
        <w:tc>
          <w:tcPr>
            <w:tcW w:w="0" w:type="auto"/>
            <w:vAlign w:val="center"/>
            <w:hideMark/>
          </w:tcPr>
          <w:p w14:paraId="06DAC828" w14:textId="77777777" w:rsidR="005F4B1B" w:rsidRPr="00E23ADA" w:rsidRDefault="005F4B1B" w:rsidP="00BD2B64">
            <w:pPr>
              <w:rPr>
                <w:color w:val="595959" w:themeColor="text1" w:themeTint="A6"/>
              </w:rPr>
            </w:pPr>
          </w:p>
        </w:tc>
      </w:tr>
      <w:tr w:rsidR="005F4B1B" w:rsidRPr="00E23ADA" w14:paraId="59D7C8B5"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DB35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A6197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w:t>
            </w:r>
          </w:p>
        </w:tc>
        <w:tc>
          <w:tcPr>
            <w:tcW w:w="0" w:type="auto"/>
            <w:vAlign w:val="center"/>
            <w:hideMark/>
          </w:tcPr>
          <w:p w14:paraId="442BA7F9" w14:textId="77777777" w:rsidR="005F4B1B" w:rsidRPr="00E23ADA" w:rsidRDefault="005F4B1B" w:rsidP="00BD2B64">
            <w:pPr>
              <w:rPr>
                <w:color w:val="595959" w:themeColor="text1" w:themeTint="A6"/>
              </w:rPr>
            </w:pPr>
          </w:p>
        </w:tc>
      </w:tr>
      <w:tr w:rsidR="005F4B1B" w:rsidRPr="00E23ADA" w14:paraId="664DAFC0"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3BAC0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42A3E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+5.5</w:t>
            </w:r>
          </w:p>
        </w:tc>
        <w:tc>
          <w:tcPr>
            <w:tcW w:w="0" w:type="auto"/>
            <w:vAlign w:val="center"/>
            <w:hideMark/>
          </w:tcPr>
          <w:p w14:paraId="69972404" w14:textId="77777777" w:rsidR="005F4B1B" w:rsidRPr="00E23ADA" w:rsidRDefault="005F4B1B" w:rsidP="00BD2B64">
            <w:pPr>
              <w:rPr>
                <w:color w:val="595959" w:themeColor="text1" w:themeTint="A6"/>
              </w:rPr>
            </w:pPr>
          </w:p>
        </w:tc>
      </w:tr>
      <w:tr w:rsidR="005F4B1B" w:rsidRPr="00E23ADA" w14:paraId="69353B2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5C541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1282B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0</w:t>
            </w:r>
          </w:p>
        </w:tc>
        <w:tc>
          <w:tcPr>
            <w:tcW w:w="0" w:type="auto"/>
            <w:vAlign w:val="center"/>
            <w:hideMark/>
          </w:tcPr>
          <w:p w14:paraId="632DA58F" w14:textId="77777777" w:rsidR="005F4B1B" w:rsidRPr="00E23ADA" w:rsidRDefault="005F4B1B" w:rsidP="00BD2B64">
            <w:pPr>
              <w:rPr>
                <w:color w:val="595959" w:themeColor="text1" w:themeTint="A6"/>
              </w:rPr>
            </w:pPr>
          </w:p>
        </w:tc>
      </w:tr>
      <w:tr w:rsidR="005F4B1B" w:rsidRPr="00E23ADA" w14:paraId="30FBDD6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2C6AE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E81F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+13</w:t>
            </w:r>
          </w:p>
        </w:tc>
        <w:tc>
          <w:tcPr>
            <w:tcW w:w="0" w:type="auto"/>
            <w:vAlign w:val="center"/>
            <w:hideMark/>
          </w:tcPr>
          <w:p w14:paraId="289D2E09" w14:textId="77777777" w:rsidR="005F4B1B" w:rsidRPr="00E23ADA" w:rsidRDefault="005F4B1B" w:rsidP="00BD2B64">
            <w:pPr>
              <w:rPr>
                <w:color w:val="595959" w:themeColor="text1" w:themeTint="A6"/>
              </w:rPr>
            </w:pPr>
          </w:p>
        </w:tc>
      </w:tr>
      <w:tr w:rsidR="005F4B1B" w:rsidRPr="00E23ADA" w14:paraId="4044A4F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A3D0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3B8E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+8</w:t>
            </w:r>
          </w:p>
        </w:tc>
        <w:tc>
          <w:tcPr>
            <w:tcW w:w="0" w:type="auto"/>
            <w:vAlign w:val="center"/>
            <w:hideMark/>
          </w:tcPr>
          <w:p w14:paraId="08C9C985" w14:textId="77777777" w:rsidR="005F4B1B" w:rsidRPr="00E23ADA" w:rsidRDefault="005F4B1B" w:rsidP="00BD2B64">
            <w:pPr>
              <w:rPr>
                <w:color w:val="595959" w:themeColor="text1" w:themeTint="A6"/>
              </w:rPr>
            </w:pPr>
          </w:p>
        </w:tc>
      </w:tr>
      <w:tr w:rsidR="005F4B1B" w:rsidRPr="00E23ADA" w14:paraId="5F47F69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A8E8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A73E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+9</w:t>
            </w:r>
          </w:p>
        </w:tc>
        <w:tc>
          <w:tcPr>
            <w:tcW w:w="0" w:type="auto"/>
            <w:vAlign w:val="center"/>
            <w:hideMark/>
          </w:tcPr>
          <w:p w14:paraId="67FC90B2" w14:textId="77777777" w:rsidR="005F4B1B" w:rsidRPr="00E23ADA" w:rsidRDefault="005F4B1B" w:rsidP="00BD2B64">
            <w:pPr>
              <w:rPr>
                <w:color w:val="595959" w:themeColor="text1" w:themeTint="A6"/>
              </w:rPr>
            </w:pPr>
          </w:p>
        </w:tc>
      </w:tr>
      <w:tr w:rsidR="005F4B1B" w:rsidRPr="00E23ADA" w14:paraId="0ED066F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B2D2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13E5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0</w:t>
            </w:r>
          </w:p>
        </w:tc>
        <w:tc>
          <w:tcPr>
            <w:tcW w:w="0" w:type="auto"/>
            <w:vAlign w:val="center"/>
            <w:hideMark/>
          </w:tcPr>
          <w:p w14:paraId="2E124AE8" w14:textId="77777777" w:rsidR="005F4B1B" w:rsidRPr="00E23ADA" w:rsidRDefault="005F4B1B" w:rsidP="00BD2B64">
            <w:pPr>
              <w:rPr>
                <w:color w:val="595959" w:themeColor="text1" w:themeTint="A6"/>
              </w:rPr>
            </w:pPr>
          </w:p>
        </w:tc>
      </w:tr>
      <w:tr w:rsidR="005F4B1B" w:rsidRPr="00E23ADA" w14:paraId="646194E5"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0A226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60CF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+10.5</w:t>
            </w:r>
          </w:p>
        </w:tc>
        <w:tc>
          <w:tcPr>
            <w:tcW w:w="0" w:type="auto"/>
            <w:vAlign w:val="center"/>
            <w:hideMark/>
          </w:tcPr>
          <w:p w14:paraId="3DBBB027" w14:textId="77777777" w:rsidR="005F4B1B" w:rsidRPr="00E23ADA" w:rsidRDefault="005F4B1B" w:rsidP="00BD2B64">
            <w:pPr>
              <w:rPr>
                <w:color w:val="595959" w:themeColor="text1" w:themeTint="A6"/>
              </w:rPr>
            </w:pPr>
          </w:p>
        </w:tc>
      </w:tr>
      <w:tr w:rsidR="005F4B1B" w:rsidRPr="00E23ADA" w14:paraId="458526C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99EF0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3D79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w:t>
            </w:r>
          </w:p>
        </w:tc>
        <w:tc>
          <w:tcPr>
            <w:tcW w:w="0" w:type="auto"/>
            <w:vAlign w:val="center"/>
            <w:hideMark/>
          </w:tcPr>
          <w:p w14:paraId="71222227" w14:textId="77777777" w:rsidR="005F4B1B" w:rsidRPr="00E23ADA" w:rsidRDefault="005F4B1B" w:rsidP="00BD2B64">
            <w:pPr>
              <w:rPr>
                <w:color w:val="595959" w:themeColor="text1" w:themeTint="A6"/>
              </w:rPr>
            </w:pPr>
          </w:p>
        </w:tc>
      </w:tr>
      <w:tr w:rsidR="005F4B1B" w:rsidRPr="00E23ADA" w14:paraId="5954412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2CAC3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81F6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0</w:t>
            </w:r>
          </w:p>
        </w:tc>
        <w:tc>
          <w:tcPr>
            <w:tcW w:w="0" w:type="auto"/>
            <w:vAlign w:val="center"/>
            <w:hideMark/>
          </w:tcPr>
          <w:p w14:paraId="3A39E007" w14:textId="77777777" w:rsidR="005F4B1B" w:rsidRPr="00E23ADA" w:rsidRDefault="005F4B1B" w:rsidP="00BD2B64">
            <w:pPr>
              <w:rPr>
                <w:color w:val="595959" w:themeColor="text1" w:themeTint="A6"/>
              </w:rPr>
            </w:pPr>
          </w:p>
        </w:tc>
      </w:tr>
      <w:tr w:rsidR="005F4B1B" w:rsidRPr="00E23ADA" w14:paraId="53B84F06"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3B85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3357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+8.5</w:t>
            </w:r>
          </w:p>
        </w:tc>
        <w:tc>
          <w:tcPr>
            <w:tcW w:w="0" w:type="auto"/>
            <w:vAlign w:val="center"/>
            <w:hideMark/>
          </w:tcPr>
          <w:p w14:paraId="1FB73D53" w14:textId="77777777" w:rsidR="005F4B1B" w:rsidRPr="00E23ADA" w:rsidRDefault="005F4B1B" w:rsidP="00BD2B64">
            <w:pPr>
              <w:rPr>
                <w:color w:val="595959" w:themeColor="text1" w:themeTint="A6"/>
              </w:rPr>
            </w:pPr>
          </w:p>
        </w:tc>
      </w:tr>
      <w:tr w:rsidR="005F4B1B" w:rsidRPr="00E23ADA" w14:paraId="12E1893C" w14:textId="77777777" w:rsidTr="00BD2B64">
        <w:trPr>
          <w:trHeight w:val="18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60BC8A05"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Actividad secundaria</w:t>
            </w:r>
          </w:p>
        </w:tc>
        <w:tc>
          <w:tcPr>
            <w:tcW w:w="0" w:type="auto"/>
            <w:vAlign w:val="center"/>
            <w:hideMark/>
          </w:tcPr>
          <w:p w14:paraId="3C07D0C9" w14:textId="77777777" w:rsidR="005F4B1B" w:rsidRPr="00E23ADA" w:rsidRDefault="005F4B1B" w:rsidP="00BD2B64">
            <w:pPr>
              <w:rPr>
                <w:color w:val="595959" w:themeColor="text1" w:themeTint="A6"/>
              </w:rPr>
            </w:pPr>
          </w:p>
        </w:tc>
      </w:tr>
      <w:tr w:rsidR="005F4B1B" w:rsidRPr="00E23ADA" w14:paraId="132F82E6"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715A90F2"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Año</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A777F10"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Tasa de crecimiento (%)</w:t>
            </w:r>
          </w:p>
        </w:tc>
        <w:tc>
          <w:tcPr>
            <w:tcW w:w="0" w:type="auto"/>
            <w:vAlign w:val="center"/>
            <w:hideMark/>
          </w:tcPr>
          <w:p w14:paraId="15525910" w14:textId="77777777" w:rsidR="005F4B1B" w:rsidRPr="00E23ADA" w:rsidRDefault="005F4B1B" w:rsidP="00BD2B64">
            <w:pPr>
              <w:rPr>
                <w:color w:val="595959" w:themeColor="text1" w:themeTint="A6"/>
              </w:rPr>
            </w:pPr>
          </w:p>
        </w:tc>
      </w:tr>
      <w:tr w:rsidR="005F4B1B" w:rsidRPr="00E23ADA" w14:paraId="5C747996"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D5AF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5886E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-2.5</w:t>
            </w:r>
          </w:p>
        </w:tc>
        <w:tc>
          <w:tcPr>
            <w:tcW w:w="0" w:type="auto"/>
            <w:vAlign w:val="center"/>
            <w:hideMark/>
          </w:tcPr>
          <w:p w14:paraId="2E3C5ACF" w14:textId="77777777" w:rsidR="005F4B1B" w:rsidRPr="00E23ADA" w:rsidRDefault="005F4B1B" w:rsidP="00BD2B64">
            <w:pPr>
              <w:rPr>
                <w:color w:val="595959" w:themeColor="text1" w:themeTint="A6"/>
              </w:rPr>
            </w:pPr>
          </w:p>
        </w:tc>
      </w:tr>
      <w:tr w:rsidR="005F4B1B" w:rsidRPr="00E23ADA" w14:paraId="7D726B5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6946C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lastRenderedPageBreak/>
              <w:t>2007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D57F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30B3D155" w14:textId="77777777" w:rsidR="005F4B1B" w:rsidRPr="00E23ADA" w:rsidRDefault="005F4B1B" w:rsidP="00BD2B64">
            <w:pPr>
              <w:rPr>
                <w:color w:val="595959" w:themeColor="text1" w:themeTint="A6"/>
              </w:rPr>
            </w:pPr>
          </w:p>
        </w:tc>
      </w:tr>
      <w:tr w:rsidR="005F4B1B" w:rsidRPr="00E23ADA" w14:paraId="34E5DEE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8DC58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E061F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w:t>
            </w:r>
          </w:p>
        </w:tc>
        <w:tc>
          <w:tcPr>
            <w:tcW w:w="0" w:type="auto"/>
            <w:vAlign w:val="center"/>
            <w:hideMark/>
          </w:tcPr>
          <w:p w14:paraId="411A9C2A" w14:textId="77777777" w:rsidR="005F4B1B" w:rsidRPr="00E23ADA" w:rsidRDefault="005F4B1B" w:rsidP="00BD2B64">
            <w:pPr>
              <w:rPr>
                <w:color w:val="595959" w:themeColor="text1" w:themeTint="A6"/>
              </w:rPr>
            </w:pPr>
          </w:p>
        </w:tc>
      </w:tr>
      <w:tr w:rsidR="005F4B1B" w:rsidRPr="00E23ADA" w14:paraId="1252BEE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465F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E84A6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-10.5</w:t>
            </w:r>
          </w:p>
        </w:tc>
        <w:tc>
          <w:tcPr>
            <w:tcW w:w="0" w:type="auto"/>
            <w:vAlign w:val="center"/>
            <w:hideMark/>
          </w:tcPr>
          <w:p w14:paraId="4C7A7E79" w14:textId="77777777" w:rsidR="005F4B1B" w:rsidRPr="00E23ADA" w:rsidRDefault="005F4B1B" w:rsidP="00BD2B64">
            <w:pPr>
              <w:rPr>
                <w:color w:val="595959" w:themeColor="text1" w:themeTint="A6"/>
              </w:rPr>
            </w:pPr>
          </w:p>
        </w:tc>
      </w:tr>
      <w:tr w:rsidR="005F4B1B" w:rsidRPr="00E23ADA" w14:paraId="1EDCCADB"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7165D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5C305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w:t>
            </w:r>
          </w:p>
        </w:tc>
        <w:tc>
          <w:tcPr>
            <w:tcW w:w="0" w:type="auto"/>
            <w:vAlign w:val="center"/>
            <w:hideMark/>
          </w:tcPr>
          <w:p w14:paraId="23B62CAE" w14:textId="77777777" w:rsidR="005F4B1B" w:rsidRPr="00E23ADA" w:rsidRDefault="005F4B1B" w:rsidP="00BD2B64">
            <w:pPr>
              <w:rPr>
                <w:color w:val="595959" w:themeColor="text1" w:themeTint="A6"/>
              </w:rPr>
            </w:pPr>
          </w:p>
        </w:tc>
      </w:tr>
      <w:tr w:rsidR="005F4B1B" w:rsidRPr="00E23ADA" w14:paraId="255FC39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5EFD8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06F2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w:t>
            </w:r>
          </w:p>
        </w:tc>
        <w:tc>
          <w:tcPr>
            <w:tcW w:w="0" w:type="auto"/>
            <w:vAlign w:val="center"/>
            <w:hideMark/>
          </w:tcPr>
          <w:p w14:paraId="0724AF25" w14:textId="77777777" w:rsidR="005F4B1B" w:rsidRPr="00E23ADA" w:rsidRDefault="005F4B1B" w:rsidP="00BD2B64">
            <w:pPr>
              <w:rPr>
                <w:color w:val="595959" w:themeColor="text1" w:themeTint="A6"/>
              </w:rPr>
            </w:pPr>
          </w:p>
        </w:tc>
      </w:tr>
      <w:tr w:rsidR="005F4B1B" w:rsidRPr="00E23ADA" w14:paraId="79E38D1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FEEB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6DC4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w:t>
            </w:r>
          </w:p>
        </w:tc>
        <w:tc>
          <w:tcPr>
            <w:tcW w:w="0" w:type="auto"/>
            <w:vAlign w:val="center"/>
            <w:hideMark/>
          </w:tcPr>
          <w:p w14:paraId="7FCD1675" w14:textId="77777777" w:rsidR="005F4B1B" w:rsidRPr="00E23ADA" w:rsidRDefault="005F4B1B" w:rsidP="00BD2B64">
            <w:pPr>
              <w:rPr>
                <w:color w:val="595959" w:themeColor="text1" w:themeTint="A6"/>
              </w:rPr>
            </w:pPr>
          </w:p>
        </w:tc>
      </w:tr>
      <w:tr w:rsidR="005F4B1B" w:rsidRPr="00E23ADA" w14:paraId="791607B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A7F46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91AC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-0.5</w:t>
            </w:r>
          </w:p>
        </w:tc>
        <w:tc>
          <w:tcPr>
            <w:tcW w:w="0" w:type="auto"/>
            <w:vAlign w:val="center"/>
            <w:hideMark/>
          </w:tcPr>
          <w:p w14:paraId="1464C63E" w14:textId="77777777" w:rsidR="005F4B1B" w:rsidRPr="00E23ADA" w:rsidRDefault="005F4B1B" w:rsidP="00BD2B64">
            <w:pPr>
              <w:rPr>
                <w:color w:val="595959" w:themeColor="text1" w:themeTint="A6"/>
              </w:rPr>
            </w:pPr>
          </w:p>
        </w:tc>
      </w:tr>
      <w:tr w:rsidR="005F4B1B" w:rsidRPr="00E23ADA" w14:paraId="61A54139"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31DD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BE46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-7</w:t>
            </w:r>
          </w:p>
        </w:tc>
        <w:tc>
          <w:tcPr>
            <w:tcW w:w="0" w:type="auto"/>
            <w:vAlign w:val="center"/>
            <w:hideMark/>
          </w:tcPr>
          <w:p w14:paraId="1C46C2A0" w14:textId="77777777" w:rsidR="005F4B1B" w:rsidRPr="00E23ADA" w:rsidRDefault="005F4B1B" w:rsidP="00BD2B64">
            <w:pPr>
              <w:rPr>
                <w:color w:val="595959" w:themeColor="text1" w:themeTint="A6"/>
              </w:rPr>
            </w:pPr>
          </w:p>
        </w:tc>
      </w:tr>
      <w:tr w:rsidR="005F4B1B" w:rsidRPr="00E23ADA" w14:paraId="5638519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C4246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B4CD6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-8</w:t>
            </w:r>
          </w:p>
        </w:tc>
        <w:tc>
          <w:tcPr>
            <w:tcW w:w="0" w:type="auto"/>
            <w:vAlign w:val="center"/>
            <w:hideMark/>
          </w:tcPr>
          <w:p w14:paraId="093876F5" w14:textId="77777777" w:rsidR="005F4B1B" w:rsidRPr="00E23ADA" w:rsidRDefault="005F4B1B" w:rsidP="00BD2B64">
            <w:pPr>
              <w:rPr>
                <w:color w:val="595959" w:themeColor="text1" w:themeTint="A6"/>
              </w:rPr>
            </w:pPr>
          </w:p>
        </w:tc>
      </w:tr>
      <w:tr w:rsidR="005F4B1B" w:rsidRPr="00E23ADA" w14:paraId="26F79B2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A0189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BBB1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11A5F6BE" w14:textId="77777777" w:rsidR="005F4B1B" w:rsidRPr="00E23ADA" w:rsidRDefault="005F4B1B" w:rsidP="00BD2B64">
            <w:pPr>
              <w:rPr>
                <w:color w:val="595959" w:themeColor="text1" w:themeTint="A6"/>
              </w:rPr>
            </w:pPr>
          </w:p>
        </w:tc>
      </w:tr>
      <w:tr w:rsidR="005F4B1B" w:rsidRPr="00E23ADA" w14:paraId="58A0A51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7457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09F1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-12</w:t>
            </w:r>
          </w:p>
        </w:tc>
        <w:tc>
          <w:tcPr>
            <w:tcW w:w="0" w:type="auto"/>
            <w:vAlign w:val="center"/>
            <w:hideMark/>
          </w:tcPr>
          <w:p w14:paraId="00E47D1E" w14:textId="77777777" w:rsidR="005F4B1B" w:rsidRPr="00E23ADA" w:rsidRDefault="005F4B1B" w:rsidP="00BD2B64">
            <w:pPr>
              <w:rPr>
                <w:color w:val="595959" w:themeColor="text1" w:themeTint="A6"/>
              </w:rPr>
            </w:pPr>
          </w:p>
        </w:tc>
      </w:tr>
      <w:tr w:rsidR="005F4B1B" w:rsidRPr="00E23ADA" w14:paraId="7BB96F4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EB32B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63C8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w:t>
            </w:r>
          </w:p>
        </w:tc>
        <w:tc>
          <w:tcPr>
            <w:tcW w:w="0" w:type="auto"/>
            <w:vAlign w:val="center"/>
            <w:hideMark/>
          </w:tcPr>
          <w:p w14:paraId="494BCB0C" w14:textId="77777777" w:rsidR="005F4B1B" w:rsidRPr="00E23ADA" w:rsidRDefault="005F4B1B" w:rsidP="00BD2B64">
            <w:pPr>
              <w:rPr>
                <w:color w:val="595959" w:themeColor="text1" w:themeTint="A6"/>
              </w:rPr>
            </w:pPr>
          </w:p>
        </w:tc>
      </w:tr>
      <w:tr w:rsidR="005F4B1B" w:rsidRPr="00E23ADA" w14:paraId="2F5F6F0B"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035B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A803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-1.5</w:t>
            </w:r>
          </w:p>
        </w:tc>
        <w:tc>
          <w:tcPr>
            <w:tcW w:w="0" w:type="auto"/>
            <w:vAlign w:val="center"/>
            <w:hideMark/>
          </w:tcPr>
          <w:p w14:paraId="222638D8" w14:textId="77777777" w:rsidR="005F4B1B" w:rsidRPr="00E23ADA" w:rsidRDefault="005F4B1B" w:rsidP="00BD2B64">
            <w:pPr>
              <w:rPr>
                <w:color w:val="595959" w:themeColor="text1" w:themeTint="A6"/>
              </w:rPr>
            </w:pPr>
          </w:p>
        </w:tc>
      </w:tr>
      <w:tr w:rsidR="005F4B1B" w:rsidRPr="00E23ADA" w14:paraId="1519C74B"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33BD4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F1C29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77C32971" w14:textId="77777777" w:rsidR="005F4B1B" w:rsidRPr="00E23ADA" w:rsidRDefault="005F4B1B" w:rsidP="00BD2B64">
            <w:pPr>
              <w:rPr>
                <w:color w:val="595959" w:themeColor="text1" w:themeTint="A6"/>
              </w:rPr>
            </w:pPr>
          </w:p>
        </w:tc>
      </w:tr>
      <w:tr w:rsidR="005F4B1B" w:rsidRPr="00E23ADA" w14:paraId="0B57D456"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F49D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BF619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w:t>
            </w:r>
          </w:p>
        </w:tc>
        <w:tc>
          <w:tcPr>
            <w:tcW w:w="0" w:type="auto"/>
            <w:vAlign w:val="center"/>
            <w:hideMark/>
          </w:tcPr>
          <w:p w14:paraId="0D0EC993" w14:textId="77777777" w:rsidR="005F4B1B" w:rsidRPr="00E23ADA" w:rsidRDefault="005F4B1B" w:rsidP="00BD2B64">
            <w:pPr>
              <w:rPr>
                <w:color w:val="595959" w:themeColor="text1" w:themeTint="A6"/>
              </w:rPr>
            </w:pPr>
          </w:p>
        </w:tc>
      </w:tr>
      <w:tr w:rsidR="005F4B1B" w:rsidRPr="00E23ADA" w14:paraId="53A04A59" w14:textId="77777777" w:rsidTr="00BD2B64">
        <w:trPr>
          <w:trHeight w:val="18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379A91B"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Actividad terciaria</w:t>
            </w:r>
          </w:p>
        </w:tc>
        <w:tc>
          <w:tcPr>
            <w:tcW w:w="0" w:type="auto"/>
            <w:vAlign w:val="center"/>
            <w:hideMark/>
          </w:tcPr>
          <w:p w14:paraId="2D593DB0" w14:textId="77777777" w:rsidR="005F4B1B" w:rsidRPr="00E23ADA" w:rsidRDefault="005F4B1B" w:rsidP="00BD2B64">
            <w:pPr>
              <w:rPr>
                <w:color w:val="595959" w:themeColor="text1" w:themeTint="A6"/>
              </w:rPr>
            </w:pPr>
          </w:p>
        </w:tc>
      </w:tr>
      <w:tr w:rsidR="005F4B1B" w:rsidRPr="00E23ADA" w14:paraId="6190C1DE"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7512820"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Año</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0F7D2DC4"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Tasa de crecimiento (%)</w:t>
            </w:r>
          </w:p>
        </w:tc>
        <w:tc>
          <w:tcPr>
            <w:tcW w:w="0" w:type="auto"/>
            <w:vAlign w:val="center"/>
            <w:hideMark/>
          </w:tcPr>
          <w:p w14:paraId="50517F62" w14:textId="77777777" w:rsidR="005F4B1B" w:rsidRPr="00E23ADA" w:rsidRDefault="005F4B1B" w:rsidP="00BD2B64">
            <w:pPr>
              <w:rPr>
                <w:color w:val="595959" w:themeColor="text1" w:themeTint="A6"/>
              </w:rPr>
            </w:pPr>
          </w:p>
        </w:tc>
      </w:tr>
      <w:tr w:rsidR="005F4B1B" w:rsidRPr="00E23ADA" w14:paraId="4323297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A57B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4AB5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w:t>
            </w:r>
          </w:p>
        </w:tc>
        <w:tc>
          <w:tcPr>
            <w:tcW w:w="0" w:type="auto"/>
            <w:vAlign w:val="center"/>
            <w:hideMark/>
          </w:tcPr>
          <w:p w14:paraId="611D7BCC" w14:textId="77777777" w:rsidR="005F4B1B" w:rsidRPr="00E23ADA" w:rsidRDefault="005F4B1B" w:rsidP="00BD2B64">
            <w:pPr>
              <w:rPr>
                <w:color w:val="595959" w:themeColor="text1" w:themeTint="A6"/>
              </w:rPr>
            </w:pPr>
          </w:p>
        </w:tc>
      </w:tr>
      <w:tr w:rsidR="005F4B1B" w:rsidRPr="00E23ADA" w14:paraId="359849A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FB54D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35B7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2D0861AF" w14:textId="77777777" w:rsidR="005F4B1B" w:rsidRPr="00E23ADA" w:rsidRDefault="005F4B1B" w:rsidP="00BD2B64">
            <w:pPr>
              <w:rPr>
                <w:color w:val="595959" w:themeColor="text1" w:themeTint="A6"/>
              </w:rPr>
            </w:pPr>
          </w:p>
        </w:tc>
      </w:tr>
      <w:tr w:rsidR="005F4B1B" w:rsidRPr="00E23ADA" w14:paraId="07BCE40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F0FD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EB7F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-9</w:t>
            </w:r>
          </w:p>
        </w:tc>
        <w:tc>
          <w:tcPr>
            <w:tcW w:w="0" w:type="auto"/>
            <w:vAlign w:val="center"/>
            <w:hideMark/>
          </w:tcPr>
          <w:p w14:paraId="77836B6B" w14:textId="77777777" w:rsidR="005F4B1B" w:rsidRPr="00E23ADA" w:rsidRDefault="005F4B1B" w:rsidP="00BD2B64">
            <w:pPr>
              <w:rPr>
                <w:color w:val="595959" w:themeColor="text1" w:themeTint="A6"/>
              </w:rPr>
            </w:pPr>
          </w:p>
        </w:tc>
      </w:tr>
      <w:tr w:rsidR="005F4B1B" w:rsidRPr="00E23ADA" w14:paraId="642C4D7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84B9A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2549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-11</w:t>
            </w:r>
          </w:p>
        </w:tc>
        <w:tc>
          <w:tcPr>
            <w:tcW w:w="0" w:type="auto"/>
            <w:vAlign w:val="center"/>
            <w:hideMark/>
          </w:tcPr>
          <w:p w14:paraId="7A031AE9" w14:textId="77777777" w:rsidR="005F4B1B" w:rsidRPr="00E23ADA" w:rsidRDefault="005F4B1B" w:rsidP="00BD2B64">
            <w:pPr>
              <w:rPr>
                <w:color w:val="595959" w:themeColor="text1" w:themeTint="A6"/>
              </w:rPr>
            </w:pPr>
          </w:p>
        </w:tc>
      </w:tr>
      <w:tr w:rsidR="005F4B1B" w:rsidRPr="00E23ADA" w14:paraId="595394B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57D2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F9C6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w:t>
            </w:r>
          </w:p>
        </w:tc>
        <w:tc>
          <w:tcPr>
            <w:tcW w:w="0" w:type="auto"/>
            <w:vAlign w:val="center"/>
            <w:hideMark/>
          </w:tcPr>
          <w:p w14:paraId="5EE02E0D" w14:textId="77777777" w:rsidR="005F4B1B" w:rsidRPr="00E23ADA" w:rsidRDefault="005F4B1B" w:rsidP="00BD2B64">
            <w:pPr>
              <w:rPr>
                <w:color w:val="595959" w:themeColor="text1" w:themeTint="A6"/>
              </w:rPr>
            </w:pPr>
          </w:p>
        </w:tc>
      </w:tr>
      <w:tr w:rsidR="005F4B1B" w:rsidRPr="00E23ADA" w14:paraId="05184D6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7C40A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A797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w:t>
            </w:r>
          </w:p>
        </w:tc>
        <w:tc>
          <w:tcPr>
            <w:tcW w:w="0" w:type="auto"/>
            <w:vAlign w:val="center"/>
            <w:hideMark/>
          </w:tcPr>
          <w:p w14:paraId="4DA3198E" w14:textId="77777777" w:rsidR="005F4B1B" w:rsidRPr="00E23ADA" w:rsidRDefault="005F4B1B" w:rsidP="00BD2B64">
            <w:pPr>
              <w:rPr>
                <w:color w:val="595959" w:themeColor="text1" w:themeTint="A6"/>
              </w:rPr>
            </w:pPr>
          </w:p>
        </w:tc>
      </w:tr>
      <w:tr w:rsidR="005F4B1B" w:rsidRPr="00E23ADA" w14:paraId="3600DEF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F3D9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C9BDE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w:t>
            </w:r>
          </w:p>
        </w:tc>
        <w:tc>
          <w:tcPr>
            <w:tcW w:w="0" w:type="auto"/>
            <w:vAlign w:val="center"/>
            <w:hideMark/>
          </w:tcPr>
          <w:p w14:paraId="4686A1FA" w14:textId="77777777" w:rsidR="005F4B1B" w:rsidRPr="00E23ADA" w:rsidRDefault="005F4B1B" w:rsidP="00BD2B64">
            <w:pPr>
              <w:rPr>
                <w:color w:val="595959" w:themeColor="text1" w:themeTint="A6"/>
              </w:rPr>
            </w:pPr>
          </w:p>
        </w:tc>
      </w:tr>
      <w:tr w:rsidR="005F4B1B" w:rsidRPr="00E23ADA" w14:paraId="667D8AE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76A03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C585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w:t>
            </w:r>
          </w:p>
        </w:tc>
        <w:tc>
          <w:tcPr>
            <w:tcW w:w="0" w:type="auto"/>
            <w:vAlign w:val="center"/>
            <w:hideMark/>
          </w:tcPr>
          <w:p w14:paraId="6D04A6BD" w14:textId="77777777" w:rsidR="005F4B1B" w:rsidRPr="00E23ADA" w:rsidRDefault="005F4B1B" w:rsidP="00BD2B64">
            <w:pPr>
              <w:rPr>
                <w:color w:val="595959" w:themeColor="text1" w:themeTint="A6"/>
              </w:rPr>
            </w:pPr>
          </w:p>
        </w:tc>
      </w:tr>
      <w:tr w:rsidR="005F4B1B" w:rsidRPr="00E23ADA" w14:paraId="0B456F29"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6D5F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C912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w:t>
            </w:r>
          </w:p>
        </w:tc>
        <w:tc>
          <w:tcPr>
            <w:tcW w:w="0" w:type="auto"/>
            <w:vAlign w:val="center"/>
            <w:hideMark/>
          </w:tcPr>
          <w:p w14:paraId="04AA1071" w14:textId="77777777" w:rsidR="005F4B1B" w:rsidRPr="00E23ADA" w:rsidRDefault="005F4B1B" w:rsidP="00BD2B64">
            <w:pPr>
              <w:rPr>
                <w:color w:val="595959" w:themeColor="text1" w:themeTint="A6"/>
              </w:rPr>
            </w:pPr>
          </w:p>
        </w:tc>
      </w:tr>
      <w:tr w:rsidR="005F4B1B" w:rsidRPr="00E23ADA" w14:paraId="57355B4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C61C8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186C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-7</w:t>
            </w:r>
          </w:p>
        </w:tc>
        <w:tc>
          <w:tcPr>
            <w:tcW w:w="0" w:type="auto"/>
            <w:vAlign w:val="center"/>
            <w:hideMark/>
          </w:tcPr>
          <w:p w14:paraId="74DCD71D" w14:textId="77777777" w:rsidR="005F4B1B" w:rsidRPr="00E23ADA" w:rsidRDefault="005F4B1B" w:rsidP="00BD2B64">
            <w:pPr>
              <w:rPr>
                <w:color w:val="595959" w:themeColor="text1" w:themeTint="A6"/>
              </w:rPr>
            </w:pPr>
          </w:p>
        </w:tc>
      </w:tr>
      <w:tr w:rsidR="005F4B1B" w:rsidRPr="00E23ADA" w14:paraId="7522E4E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FCD59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99FCC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48836E15" w14:textId="77777777" w:rsidR="005F4B1B" w:rsidRPr="00E23ADA" w:rsidRDefault="005F4B1B" w:rsidP="00BD2B64">
            <w:pPr>
              <w:rPr>
                <w:color w:val="595959" w:themeColor="text1" w:themeTint="A6"/>
              </w:rPr>
            </w:pPr>
          </w:p>
        </w:tc>
      </w:tr>
      <w:tr w:rsidR="005F4B1B" w:rsidRPr="00E23ADA" w14:paraId="330E7B0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B48AD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F765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-10.5</w:t>
            </w:r>
          </w:p>
        </w:tc>
        <w:tc>
          <w:tcPr>
            <w:tcW w:w="0" w:type="auto"/>
            <w:vAlign w:val="center"/>
            <w:hideMark/>
          </w:tcPr>
          <w:p w14:paraId="08AB6A02" w14:textId="77777777" w:rsidR="005F4B1B" w:rsidRPr="00E23ADA" w:rsidRDefault="005F4B1B" w:rsidP="00BD2B64">
            <w:pPr>
              <w:rPr>
                <w:color w:val="595959" w:themeColor="text1" w:themeTint="A6"/>
              </w:rPr>
            </w:pPr>
          </w:p>
        </w:tc>
      </w:tr>
      <w:tr w:rsidR="005F4B1B" w:rsidRPr="00E23ADA" w14:paraId="69BEC3BA"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91E2F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D763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w:t>
            </w:r>
          </w:p>
        </w:tc>
        <w:tc>
          <w:tcPr>
            <w:tcW w:w="0" w:type="auto"/>
            <w:vAlign w:val="center"/>
            <w:hideMark/>
          </w:tcPr>
          <w:p w14:paraId="2F6C5327" w14:textId="77777777" w:rsidR="005F4B1B" w:rsidRPr="00E23ADA" w:rsidRDefault="005F4B1B" w:rsidP="00BD2B64">
            <w:pPr>
              <w:rPr>
                <w:color w:val="595959" w:themeColor="text1" w:themeTint="A6"/>
              </w:rPr>
            </w:pPr>
          </w:p>
        </w:tc>
      </w:tr>
      <w:tr w:rsidR="005F4B1B" w:rsidRPr="00E23ADA" w14:paraId="35445A89"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7982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3F07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w:t>
            </w:r>
          </w:p>
        </w:tc>
        <w:tc>
          <w:tcPr>
            <w:tcW w:w="0" w:type="auto"/>
            <w:vAlign w:val="center"/>
            <w:hideMark/>
          </w:tcPr>
          <w:p w14:paraId="4C6E0F0E" w14:textId="77777777" w:rsidR="005F4B1B" w:rsidRPr="00E23ADA" w:rsidRDefault="005F4B1B" w:rsidP="00BD2B64">
            <w:pPr>
              <w:rPr>
                <w:color w:val="595959" w:themeColor="text1" w:themeTint="A6"/>
              </w:rPr>
            </w:pPr>
          </w:p>
        </w:tc>
      </w:tr>
      <w:tr w:rsidR="005F4B1B" w:rsidRPr="00E23ADA" w14:paraId="1ECE001A"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21A6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CCAD9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-7</w:t>
            </w:r>
          </w:p>
        </w:tc>
        <w:tc>
          <w:tcPr>
            <w:tcW w:w="0" w:type="auto"/>
            <w:vAlign w:val="center"/>
            <w:hideMark/>
          </w:tcPr>
          <w:p w14:paraId="792BC268" w14:textId="77777777" w:rsidR="005F4B1B" w:rsidRPr="00E23ADA" w:rsidRDefault="005F4B1B" w:rsidP="00BD2B64">
            <w:pPr>
              <w:rPr>
                <w:color w:val="595959" w:themeColor="text1" w:themeTint="A6"/>
              </w:rPr>
            </w:pPr>
          </w:p>
        </w:tc>
      </w:tr>
      <w:tr w:rsidR="005F4B1B" w:rsidRPr="00E23ADA" w14:paraId="5297B56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6A3B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2354C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1C786A6E" w14:textId="77777777" w:rsidR="005F4B1B" w:rsidRPr="00E23ADA" w:rsidRDefault="005F4B1B" w:rsidP="00BD2B64">
            <w:pPr>
              <w:rPr>
                <w:color w:val="595959" w:themeColor="text1" w:themeTint="A6"/>
              </w:rPr>
            </w:pPr>
          </w:p>
        </w:tc>
      </w:tr>
      <w:tr w:rsidR="005F4B1B" w:rsidRPr="00E23ADA" w14:paraId="23DFCD89" w14:textId="77777777" w:rsidTr="00BD2B64">
        <w:trPr>
          <w:trHeight w:val="18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21174082"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Total</w:t>
            </w:r>
          </w:p>
        </w:tc>
        <w:tc>
          <w:tcPr>
            <w:tcW w:w="0" w:type="auto"/>
            <w:vAlign w:val="center"/>
            <w:hideMark/>
          </w:tcPr>
          <w:p w14:paraId="14127A05" w14:textId="77777777" w:rsidR="005F4B1B" w:rsidRPr="00E23ADA" w:rsidRDefault="005F4B1B" w:rsidP="00BD2B64">
            <w:pPr>
              <w:rPr>
                <w:color w:val="595959" w:themeColor="text1" w:themeTint="A6"/>
              </w:rPr>
            </w:pPr>
          </w:p>
        </w:tc>
      </w:tr>
      <w:tr w:rsidR="005F4B1B" w:rsidRPr="00E23ADA" w14:paraId="22621885"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5BDCD1B1"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Año</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16553BC"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Tasa de crecimiento (%)</w:t>
            </w:r>
          </w:p>
        </w:tc>
        <w:tc>
          <w:tcPr>
            <w:tcW w:w="0" w:type="auto"/>
            <w:vAlign w:val="center"/>
            <w:hideMark/>
          </w:tcPr>
          <w:p w14:paraId="674A245E" w14:textId="77777777" w:rsidR="005F4B1B" w:rsidRPr="00E23ADA" w:rsidRDefault="005F4B1B" w:rsidP="00BD2B64">
            <w:pPr>
              <w:rPr>
                <w:color w:val="595959" w:themeColor="text1" w:themeTint="A6"/>
              </w:rPr>
            </w:pPr>
          </w:p>
        </w:tc>
      </w:tr>
      <w:tr w:rsidR="005F4B1B" w:rsidRPr="00E23ADA" w14:paraId="703ADE5A"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536F2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DBCD9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w:t>
            </w:r>
          </w:p>
        </w:tc>
        <w:tc>
          <w:tcPr>
            <w:tcW w:w="0" w:type="auto"/>
            <w:vAlign w:val="center"/>
            <w:hideMark/>
          </w:tcPr>
          <w:p w14:paraId="4269CF1A" w14:textId="77777777" w:rsidR="005F4B1B" w:rsidRPr="00E23ADA" w:rsidRDefault="005F4B1B" w:rsidP="00BD2B64">
            <w:pPr>
              <w:rPr>
                <w:color w:val="595959" w:themeColor="text1" w:themeTint="A6"/>
              </w:rPr>
            </w:pPr>
          </w:p>
        </w:tc>
      </w:tr>
      <w:tr w:rsidR="005F4B1B" w:rsidRPr="00E23ADA" w14:paraId="5A6FB324"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710E9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9A64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-5.5</w:t>
            </w:r>
          </w:p>
        </w:tc>
        <w:tc>
          <w:tcPr>
            <w:tcW w:w="0" w:type="auto"/>
            <w:vAlign w:val="center"/>
            <w:hideMark/>
          </w:tcPr>
          <w:p w14:paraId="457CA917" w14:textId="77777777" w:rsidR="005F4B1B" w:rsidRPr="00E23ADA" w:rsidRDefault="005F4B1B" w:rsidP="00BD2B64">
            <w:pPr>
              <w:rPr>
                <w:color w:val="595959" w:themeColor="text1" w:themeTint="A6"/>
              </w:rPr>
            </w:pPr>
          </w:p>
        </w:tc>
      </w:tr>
      <w:tr w:rsidR="005F4B1B" w:rsidRPr="00E23ADA" w14:paraId="0164F61E"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38597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D584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-8</w:t>
            </w:r>
          </w:p>
        </w:tc>
        <w:tc>
          <w:tcPr>
            <w:tcW w:w="0" w:type="auto"/>
            <w:vAlign w:val="center"/>
            <w:hideMark/>
          </w:tcPr>
          <w:p w14:paraId="16C0E6DA" w14:textId="77777777" w:rsidR="005F4B1B" w:rsidRPr="00E23ADA" w:rsidRDefault="005F4B1B" w:rsidP="00BD2B64">
            <w:pPr>
              <w:rPr>
                <w:color w:val="595959" w:themeColor="text1" w:themeTint="A6"/>
              </w:rPr>
            </w:pPr>
          </w:p>
        </w:tc>
      </w:tr>
      <w:tr w:rsidR="005F4B1B" w:rsidRPr="00E23ADA" w14:paraId="2F55F7C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283D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97A2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w:t>
            </w:r>
          </w:p>
        </w:tc>
        <w:tc>
          <w:tcPr>
            <w:tcW w:w="0" w:type="auto"/>
            <w:vAlign w:val="center"/>
            <w:hideMark/>
          </w:tcPr>
          <w:p w14:paraId="775FC002" w14:textId="77777777" w:rsidR="005F4B1B" w:rsidRPr="00E23ADA" w:rsidRDefault="005F4B1B" w:rsidP="00BD2B64">
            <w:pPr>
              <w:rPr>
                <w:color w:val="595959" w:themeColor="text1" w:themeTint="A6"/>
              </w:rPr>
            </w:pPr>
          </w:p>
        </w:tc>
      </w:tr>
      <w:tr w:rsidR="005F4B1B" w:rsidRPr="00E23ADA" w14:paraId="3DFD6D9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ECCC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2DF7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w:t>
            </w:r>
          </w:p>
        </w:tc>
        <w:tc>
          <w:tcPr>
            <w:tcW w:w="0" w:type="auto"/>
            <w:vAlign w:val="center"/>
            <w:hideMark/>
          </w:tcPr>
          <w:p w14:paraId="0ED289CE" w14:textId="77777777" w:rsidR="005F4B1B" w:rsidRPr="00E23ADA" w:rsidRDefault="005F4B1B" w:rsidP="00BD2B64">
            <w:pPr>
              <w:rPr>
                <w:color w:val="595959" w:themeColor="text1" w:themeTint="A6"/>
              </w:rPr>
            </w:pPr>
          </w:p>
        </w:tc>
      </w:tr>
      <w:tr w:rsidR="005F4B1B" w:rsidRPr="00E23ADA" w14:paraId="6CE3A39A"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61235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5043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w:t>
            </w:r>
          </w:p>
        </w:tc>
        <w:tc>
          <w:tcPr>
            <w:tcW w:w="0" w:type="auto"/>
            <w:vAlign w:val="center"/>
            <w:hideMark/>
          </w:tcPr>
          <w:p w14:paraId="02CF7C63" w14:textId="77777777" w:rsidR="005F4B1B" w:rsidRPr="00E23ADA" w:rsidRDefault="005F4B1B" w:rsidP="00BD2B64">
            <w:pPr>
              <w:rPr>
                <w:color w:val="595959" w:themeColor="text1" w:themeTint="A6"/>
              </w:rPr>
            </w:pPr>
          </w:p>
        </w:tc>
      </w:tr>
      <w:tr w:rsidR="005F4B1B" w:rsidRPr="00E23ADA" w14:paraId="3914A41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8294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2493E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w:t>
            </w:r>
          </w:p>
        </w:tc>
        <w:tc>
          <w:tcPr>
            <w:tcW w:w="0" w:type="auto"/>
            <w:vAlign w:val="center"/>
            <w:hideMark/>
          </w:tcPr>
          <w:p w14:paraId="2E4C1D81" w14:textId="77777777" w:rsidR="005F4B1B" w:rsidRPr="00E23ADA" w:rsidRDefault="005F4B1B" w:rsidP="00BD2B64">
            <w:pPr>
              <w:rPr>
                <w:color w:val="595959" w:themeColor="text1" w:themeTint="A6"/>
              </w:rPr>
            </w:pPr>
          </w:p>
        </w:tc>
      </w:tr>
      <w:tr w:rsidR="005F4B1B" w:rsidRPr="00E23ADA" w14:paraId="780B49F9"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727F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F44DD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w:t>
            </w:r>
          </w:p>
        </w:tc>
        <w:tc>
          <w:tcPr>
            <w:tcW w:w="0" w:type="auto"/>
            <w:vAlign w:val="center"/>
            <w:hideMark/>
          </w:tcPr>
          <w:p w14:paraId="1C5B5CFE" w14:textId="77777777" w:rsidR="005F4B1B" w:rsidRPr="00E23ADA" w:rsidRDefault="005F4B1B" w:rsidP="00BD2B64">
            <w:pPr>
              <w:rPr>
                <w:color w:val="595959" w:themeColor="text1" w:themeTint="A6"/>
              </w:rPr>
            </w:pPr>
          </w:p>
        </w:tc>
      </w:tr>
      <w:tr w:rsidR="005F4B1B" w:rsidRPr="00E23ADA" w14:paraId="0992FDC0"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1BD2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2905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w:t>
            </w:r>
          </w:p>
        </w:tc>
        <w:tc>
          <w:tcPr>
            <w:tcW w:w="0" w:type="auto"/>
            <w:vAlign w:val="center"/>
            <w:hideMark/>
          </w:tcPr>
          <w:p w14:paraId="4948D151" w14:textId="77777777" w:rsidR="005F4B1B" w:rsidRPr="00E23ADA" w:rsidRDefault="005F4B1B" w:rsidP="00BD2B64">
            <w:pPr>
              <w:rPr>
                <w:color w:val="595959" w:themeColor="text1" w:themeTint="A6"/>
              </w:rPr>
            </w:pPr>
          </w:p>
        </w:tc>
      </w:tr>
      <w:tr w:rsidR="005F4B1B" w:rsidRPr="00E23ADA" w14:paraId="1361A82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D62C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623BD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-7</w:t>
            </w:r>
          </w:p>
        </w:tc>
        <w:tc>
          <w:tcPr>
            <w:tcW w:w="0" w:type="auto"/>
            <w:vAlign w:val="center"/>
            <w:hideMark/>
          </w:tcPr>
          <w:p w14:paraId="6C9E63A5" w14:textId="77777777" w:rsidR="005F4B1B" w:rsidRPr="00E23ADA" w:rsidRDefault="005F4B1B" w:rsidP="00BD2B64">
            <w:pPr>
              <w:rPr>
                <w:color w:val="595959" w:themeColor="text1" w:themeTint="A6"/>
              </w:rPr>
            </w:pPr>
          </w:p>
        </w:tc>
      </w:tr>
      <w:tr w:rsidR="005F4B1B" w:rsidRPr="00E23ADA" w14:paraId="58632CD4"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CB9B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D30E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-5.5</w:t>
            </w:r>
          </w:p>
        </w:tc>
        <w:tc>
          <w:tcPr>
            <w:tcW w:w="0" w:type="auto"/>
            <w:vAlign w:val="center"/>
            <w:hideMark/>
          </w:tcPr>
          <w:p w14:paraId="297A6AE2" w14:textId="77777777" w:rsidR="005F4B1B" w:rsidRPr="00E23ADA" w:rsidRDefault="005F4B1B" w:rsidP="00BD2B64">
            <w:pPr>
              <w:rPr>
                <w:color w:val="595959" w:themeColor="text1" w:themeTint="A6"/>
              </w:rPr>
            </w:pPr>
          </w:p>
        </w:tc>
      </w:tr>
      <w:tr w:rsidR="005F4B1B" w:rsidRPr="00E23ADA" w14:paraId="7C59199E"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BB9AD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30953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-10</w:t>
            </w:r>
          </w:p>
        </w:tc>
        <w:tc>
          <w:tcPr>
            <w:tcW w:w="0" w:type="auto"/>
            <w:vAlign w:val="center"/>
            <w:hideMark/>
          </w:tcPr>
          <w:p w14:paraId="61D9D1F9" w14:textId="77777777" w:rsidR="005F4B1B" w:rsidRPr="00E23ADA" w:rsidRDefault="005F4B1B" w:rsidP="00BD2B64">
            <w:pPr>
              <w:rPr>
                <w:color w:val="595959" w:themeColor="text1" w:themeTint="A6"/>
              </w:rPr>
            </w:pPr>
          </w:p>
        </w:tc>
      </w:tr>
      <w:tr w:rsidR="005F4B1B" w:rsidRPr="00E23ADA" w14:paraId="68B0719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8AC4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C63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w:t>
            </w:r>
          </w:p>
        </w:tc>
        <w:tc>
          <w:tcPr>
            <w:tcW w:w="0" w:type="auto"/>
            <w:vAlign w:val="center"/>
            <w:hideMark/>
          </w:tcPr>
          <w:p w14:paraId="0802A63F" w14:textId="77777777" w:rsidR="005F4B1B" w:rsidRPr="00E23ADA" w:rsidRDefault="005F4B1B" w:rsidP="00BD2B64">
            <w:pPr>
              <w:rPr>
                <w:color w:val="595959" w:themeColor="text1" w:themeTint="A6"/>
              </w:rPr>
            </w:pPr>
          </w:p>
        </w:tc>
      </w:tr>
      <w:tr w:rsidR="005F4B1B" w:rsidRPr="00E23ADA" w14:paraId="063CADF0"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36CC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DDF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-1.5</w:t>
            </w:r>
          </w:p>
        </w:tc>
        <w:tc>
          <w:tcPr>
            <w:tcW w:w="0" w:type="auto"/>
            <w:vAlign w:val="center"/>
            <w:hideMark/>
          </w:tcPr>
          <w:p w14:paraId="38A3FD64" w14:textId="77777777" w:rsidR="005F4B1B" w:rsidRPr="00E23ADA" w:rsidRDefault="005F4B1B" w:rsidP="00BD2B64">
            <w:pPr>
              <w:rPr>
                <w:color w:val="595959" w:themeColor="text1" w:themeTint="A6"/>
              </w:rPr>
            </w:pPr>
          </w:p>
        </w:tc>
      </w:tr>
      <w:tr w:rsidR="005F4B1B" w:rsidRPr="00E23ADA" w14:paraId="37352F16"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E9840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7B41C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w:t>
            </w:r>
          </w:p>
        </w:tc>
        <w:tc>
          <w:tcPr>
            <w:tcW w:w="0" w:type="auto"/>
            <w:vAlign w:val="center"/>
            <w:hideMark/>
          </w:tcPr>
          <w:p w14:paraId="089780CF" w14:textId="77777777" w:rsidR="005F4B1B" w:rsidRPr="00E23ADA" w:rsidRDefault="005F4B1B" w:rsidP="00BD2B64">
            <w:pPr>
              <w:rPr>
                <w:color w:val="595959" w:themeColor="text1" w:themeTint="A6"/>
              </w:rPr>
            </w:pPr>
          </w:p>
        </w:tc>
      </w:tr>
      <w:tr w:rsidR="005F4B1B" w:rsidRPr="00E23ADA" w14:paraId="70497FB4"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C271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3D3B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w:t>
            </w:r>
          </w:p>
        </w:tc>
        <w:tc>
          <w:tcPr>
            <w:tcW w:w="0" w:type="auto"/>
            <w:vAlign w:val="center"/>
            <w:hideMark/>
          </w:tcPr>
          <w:p w14:paraId="2AED6507" w14:textId="77777777" w:rsidR="005F4B1B" w:rsidRPr="00E23ADA" w:rsidRDefault="005F4B1B" w:rsidP="00BD2B64">
            <w:pPr>
              <w:rPr>
                <w:color w:val="595959" w:themeColor="text1" w:themeTint="A6"/>
              </w:rPr>
            </w:pPr>
          </w:p>
        </w:tc>
      </w:tr>
      <w:tr w:rsidR="005F4B1B" w:rsidRPr="00E23ADA" w14:paraId="5CD075D0"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4EB51387"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Exportaciones de Campeche en el IV trimestre de 2022</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13BAF4B1"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Porcentaje (%)</w:t>
            </w:r>
          </w:p>
        </w:tc>
        <w:tc>
          <w:tcPr>
            <w:tcW w:w="0" w:type="auto"/>
            <w:vAlign w:val="center"/>
            <w:hideMark/>
          </w:tcPr>
          <w:p w14:paraId="0649EB31" w14:textId="77777777" w:rsidR="005F4B1B" w:rsidRPr="00E23ADA" w:rsidRDefault="005F4B1B" w:rsidP="00BD2B64">
            <w:pPr>
              <w:rPr>
                <w:color w:val="595959" w:themeColor="text1" w:themeTint="A6"/>
              </w:rPr>
            </w:pPr>
          </w:p>
        </w:tc>
      </w:tr>
      <w:tr w:rsidR="005F4B1B" w:rsidRPr="00E23ADA" w14:paraId="525F327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44A38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Extracción de petróleo y gas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431CC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99</w:t>
            </w:r>
          </w:p>
        </w:tc>
        <w:tc>
          <w:tcPr>
            <w:tcW w:w="0" w:type="auto"/>
            <w:vAlign w:val="center"/>
            <w:hideMark/>
          </w:tcPr>
          <w:p w14:paraId="61B40636" w14:textId="77777777" w:rsidR="005F4B1B" w:rsidRPr="00E23ADA" w:rsidRDefault="005F4B1B" w:rsidP="00BD2B64">
            <w:pPr>
              <w:rPr>
                <w:color w:val="595959" w:themeColor="text1" w:themeTint="A6"/>
              </w:rPr>
            </w:pPr>
          </w:p>
        </w:tc>
      </w:tr>
      <w:tr w:rsidR="005F4B1B" w:rsidRPr="00E23ADA" w14:paraId="5A5ABFF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0BC5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Cría y explotación de animales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5B0F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&lt;1</w:t>
            </w:r>
          </w:p>
        </w:tc>
        <w:tc>
          <w:tcPr>
            <w:tcW w:w="0" w:type="auto"/>
            <w:vAlign w:val="center"/>
            <w:hideMark/>
          </w:tcPr>
          <w:p w14:paraId="71C2D463" w14:textId="77777777" w:rsidR="005F4B1B" w:rsidRPr="00E23ADA" w:rsidRDefault="005F4B1B" w:rsidP="00BD2B64">
            <w:pPr>
              <w:rPr>
                <w:color w:val="595959" w:themeColor="text1" w:themeTint="A6"/>
              </w:rPr>
            </w:pPr>
          </w:p>
        </w:tc>
      </w:tr>
      <w:tr w:rsidR="005F4B1B" w:rsidRPr="00E23ADA" w14:paraId="488D95DB"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8262A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Fabricación de prendas de vestir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EB1C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&lt;1</w:t>
            </w:r>
          </w:p>
        </w:tc>
        <w:tc>
          <w:tcPr>
            <w:tcW w:w="0" w:type="auto"/>
            <w:vAlign w:val="center"/>
            <w:hideMark/>
          </w:tcPr>
          <w:p w14:paraId="55C6D95D" w14:textId="77777777" w:rsidR="005F4B1B" w:rsidRPr="00E23ADA" w:rsidRDefault="005F4B1B" w:rsidP="00BD2B64">
            <w:pPr>
              <w:rPr>
                <w:color w:val="595959" w:themeColor="text1" w:themeTint="A6"/>
              </w:rPr>
            </w:pPr>
          </w:p>
        </w:tc>
      </w:tr>
      <w:tr w:rsidR="005F4B1B" w:rsidRPr="00E23ADA" w14:paraId="7342C139"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AE0E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Pesca, caza y captura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3D34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&lt;1</w:t>
            </w:r>
          </w:p>
        </w:tc>
        <w:tc>
          <w:tcPr>
            <w:tcW w:w="0" w:type="auto"/>
            <w:vAlign w:val="center"/>
            <w:hideMark/>
          </w:tcPr>
          <w:p w14:paraId="20DDAD01" w14:textId="77777777" w:rsidR="005F4B1B" w:rsidRPr="00E23ADA" w:rsidRDefault="005F4B1B" w:rsidP="00BD2B64">
            <w:pPr>
              <w:rPr>
                <w:color w:val="595959" w:themeColor="text1" w:themeTint="A6"/>
              </w:rPr>
            </w:pPr>
          </w:p>
        </w:tc>
      </w:tr>
      <w:tr w:rsidR="005F4B1B" w:rsidRPr="00E23ADA" w14:paraId="534B2BDA"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B9AF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Industria alimentaria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741DD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&lt;1</w:t>
            </w:r>
          </w:p>
        </w:tc>
        <w:tc>
          <w:tcPr>
            <w:tcW w:w="0" w:type="auto"/>
            <w:vAlign w:val="center"/>
            <w:hideMark/>
          </w:tcPr>
          <w:p w14:paraId="26A99879" w14:textId="77777777" w:rsidR="005F4B1B" w:rsidRPr="00E23ADA" w:rsidRDefault="005F4B1B" w:rsidP="00BD2B64">
            <w:pPr>
              <w:rPr>
                <w:color w:val="595959" w:themeColor="text1" w:themeTint="A6"/>
              </w:rPr>
            </w:pPr>
          </w:p>
        </w:tc>
      </w:tr>
      <w:tr w:rsidR="005F4B1B" w:rsidRPr="00E23ADA" w14:paraId="23777F2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E387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Industria química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29FBA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&lt;1</w:t>
            </w:r>
          </w:p>
        </w:tc>
        <w:tc>
          <w:tcPr>
            <w:tcW w:w="0" w:type="auto"/>
            <w:vAlign w:val="center"/>
            <w:hideMark/>
          </w:tcPr>
          <w:p w14:paraId="1AA76918" w14:textId="77777777" w:rsidR="005F4B1B" w:rsidRPr="00E23ADA" w:rsidRDefault="005F4B1B" w:rsidP="00BD2B64">
            <w:pPr>
              <w:rPr>
                <w:color w:val="595959" w:themeColor="text1" w:themeTint="A6"/>
              </w:rPr>
            </w:pPr>
          </w:p>
        </w:tc>
      </w:tr>
      <w:tr w:rsidR="005F4B1B" w:rsidRPr="00E23ADA" w14:paraId="637F5126"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A5504C8"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lastRenderedPageBreak/>
              <w:t>Valor comercial de 10 productos esenciales en Campeche en 2022</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6AA546CB"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Cantidad en USD</w:t>
            </w:r>
          </w:p>
        </w:tc>
        <w:tc>
          <w:tcPr>
            <w:tcW w:w="0" w:type="auto"/>
            <w:vAlign w:val="center"/>
            <w:hideMark/>
          </w:tcPr>
          <w:p w14:paraId="6199C74A" w14:textId="77777777" w:rsidR="005F4B1B" w:rsidRPr="00E23ADA" w:rsidRDefault="005F4B1B" w:rsidP="00BD2B64">
            <w:pPr>
              <w:rPr>
                <w:color w:val="595959" w:themeColor="text1" w:themeTint="A6"/>
              </w:rPr>
            </w:pPr>
          </w:p>
        </w:tc>
      </w:tr>
      <w:tr w:rsidR="005F4B1B" w:rsidRPr="00E23ADA" w14:paraId="1F8C1B45"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914E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Camisetas de punto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352D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$12,812,483</w:t>
            </w:r>
          </w:p>
        </w:tc>
        <w:tc>
          <w:tcPr>
            <w:tcW w:w="0" w:type="auto"/>
            <w:vAlign w:val="center"/>
            <w:hideMark/>
          </w:tcPr>
          <w:p w14:paraId="430E8834" w14:textId="77777777" w:rsidR="005F4B1B" w:rsidRPr="00E23ADA" w:rsidRDefault="005F4B1B" w:rsidP="00BD2B64">
            <w:pPr>
              <w:rPr>
                <w:color w:val="595959" w:themeColor="text1" w:themeTint="A6"/>
              </w:rPr>
            </w:pPr>
          </w:p>
        </w:tc>
      </w:tr>
      <w:tr w:rsidR="005F4B1B" w:rsidRPr="00E23ADA" w14:paraId="3D8D25F4"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EDA8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Accesorios de tubería, fundición, hierro o acero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11D97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$6,781,834</w:t>
            </w:r>
          </w:p>
        </w:tc>
        <w:tc>
          <w:tcPr>
            <w:tcW w:w="0" w:type="auto"/>
            <w:vAlign w:val="center"/>
            <w:hideMark/>
          </w:tcPr>
          <w:p w14:paraId="1FD15A97" w14:textId="77777777" w:rsidR="005F4B1B" w:rsidRPr="00E23ADA" w:rsidRDefault="005F4B1B" w:rsidP="00BD2B64">
            <w:pPr>
              <w:rPr>
                <w:color w:val="595959" w:themeColor="text1" w:themeTint="A6"/>
              </w:rPr>
            </w:pPr>
          </w:p>
        </w:tc>
      </w:tr>
      <w:tr w:rsidR="005F4B1B" w:rsidRPr="00E23ADA" w14:paraId="784892C0"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F5C5F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Maquinaria y similares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8D47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$5,363,898</w:t>
            </w:r>
          </w:p>
        </w:tc>
        <w:tc>
          <w:tcPr>
            <w:tcW w:w="0" w:type="auto"/>
            <w:vAlign w:val="center"/>
            <w:hideMark/>
          </w:tcPr>
          <w:p w14:paraId="5ABBF8E7" w14:textId="77777777" w:rsidR="005F4B1B" w:rsidRPr="00E23ADA" w:rsidRDefault="005F4B1B" w:rsidP="00BD2B64">
            <w:pPr>
              <w:rPr>
                <w:color w:val="595959" w:themeColor="text1" w:themeTint="A6"/>
              </w:rPr>
            </w:pPr>
          </w:p>
        </w:tc>
      </w:tr>
      <w:tr w:rsidR="005F4B1B" w:rsidRPr="00E23ADA" w14:paraId="7457349E"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2D1F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Crustáceos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E31F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$4,495,207</w:t>
            </w:r>
          </w:p>
        </w:tc>
        <w:tc>
          <w:tcPr>
            <w:tcW w:w="0" w:type="auto"/>
            <w:vAlign w:val="center"/>
            <w:hideMark/>
          </w:tcPr>
          <w:p w14:paraId="78BFE23D" w14:textId="77777777" w:rsidR="005F4B1B" w:rsidRPr="00E23ADA" w:rsidRDefault="005F4B1B" w:rsidP="00BD2B64">
            <w:pPr>
              <w:rPr>
                <w:color w:val="595959" w:themeColor="text1" w:themeTint="A6"/>
              </w:rPr>
            </w:pPr>
          </w:p>
        </w:tc>
      </w:tr>
      <w:tr w:rsidR="005F4B1B" w:rsidRPr="00E23ADA" w14:paraId="7BAAFFB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8A985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Válvulas y artículos similares para tuberías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3470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$6,729,473</w:t>
            </w:r>
          </w:p>
        </w:tc>
        <w:tc>
          <w:tcPr>
            <w:tcW w:w="0" w:type="auto"/>
            <w:vAlign w:val="center"/>
            <w:hideMark/>
          </w:tcPr>
          <w:p w14:paraId="48C9AAD1" w14:textId="77777777" w:rsidR="005F4B1B" w:rsidRPr="00E23ADA" w:rsidRDefault="005F4B1B" w:rsidP="00BD2B64">
            <w:pPr>
              <w:rPr>
                <w:color w:val="595959" w:themeColor="text1" w:themeTint="A6"/>
              </w:rPr>
            </w:pPr>
          </w:p>
        </w:tc>
      </w:tr>
      <w:tr w:rsidR="005F4B1B" w:rsidRPr="00E23ADA" w14:paraId="6A61040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222AD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Bombas para líquidos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235A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$3,995,295</w:t>
            </w:r>
          </w:p>
        </w:tc>
        <w:tc>
          <w:tcPr>
            <w:tcW w:w="0" w:type="auto"/>
            <w:vAlign w:val="center"/>
            <w:hideMark/>
          </w:tcPr>
          <w:p w14:paraId="0A61F0D6" w14:textId="77777777" w:rsidR="005F4B1B" w:rsidRPr="00E23ADA" w:rsidRDefault="005F4B1B" w:rsidP="00BD2B64">
            <w:pPr>
              <w:rPr>
                <w:color w:val="595959" w:themeColor="text1" w:themeTint="A6"/>
              </w:rPr>
            </w:pPr>
          </w:p>
        </w:tc>
      </w:tr>
      <w:tr w:rsidR="005F4B1B" w:rsidRPr="00E23ADA" w14:paraId="1F8C9C7B"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55D6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Suéteres, pulóveres y cárdigan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D543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$2,825,533</w:t>
            </w:r>
          </w:p>
        </w:tc>
        <w:tc>
          <w:tcPr>
            <w:tcW w:w="0" w:type="auto"/>
            <w:vAlign w:val="center"/>
            <w:hideMark/>
          </w:tcPr>
          <w:p w14:paraId="73D3CDD7" w14:textId="77777777" w:rsidR="005F4B1B" w:rsidRPr="00E23ADA" w:rsidRDefault="005F4B1B" w:rsidP="00BD2B64">
            <w:pPr>
              <w:rPr>
                <w:color w:val="595959" w:themeColor="text1" w:themeTint="A6"/>
              </w:rPr>
            </w:pPr>
          </w:p>
        </w:tc>
      </w:tr>
      <w:tr w:rsidR="005F4B1B" w:rsidRPr="00E23ADA" w14:paraId="078A48D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BD96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Manufacturas de Hierro o Acero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FF92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$2,129,125</w:t>
            </w:r>
          </w:p>
        </w:tc>
        <w:tc>
          <w:tcPr>
            <w:tcW w:w="0" w:type="auto"/>
            <w:vAlign w:val="center"/>
            <w:hideMark/>
          </w:tcPr>
          <w:p w14:paraId="0FF6BBAB" w14:textId="77777777" w:rsidR="005F4B1B" w:rsidRPr="00E23ADA" w:rsidRDefault="005F4B1B" w:rsidP="00BD2B64">
            <w:pPr>
              <w:rPr>
                <w:color w:val="595959" w:themeColor="text1" w:themeTint="A6"/>
              </w:rPr>
            </w:pPr>
          </w:p>
        </w:tc>
      </w:tr>
      <w:tr w:rsidR="005F4B1B" w:rsidRPr="00E23ADA" w14:paraId="06C6103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184E8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Maquinaria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920E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$1,767,378 USD</w:t>
            </w:r>
          </w:p>
        </w:tc>
        <w:tc>
          <w:tcPr>
            <w:tcW w:w="0" w:type="auto"/>
            <w:vAlign w:val="center"/>
            <w:hideMark/>
          </w:tcPr>
          <w:p w14:paraId="21C1116C" w14:textId="77777777" w:rsidR="005F4B1B" w:rsidRPr="00E23ADA" w:rsidRDefault="005F4B1B" w:rsidP="00BD2B64">
            <w:pPr>
              <w:rPr>
                <w:color w:val="595959" w:themeColor="text1" w:themeTint="A6"/>
              </w:rPr>
            </w:pPr>
          </w:p>
        </w:tc>
      </w:tr>
      <w:tr w:rsidR="005F4B1B" w:rsidRPr="00E23ADA" w14:paraId="687F3FD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69A9E1"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Aparatos para filtrar o purificar líquidos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7260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1,478,767 USD</w:t>
            </w:r>
          </w:p>
        </w:tc>
        <w:tc>
          <w:tcPr>
            <w:tcW w:w="0" w:type="auto"/>
            <w:vAlign w:val="center"/>
            <w:hideMark/>
          </w:tcPr>
          <w:p w14:paraId="4669EB93" w14:textId="77777777" w:rsidR="005F4B1B" w:rsidRPr="00E23ADA" w:rsidRDefault="005F4B1B" w:rsidP="00BD2B64">
            <w:pPr>
              <w:rPr>
                <w:color w:val="595959" w:themeColor="text1" w:themeTint="A6"/>
              </w:rPr>
            </w:pPr>
          </w:p>
        </w:tc>
      </w:tr>
      <w:tr w:rsidR="005F4B1B" w:rsidRPr="00E23ADA" w14:paraId="78AC7E78"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74C1FCD7"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Valor comercial de la miel en 2018:</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510DB219"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Cantidad y participación nacional</w:t>
            </w:r>
          </w:p>
        </w:tc>
        <w:tc>
          <w:tcPr>
            <w:tcW w:w="0" w:type="auto"/>
            <w:vAlign w:val="center"/>
            <w:hideMark/>
          </w:tcPr>
          <w:p w14:paraId="15765BCD" w14:textId="77777777" w:rsidR="005F4B1B" w:rsidRPr="00E23ADA" w:rsidRDefault="005F4B1B" w:rsidP="00BD2B64">
            <w:pPr>
              <w:rPr>
                <w:color w:val="595959" w:themeColor="text1" w:themeTint="A6"/>
              </w:rPr>
            </w:pPr>
          </w:p>
        </w:tc>
      </w:tr>
      <w:tr w:rsidR="005F4B1B" w:rsidRPr="00E23ADA" w14:paraId="504A685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CA7E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Campeche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0ED9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$29,657,840, Participación nacional del 21%</w:t>
            </w:r>
          </w:p>
        </w:tc>
        <w:tc>
          <w:tcPr>
            <w:tcW w:w="0" w:type="auto"/>
            <w:vAlign w:val="center"/>
            <w:hideMark/>
          </w:tcPr>
          <w:p w14:paraId="46E813BF" w14:textId="77777777" w:rsidR="005F4B1B" w:rsidRPr="00E23ADA" w:rsidRDefault="005F4B1B" w:rsidP="00BD2B64">
            <w:pPr>
              <w:rPr>
                <w:color w:val="595959" w:themeColor="text1" w:themeTint="A6"/>
              </w:rPr>
            </w:pPr>
          </w:p>
        </w:tc>
      </w:tr>
      <w:tr w:rsidR="005F4B1B" w:rsidRPr="00E23ADA" w14:paraId="79DF0FE6" w14:textId="77777777" w:rsidTr="00BD2B64">
        <w:tc>
          <w:tcPr>
            <w:tcW w:w="0" w:type="auto"/>
            <w:gridSpan w:val="2"/>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5190D4C6"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Inversión Extranjera Directa en Campeche (1999-2020):</w:t>
            </w:r>
          </w:p>
        </w:tc>
        <w:tc>
          <w:tcPr>
            <w:tcW w:w="0" w:type="auto"/>
            <w:tcBorders>
              <w:top w:val="single" w:sz="4" w:space="0" w:color="000000"/>
              <w:left w:val="single" w:sz="4" w:space="0" w:color="000000"/>
              <w:bottom w:val="single" w:sz="4" w:space="0" w:color="000000"/>
              <w:right w:val="single" w:sz="4" w:space="0" w:color="000000"/>
            </w:tcBorders>
            <w:shd w:val="clear" w:color="auto" w:fill="156082" w:themeFill="accent1"/>
            <w:tcMar>
              <w:top w:w="0" w:type="dxa"/>
              <w:left w:w="108" w:type="dxa"/>
              <w:bottom w:w="0" w:type="dxa"/>
              <w:right w:w="108" w:type="dxa"/>
            </w:tcMar>
            <w:vAlign w:val="center"/>
            <w:hideMark/>
          </w:tcPr>
          <w:p w14:paraId="3C3F989B" w14:textId="77777777" w:rsidR="005F4B1B" w:rsidRPr="00E23ADA" w:rsidRDefault="005F4B1B" w:rsidP="00BD2B64">
            <w:pPr>
              <w:spacing w:after="0"/>
              <w:jc w:val="center"/>
              <w:rPr>
                <w:b/>
                <w:bCs/>
                <w:color w:val="FFFFFF" w:themeColor="background1"/>
                <w:sz w:val="16"/>
                <w:szCs w:val="16"/>
              </w:rPr>
            </w:pPr>
            <w:r w:rsidRPr="00E23ADA">
              <w:rPr>
                <w:b/>
                <w:bCs/>
                <w:color w:val="FFFFFF" w:themeColor="background1"/>
                <w:sz w:val="16"/>
                <w:szCs w:val="16"/>
              </w:rPr>
              <w:t>Millones de USD</w:t>
            </w:r>
          </w:p>
        </w:tc>
        <w:tc>
          <w:tcPr>
            <w:tcW w:w="0" w:type="auto"/>
            <w:vAlign w:val="center"/>
            <w:hideMark/>
          </w:tcPr>
          <w:p w14:paraId="6ECE42A1" w14:textId="77777777" w:rsidR="005F4B1B" w:rsidRPr="00E23ADA" w:rsidRDefault="005F4B1B" w:rsidP="00BD2B64">
            <w:pPr>
              <w:rPr>
                <w:color w:val="595959" w:themeColor="text1" w:themeTint="A6"/>
              </w:rPr>
            </w:pPr>
          </w:p>
        </w:tc>
      </w:tr>
      <w:tr w:rsidR="005F4B1B" w:rsidRPr="00E23ADA" w14:paraId="60F2C507"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1DCA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1999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2B7E8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30.5</w:t>
            </w:r>
          </w:p>
        </w:tc>
        <w:tc>
          <w:tcPr>
            <w:tcW w:w="0" w:type="auto"/>
            <w:vAlign w:val="center"/>
            <w:hideMark/>
          </w:tcPr>
          <w:p w14:paraId="63A235B1" w14:textId="77777777" w:rsidR="005F4B1B" w:rsidRPr="00E23ADA" w:rsidRDefault="005F4B1B" w:rsidP="00BD2B64">
            <w:pPr>
              <w:rPr>
                <w:color w:val="595959" w:themeColor="text1" w:themeTint="A6"/>
              </w:rPr>
            </w:pPr>
          </w:p>
        </w:tc>
      </w:tr>
      <w:tr w:rsidR="005F4B1B" w:rsidRPr="00E23ADA" w14:paraId="62B252D6"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D95C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E8C7C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25.3</w:t>
            </w:r>
          </w:p>
        </w:tc>
        <w:tc>
          <w:tcPr>
            <w:tcW w:w="0" w:type="auto"/>
            <w:vAlign w:val="center"/>
            <w:hideMark/>
          </w:tcPr>
          <w:p w14:paraId="7544926D" w14:textId="77777777" w:rsidR="005F4B1B" w:rsidRPr="00E23ADA" w:rsidRDefault="005F4B1B" w:rsidP="00BD2B64">
            <w:pPr>
              <w:rPr>
                <w:color w:val="595959" w:themeColor="text1" w:themeTint="A6"/>
              </w:rPr>
            </w:pPr>
          </w:p>
        </w:tc>
      </w:tr>
      <w:tr w:rsidR="005F4B1B" w:rsidRPr="00E23ADA" w14:paraId="1C8CD57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0C3A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F4E7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51.6</w:t>
            </w:r>
          </w:p>
        </w:tc>
        <w:tc>
          <w:tcPr>
            <w:tcW w:w="0" w:type="auto"/>
            <w:vAlign w:val="center"/>
            <w:hideMark/>
          </w:tcPr>
          <w:p w14:paraId="5272E375" w14:textId="77777777" w:rsidR="005F4B1B" w:rsidRPr="00E23ADA" w:rsidRDefault="005F4B1B" w:rsidP="00BD2B64">
            <w:pPr>
              <w:rPr>
                <w:color w:val="595959" w:themeColor="text1" w:themeTint="A6"/>
              </w:rPr>
            </w:pPr>
          </w:p>
        </w:tc>
      </w:tr>
      <w:tr w:rsidR="005F4B1B" w:rsidRPr="00E23ADA" w14:paraId="5918685A"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55D5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BA8A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190.9</w:t>
            </w:r>
          </w:p>
        </w:tc>
        <w:tc>
          <w:tcPr>
            <w:tcW w:w="0" w:type="auto"/>
            <w:vAlign w:val="center"/>
            <w:hideMark/>
          </w:tcPr>
          <w:p w14:paraId="06C1EFC7" w14:textId="77777777" w:rsidR="005F4B1B" w:rsidRPr="00E23ADA" w:rsidRDefault="005F4B1B" w:rsidP="00BD2B64">
            <w:pPr>
              <w:rPr>
                <w:color w:val="595959" w:themeColor="text1" w:themeTint="A6"/>
              </w:rPr>
            </w:pPr>
          </w:p>
        </w:tc>
      </w:tr>
      <w:tr w:rsidR="005F4B1B" w:rsidRPr="00E23ADA" w14:paraId="7EBB0747"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68345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ACB9C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65.7</w:t>
            </w:r>
          </w:p>
        </w:tc>
        <w:tc>
          <w:tcPr>
            <w:tcW w:w="0" w:type="auto"/>
            <w:vAlign w:val="center"/>
            <w:hideMark/>
          </w:tcPr>
          <w:p w14:paraId="2D6109A0" w14:textId="77777777" w:rsidR="005F4B1B" w:rsidRPr="00E23ADA" w:rsidRDefault="005F4B1B" w:rsidP="00BD2B64">
            <w:pPr>
              <w:rPr>
                <w:color w:val="595959" w:themeColor="text1" w:themeTint="A6"/>
              </w:rPr>
            </w:pPr>
          </w:p>
        </w:tc>
      </w:tr>
      <w:tr w:rsidR="005F4B1B" w:rsidRPr="00E23ADA" w14:paraId="60C55A0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132BEC"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8E3C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149</w:t>
            </w:r>
          </w:p>
        </w:tc>
        <w:tc>
          <w:tcPr>
            <w:tcW w:w="0" w:type="auto"/>
            <w:vAlign w:val="center"/>
            <w:hideMark/>
          </w:tcPr>
          <w:p w14:paraId="18968051" w14:textId="77777777" w:rsidR="005F4B1B" w:rsidRPr="00E23ADA" w:rsidRDefault="005F4B1B" w:rsidP="00BD2B64">
            <w:pPr>
              <w:rPr>
                <w:color w:val="595959" w:themeColor="text1" w:themeTint="A6"/>
              </w:rPr>
            </w:pPr>
          </w:p>
        </w:tc>
      </w:tr>
      <w:tr w:rsidR="005F4B1B" w:rsidRPr="00E23ADA" w14:paraId="162A87F0"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1C682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4B2A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129.3</w:t>
            </w:r>
          </w:p>
        </w:tc>
        <w:tc>
          <w:tcPr>
            <w:tcW w:w="0" w:type="auto"/>
            <w:vAlign w:val="center"/>
            <w:hideMark/>
          </w:tcPr>
          <w:p w14:paraId="64D68EA0" w14:textId="77777777" w:rsidR="005F4B1B" w:rsidRPr="00E23ADA" w:rsidRDefault="005F4B1B" w:rsidP="00BD2B64">
            <w:pPr>
              <w:rPr>
                <w:color w:val="595959" w:themeColor="text1" w:themeTint="A6"/>
              </w:rPr>
            </w:pPr>
          </w:p>
        </w:tc>
      </w:tr>
      <w:tr w:rsidR="005F4B1B" w:rsidRPr="00E23ADA" w14:paraId="074A95D3"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DC6A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B8F1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30.4</w:t>
            </w:r>
          </w:p>
        </w:tc>
        <w:tc>
          <w:tcPr>
            <w:tcW w:w="0" w:type="auto"/>
            <w:vAlign w:val="center"/>
            <w:hideMark/>
          </w:tcPr>
          <w:p w14:paraId="799C969A" w14:textId="77777777" w:rsidR="005F4B1B" w:rsidRPr="00E23ADA" w:rsidRDefault="005F4B1B" w:rsidP="00BD2B64">
            <w:pPr>
              <w:rPr>
                <w:color w:val="595959" w:themeColor="text1" w:themeTint="A6"/>
              </w:rPr>
            </w:pPr>
          </w:p>
        </w:tc>
      </w:tr>
      <w:tr w:rsidR="005F4B1B" w:rsidRPr="00E23ADA" w14:paraId="418C22CE"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2672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B9F5B"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134.5</w:t>
            </w:r>
          </w:p>
        </w:tc>
        <w:tc>
          <w:tcPr>
            <w:tcW w:w="0" w:type="auto"/>
            <w:vAlign w:val="center"/>
            <w:hideMark/>
          </w:tcPr>
          <w:p w14:paraId="1BBD2048" w14:textId="77777777" w:rsidR="005F4B1B" w:rsidRPr="00E23ADA" w:rsidRDefault="005F4B1B" w:rsidP="00BD2B64">
            <w:pPr>
              <w:rPr>
                <w:color w:val="595959" w:themeColor="text1" w:themeTint="A6"/>
              </w:rPr>
            </w:pPr>
          </w:p>
        </w:tc>
      </w:tr>
      <w:tr w:rsidR="005F4B1B" w:rsidRPr="00E23ADA" w14:paraId="73A4067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0041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A31B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150.1</w:t>
            </w:r>
          </w:p>
        </w:tc>
        <w:tc>
          <w:tcPr>
            <w:tcW w:w="0" w:type="auto"/>
            <w:vAlign w:val="center"/>
            <w:hideMark/>
          </w:tcPr>
          <w:p w14:paraId="1C61EBE9" w14:textId="77777777" w:rsidR="005F4B1B" w:rsidRPr="00E23ADA" w:rsidRDefault="005F4B1B" w:rsidP="00BD2B64">
            <w:pPr>
              <w:rPr>
                <w:color w:val="595959" w:themeColor="text1" w:themeTint="A6"/>
              </w:rPr>
            </w:pPr>
          </w:p>
        </w:tc>
      </w:tr>
      <w:tr w:rsidR="005F4B1B" w:rsidRPr="00E23ADA" w14:paraId="4A3FE0E5"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9AFC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8E1A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26.2</w:t>
            </w:r>
          </w:p>
        </w:tc>
        <w:tc>
          <w:tcPr>
            <w:tcW w:w="0" w:type="auto"/>
            <w:vAlign w:val="center"/>
            <w:hideMark/>
          </w:tcPr>
          <w:p w14:paraId="66F46E7F" w14:textId="77777777" w:rsidR="005F4B1B" w:rsidRPr="00E23ADA" w:rsidRDefault="005F4B1B" w:rsidP="00BD2B64">
            <w:pPr>
              <w:rPr>
                <w:color w:val="595959" w:themeColor="text1" w:themeTint="A6"/>
              </w:rPr>
            </w:pPr>
          </w:p>
        </w:tc>
      </w:tr>
      <w:tr w:rsidR="005F4B1B" w:rsidRPr="00E23ADA" w14:paraId="67F943BB"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37F9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1B75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73.2</w:t>
            </w:r>
          </w:p>
        </w:tc>
        <w:tc>
          <w:tcPr>
            <w:tcW w:w="0" w:type="auto"/>
            <w:vAlign w:val="center"/>
            <w:hideMark/>
          </w:tcPr>
          <w:p w14:paraId="55C454E2" w14:textId="77777777" w:rsidR="005F4B1B" w:rsidRPr="00E23ADA" w:rsidRDefault="005F4B1B" w:rsidP="00BD2B64">
            <w:pPr>
              <w:rPr>
                <w:color w:val="595959" w:themeColor="text1" w:themeTint="A6"/>
              </w:rPr>
            </w:pPr>
          </w:p>
        </w:tc>
      </w:tr>
      <w:tr w:rsidR="005F4B1B" w:rsidRPr="00E23ADA" w14:paraId="09E3B3D5"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850C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2F8EBA"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24.8</w:t>
            </w:r>
          </w:p>
        </w:tc>
        <w:tc>
          <w:tcPr>
            <w:tcW w:w="0" w:type="auto"/>
            <w:vAlign w:val="center"/>
            <w:hideMark/>
          </w:tcPr>
          <w:p w14:paraId="1F834466" w14:textId="77777777" w:rsidR="005F4B1B" w:rsidRPr="00E23ADA" w:rsidRDefault="005F4B1B" w:rsidP="00BD2B64">
            <w:pPr>
              <w:rPr>
                <w:color w:val="595959" w:themeColor="text1" w:themeTint="A6"/>
              </w:rPr>
            </w:pPr>
          </w:p>
        </w:tc>
      </w:tr>
      <w:tr w:rsidR="005F4B1B" w:rsidRPr="00E23ADA" w14:paraId="07E609D7"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769D62"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80C2D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209.97</w:t>
            </w:r>
          </w:p>
        </w:tc>
        <w:tc>
          <w:tcPr>
            <w:tcW w:w="0" w:type="auto"/>
            <w:vAlign w:val="center"/>
            <w:hideMark/>
          </w:tcPr>
          <w:p w14:paraId="5ABFB740" w14:textId="77777777" w:rsidR="005F4B1B" w:rsidRPr="00E23ADA" w:rsidRDefault="005F4B1B" w:rsidP="00BD2B64">
            <w:pPr>
              <w:rPr>
                <w:color w:val="595959" w:themeColor="text1" w:themeTint="A6"/>
              </w:rPr>
            </w:pPr>
          </w:p>
        </w:tc>
      </w:tr>
      <w:tr w:rsidR="005F4B1B" w:rsidRPr="00E23ADA" w14:paraId="12D54BF8"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42CB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31C86"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278.4</w:t>
            </w:r>
          </w:p>
        </w:tc>
        <w:tc>
          <w:tcPr>
            <w:tcW w:w="0" w:type="auto"/>
            <w:vAlign w:val="center"/>
            <w:hideMark/>
          </w:tcPr>
          <w:p w14:paraId="666A308C" w14:textId="77777777" w:rsidR="005F4B1B" w:rsidRPr="00E23ADA" w:rsidRDefault="005F4B1B" w:rsidP="00BD2B64">
            <w:pPr>
              <w:rPr>
                <w:color w:val="595959" w:themeColor="text1" w:themeTint="A6"/>
              </w:rPr>
            </w:pPr>
          </w:p>
        </w:tc>
      </w:tr>
      <w:tr w:rsidR="005F4B1B" w:rsidRPr="00E23ADA" w14:paraId="09E704A1"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02C28"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3AC3D0"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218.6</w:t>
            </w:r>
          </w:p>
        </w:tc>
        <w:tc>
          <w:tcPr>
            <w:tcW w:w="0" w:type="auto"/>
            <w:vAlign w:val="center"/>
            <w:hideMark/>
          </w:tcPr>
          <w:p w14:paraId="1576CEC4" w14:textId="77777777" w:rsidR="005F4B1B" w:rsidRPr="00E23ADA" w:rsidRDefault="005F4B1B" w:rsidP="00BD2B64">
            <w:pPr>
              <w:rPr>
                <w:color w:val="595959" w:themeColor="text1" w:themeTint="A6"/>
              </w:rPr>
            </w:pPr>
          </w:p>
        </w:tc>
      </w:tr>
      <w:tr w:rsidR="005F4B1B" w:rsidRPr="00E23ADA" w14:paraId="0295D322"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95CA4"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3FCB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543</w:t>
            </w:r>
          </w:p>
        </w:tc>
        <w:tc>
          <w:tcPr>
            <w:tcW w:w="0" w:type="auto"/>
            <w:vAlign w:val="center"/>
            <w:hideMark/>
          </w:tcPr>
          <w:p w14:paraId="2B1292C8" w14:textId="77777777" w:rsidR="005F4B1B" w:rsidRPr="00E23ADA" w:rsidRDefault="005F4B1B" w:rsidP="00BD2B64">
            <w:pPr>
              <w:rPr>
                <w:color w:val="595959" w:themeColor="text1" w:themeTint="A6"/>
              </w:rPr>
            </w:pPr>
          </w:p>
        </w:tc>
      </w:tr>
      <w:tr w:rsidR="005F4B1B" w:rsidRPr="00E23ADA" w14:paraId="06ADBA8F"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D175F9"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7BB4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142.1</w:t>
            </w:r>
          </w:p>
        </w:tc>
        <w:tc>
          <w:tcPr>
            <w:tcW w:w="0" w:type="auto"/>
            <w:vAlign w:val="center"/>
            <w:hideMark/>
          </w:tcPr>
          <w:p w14:paraId="0BC7AFBE" w14:textId="77777777" w:rsidR="005F4B1B" w:rsidRPr="00E23ADA" w:rsidRDefault="005F4B1B" w:rsidP="00BD2B64">
            <w:pPr>
              <w:rPr>
                <w:color w:val="595959" w:themeColor="text1" w:themeTint="A6"/>
              </w:rPr>
            </w:pPr>
          </w:p>
        </w:tc>
      </w:tr>
      <w:tr w:rsidR="005F4B1B" w:rsidRPr="00E23ADA" w14:paraId="76C29FD7"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AABB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A1B97"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328.3</w:t>
            </w:r>
          </w:p>
        </w:tc>
        <w:tc>
          <w:tcPr>
            <w:tcW w:w="0" w:type="auto"/>
            <w:vAlign w:val="center"/>
            <w:hideMark/>
          </w:tcPr>
          <w:p w14:paraId="32014BB8" w14:textId="77777777" w:rsidR="005F4B1B" w:rsidRPr="00E23ADA" w:rsidRDefault="005F4B1B" w:rsidP="00BD2B64">
            <w:pPr>
              <w:rPr>
                <w:color w:val="595959" w:themeColor="text1" w:themeTint="A6"/>
              </w:rPr>
            </w:pPr>
          </w:p>
        </w:tc>
      </w:tr>
      <w:tr w:rsidR="005F4B1B" w:rsidRPr="00E23ADA" w14:paraId="0670F545"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FEAE"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318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123.5</w:t>
            </w:r>
          </w:p>
        </w:tc>
        <w:tc>
          <w:tcPr>
            <w:tcW w:w="0" w:type="auto"/>
            <w:vAlign w:val="center"/>
            <w:hideMark/>
          </w:tcPr>
          <w:p w14:paraId="6A3ECDFB" w14:textId="77777777" w:rsidR="005F4B1B" w:rsidRPr="00E23ADA" w:rsidRDefault="005F4B1B" w:rsidP="00BD2B64">
            <w:pPr>
              <w:rPr>
                <w:color w:val="595959" w:themeColor="text1" w:themeTint="A6"/>
              </w:rPr>
            </w:pPr>
          </w:p>
        </w:tc>
      </w:tr>
      <w:tr w:rsidR="005F4B1B" w:rsidRPr="00E23ADA" w14:paraId="36D5916D"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E1ECD"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7063EF"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151.9</w:t>
            </w:r>
          </w:p>
        </w:tc>
        <w:tc>
          <w:tcPr>
            <w:tcW w:w="0" w:type="auto"/>
            <w:vAlign w:val="center"/>
            <w:hideMark/>
          </w:tcPr>
          <w:p w14:paraId="35B689E9" w14:textId="77777777" w:rsidR="005F4B1B" w:rsidRPr="00E23ADA" w:rsidRDefault="005F4B1B" w:rsidP="00BD2B64">
            <w:pPr>
              <w:rPr>
                <w:color w:val="595959" w:themeColor="text1" w:themeTint="A6"/>
              </w:rPr>
            </w:pPr>
          </w:p>
        </w:tc>
      </w:tr>
      <w:tr w:rsidR="005F4B1B" w:rsidRPr="00E23ADA" w14:paraId="1B139E0C" w14:textId="77777777" w:rsidTr="00BD2B64">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38DE03"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9E3A5" w14:textId="77777777" w:rsidR="005F4B1B" w:rsidRPr="00E23ADA" w:rsidRDefault="005F4B1B" w:rsidP="00BD2B64">
            <w:pPr>
              <w:spacing w:after="0"/>
              <w:jc w:val="center"/>
              <w:rPr>
                <w:color w:val="595959" w:themeColor="text1" w:themeTint="A6"/>
                <w:sz w:val="16"/>
                <w:szCs w:val="16"/>
              </w:rPr>
            </w:pPr>
            <w:r w:rsidRPr="00E23ADA">
              <w:rPr>
                <w:color w:val="595959" w:themeColor="text1" w:themeTint="A6"/>
                <w:sz w:val="16"/>
                <w:szCs w:val="16"/>
              </w:rPr>
              <w:t>140.3</w:t>
            </w:r>
          </w:p>
        </w:tc>
        <w:tc>
          <w:tcPr>
            <w:tcW w:w="0" w:type="auto"/>
            <w:vAlign w:val="center"/>
            <w:hideMark/>
          </w:tcPr>
          <w:p w14:paraId="3A8F0084" w14:textId="77777777" w:rsidR="005F4B1B" w:rsidRPr="00E23ADA" w:rsidRDefault="005F4B1B" w:rsidP="00BD2B64">
            <w:pPr>
              <w:rPr>
                <w:color w:val="595959" w:themeColor="text1" w:themeTint="A6"/>
              </w:rPr>
            </w:pPr>
          </w:p>
        </w:tc>
      </w:tr>
    </w:tbl>
    <w:p w14:paraId="5AA300E2" w14:textId="77777777" w:rsidR="005F4B1B" w:rsidRPr="00DA6490" w:rsidRDefault="005F4B1B" w:rsidP="005F4B1B">
      <w:pPr>
        <w:rPr>
          <w:i/>
          <w:iCs/>
          <w:color w:val="404040" w:themeColor="text1" w:themeTint="BF"/>
          <w:sz w:val="16"/>
        </w:rPr>
      </w:pPr>
      <w:r w:rsidRPr="002E387E">
        <w:rPr>
          <w:rStyle w:val="nfasissutil"/>
        </w:rPr>
        <w:t>Fuente: Elaboración propia</w:t>
      </w:r>
    </w:p>
    <w:p w14:paraId="3A65C5BA" w14:textId="77777777" w:rsidR="005F4B1B" w:rsidRPr="00D41F7A" w:rsidRDefault="005F4B1B" w:rsidP="005F4B1B">
      <w:pPr>
        <w:pStyle w:val="Ttulo7"/>
      </w:pPr>
      <w:r w:rsidRPr="00D41F7A">
        <w:t>Vocaciones productivas</w:t>
      </w:r>
    </w:p>
    <w:p w14:paraId="6D5F526D" w14:textId="77777777" w:rsidR="005F4B1B" w:rsidRDefault="005F4B1B" w:rsidP="005F4B1B">
      <w:pPr>
        <w:pStyle w:val="Ttulo8"/>
      </w:pPr>
      <w:r w:rsidRPr="00D41F7A">
        <w:t>Vocaciones estatales</w:t>
      </w:r>
    </w:p>
    <w:p w14:paraId="7CEA01FA" w14:textId="77777777" w:rsidR="005F4B1B" w:rsidRPr="00965A95" w:rsidRDefault="005F4B1B" w:rsidP="005F4B1B">
      <w:pPr>
        <w:spacing w:after="0"/>
        <w:rPr>
          <w:b/>
          <w:bCs/>
        </w:rPr>
      </w:pPr>
      <w:r>
        <w:rPr>
          <w:b/>
          <w:bCs/>
        </w:rPr>
        <w:t>Descripción</w:t>
      </w:r>
      <w:r w:rsidRPr="00852EFD">
        <w:rPr>
          <w:b/>
          <w:bCs/>
        </w:rPr>
        <w:t>:</w:t>
      </w:r>
      <w:r>
        <w:rPr>
          <w:b/>
          <w:bCs/>
        </w:rPr>
        <w:t xml:space="preserve"> </w:t>
      </w:r>
      <w:r w:rsidRPr="00D41F7A">
        <w:t xml:space="preserve">En este tema la variable corresponde al índice de especialización </w:t>
      </w:r>
      <w:r>
        <w:t>de</w:t>
      </w:r>
      <w:r w:rsidRPr="00D41F7A">
        <w:t xml:space="preserve"> actividad económica por sector en el </w:t>
      </w:r>
      <w:r>
        <w:t>E</w:t>
      </w:r>
      <w:r w:rsidRPr="00D41F7A">
        <w:t>stado</w:t>
      </w:r>
      <w:r>
        <w:t xml:space="preserve"> de Campeche.</w:t>
      </w:r>
    </w:p>
    <w:p w14:paraId="385AC0B1" w14:textId="77777777" w:rsidR="005F4B1B" w:rsidRPr="00965A95" w:rsidRDefault="005F4B1B" w:rsidP="005F4B1B">
      <w:pPr>
        <w:spacing w:after="0"/>
        <w:rPr>
          <w:b/>
          <w:bCs/>
        </w:rPr>
      </w:pPr>
      <w:r w:rsidRPr="00852EFD">
        <w:rPr>
          <w:b/>
          <w:bCs/>
        </w:rPr>
        <w:t>Variables:</w:t>
      </w:r>
      <w:r>
        <w:rPr>
          <w:b/>
          <w:bCs/>
        </w:rPr>
        <w:t xml:space="preserve"> </w:t>
      </w:r>
      <w:r w:rsidRPr="00D41F7A">
        <w:t>Índice de especialización por sector</w:t>
      </w:r>
      <w:r>
        <w:t>.</w:t>
      </w:r>
    </w:p>
    <w:p w14:paraId="0C9F1D4C" w14:textId="77777777" w:rsidR="005F4B1B" w:rsidRPr="00D41F7A" w:rsidRDefault="005F4B1B" w:rsidP="005F4B1B">
      <w:pPr>
        <w:spacing w:after="0"/>
      </w:pPr>
      <w:r w:rsidRPr="00A9286B">
        <w:rPr>
          <w:b/>
          <w:bCs/>
        </w:rPr>
        <w:t>Capas utilizadas:</w:t>
      </w:r>
      <w:r>
        <w:rPr>
          <w:b/>
          <w:bCs/>
        </w:rPr>
        <w:t xml:space="preserve"> </w:t>
      </w:r>
      <w:r w:rsidRPr="00965A95">
        <w:t>Ninguna</w:t>
      </w:r>
    </w:p>
    <w:p w14:paraId="4F339BAA" w14:textId="77777777" w:rsidR="005F4B1B" w:rsidRPr="00D41F7A" w:rsidRDefault="005F4B1B" w:rsidP="005F4B1B">
      <w:pPr>
        <w:spacing w:after="0"/>
        <w:rPr>
          <w:b/>
          <w:bCs/>
        </w:rPr>
      </w:pPr>
      <w:r>
        <w:rPr>
          <w:b/>
          <w:bCs/>
        </w:rPr>
        <w:t>Descripción a</w:t>
      </w:r>
      <w:r w:rsidRPr="00D41F7A">
        <w:rPr>
          <w:b/>
          <w:bCs/>
        </w:rPr>
        <w:t>nalítica:</w:t>
      </w:r>
    </w:p>
    <w:p w14:paraId="09E7A54C" w14:textId="77777777" w:rsidR="005F4B1B" w:rsidRPr="00D41F7A" w:rsidRDefault="005F4B1B">
      <w:pPr>
        <w:pStyle w:val="Prrafodelista"/>
        <w:numPr>
          <w:ilvl w:val="0"/>
          <w:numId w:val="55"/>
        </w:numPr>
        <w:spacing w:after="0"/>
      </w:pPr>
      <w:r w:rsidRPr="00965A95">
        <w:rPr>
          <w:b/>
          <w:bCs/>
        </w:rPr>
        <w:t xml:space="preserve">Índice de Especialización por sector de actividades y municipios:  </w:t>
      </w:r>
      <w:r w:rsidRPr="00D41F7A">
        <w:t>(Actividades primarias, Secundarias y Terciarias) Campeche (0.76, 2.07, 0.11), Calkiní (44.57, 0.42, 9.15), Campeche (13.13, 0.20, 13.52), Carmen (0.37, 1.03, 0.62), Champotón (73.53, 0.32, 10.04), Hecelchakán (0.00, 0.15, 14.60), Hopelchén (0.00, 0.09, 15.56), Palizada (51.80, 0.05, 14.80), Tenabo (0.00, 0.88, 2.98), Escárcega (0.30, 0.10, 15.37), Calakmul (0.00, 0.05, 16.17), Candelaria (0.00, 0.02, 16.63), Dzitbalché (0.00, 3.20, 0.80) y Seybaplaya (1.50, 0.90, 1.00)</w:t>
      </w:r>
    </w:p>
    <w:p w14:paraId="16BD149A" w14:textId="77777777" w:rsidR="005F4B1B" w:rsidRPr="00D41F7A" w:rsidRDefault="005F4B1B">
      <w:pPr>
        <w:pStyle w:val="Prrafodelista"/>
        <w:numPr>
          <w:ilvl w:val="0"/>
          <w:numId w:val="55"/>
        </w:numPr>
        <w:spacing w:after="0"/>
      </w:pPr>
      <w:r w:rsidRPr="00965A95">
        <w:rPr>
          <w:b/>
          <w:bCs/>
        </w:rPr>
        <w:t xml:space="preserve">Actividad económica por sector: </w:t>
      </w:r>
      <w:r w:rsidRPr="00D41F7A">
        <w:t>Producción bruta total que va de 163.71 a 559,451.08, gráficas con el valor agregado por sector. No hay información cuantitativa, sólo visual.</w:t>
      </w:r>
    </w:p>
    <w:p w14:paraId="6ECC1010" w14:textId="77777777" w:rsidR="005F4B1B" w:rsidRPr="00D41F7A" w:rsidRDefault="005F4B1B" w:rsidP="005F4B1B">
      <w:r>
        <w:rPr>
          <w:b/>
          <w:bCs/>
        </w:rPr>
        <w:lastRenderedPageBreak/>
        <w:t>Descripción n</w:t>
      </w:r>
      <w:r w:rsidRPr="00D41F7A">
        <w:rPr>
          <w:b/>
          <w:bCs/>
        </w:rPr>
        <w:t>arrativa:</w:t>
      </w:r>
      <w:r>
        <w:t xml:space="preserve"> </w:t>
      </w:r>
      <w:r w:rsidRPr="00D41F7A">
        <w:t>El estado de Campeche se caracteriza por una vocación productiva centrada en las actividades del sector secundario, liderado por el municipio Carmen, el cual participa con el 99.4% de las mismas. Los índices de especialización por sector de actividad varían, con municipios enfocados en actividades en los tres sectores.</w:t>
      </w:r>
    </w:p>
    <w:p w14:paraId="259137E4"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47</w:t>
      </w:r>
      <w:r>
        <w:rPr>
          <w:noProof/>
        </w:rPr>
        <w:fldChar w:fldCharType="end"/>
      </w:r>
      <w:r>
        <w:t xml:space="preserve"> Ficha técnica de las Vocaciones estatales</w:t>
      </w:r>
    </w:p>
    <w:tbl>
      <w:tblPr>
        <w:tblStyle w:val="Tablaconcuadrcula"/>
        <w:tblW w:w="0" w:type="auto"/>
        <w:tblLook w:val="04A0" w:firstRow="1" w:lastRow="0" w:firstColumn="1" w:lastColumn="0" w:noHBand="0" w:noVBand="1"/>
      </w:tblPr>
      <w:tblGrid>
        <w:gridCol w:w="3129"/>
        <w:gridCol w:w="2522"/>
        <w:gridCol w:w="1631"/>
        <w:gridCol w:w="1546"/>
      </w:tblGrid>
      <w:tr w:rsidR="005F4B1B" w:rsidRPr="00965A95" w14:paraId="2F954148" w14:textId="77777777" w:rsidTr="00BD2B64">
        <w:trPr>
          <w:trHeight w:val="180"/>
        </w:trPr>
        <w:tc>
          <w:tcPr>
            <w:tcW w:w="0" w:type="auto"/>
            <w:gridSpan w:val="4"/>
            <w:shd w:val="clear" w:color="auto" w:fill="156082" w:themeFill="accent1"/>
            <w:hideMark/>
          </w:tcPr>
          <w:p w14:paraId="4F19E5E4"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 xml:space="preserve">Vocaciones </w:t>
            </w:r>
            <w:r>
              <w:rPr>
                <w:b/>
                <w:bCs/>
                <w:color w:val="FFFFFF" w:themeColor="background1"/>
                <w:sz w:val="16"/>
                <w:szCs w:val="16"/>
              </w:rPr>
              <w:t>estatales</w:t>
            </w:r>
          </w:p>
        </w:tc>
      </w:tr>
      <w:tr w:rsidR="005F4B1B" w:rsidRPr="00965A95" w14:paraId="00D20C31" w14:textId="77777777" w:rsidTr="00BD2B64">
        <w:trPr>
          <w:trHeight w:val="180"/>
        </w:trPr>
        <w:tc>
          <w:tcPr>
            <w:tcW w:w="0" w:type="auto"/>
            <w:gridSpan w:val="4"/>
            <w:shd w:val="clear" w:color="auto" w:fill="156082" w:themeFill="accent1"/>
            <w:hideMark/>
          </w:tcPr>
          <w:p w14:paraId="0BF63EC0"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Descriptivo</w:t>
            </w:r>
          </w:p>
        </w:tc>
      </w:tr>
      <w:tr w:rsidR="005F4B1B" w:rsidRPr="00965A95" w14:paraId="3A20CA09" w14:textId="77777777" w:rsidTr="00BD2B64">
        <w:trPr>
          <w:trHeight w:val="180"/>
        </w:trPr>
        <w:tc>
          <w:tcPr>
            <w:tcW w:w="0" w:type="auto"/>
            <w:shd w:val="clear" w:color="auto" w:fill="156082" w:themeFill="accent1"/>
            <w:hideMark/>
          </w:tcPr>
          <w:p w14:paraId="152A6F5F"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Definición</w:t>
            </w:r>
          </w:p>
        </w:tc>
        <w:tc>
          <w:tcPr>
            <w:tcW w:w="0" w:type="auto"/>
            <w:shd w:val="clear" w:color="auto" w:fill="156082" w:themeFill="accent1"/>
            <w:hideMark/>
          </w:tcPr>
          <w:p w14:paraId="17FF5280"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Variables</w:t>
            </w:r>
          </w:p>
        </w:tc>
        <w:tc>
          <w:tcPr>
            <w:tcW w:w="0" w:type="auto"/>
            <w:gridSpan w:val="2"/>
            <w:shd w:val="clear" w:color="auto" w:fill="156082" w:themeFill="accent1"/>
            <w:hideMark/>
          </w:tcPr>
          <w:p w14:paraId="390CC650"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Capas utilizadas</w:t>
            </w:r>
          </w:p>
        </w:tc>
      </w:tr>
      <w:tr w:rsidR="005F4B1B" w:rsidRPr="00965A95" w14:paraId="165A5E45" w14:textId="77777777" w:rsidTr="00BD2B64">
        <w:trPr>
          <w:trHeight w:val="414"/>
        </w:trPr>
        <w:tc>
          <w:tcPr>
            <w:tcW w:w="0" w:type="auto"/>
            <w:vMerge w:val="restart"/>
            <w:hideMark/>
          </w:tcPr>
          <w:p w14:paraId="16F38AB2" w14:textId="77777777" w:rsidR="005F4B1B" w:rsidRPr="00965A95" w:rsidRDefault="005F4B1B" w:rsidP="00BD2B64">
            <w:pPr>
              <w:pStyle w:val="Ttulo7"/>
              <w:jc w:val="center"/>
              <w:rPr>
                <w:sz w:val="16"/>
                <w:szCs w:val="16"/>
              </w:rPr>
            </w:pPr>
            <w:r w:rsidRPr="00965A95">
              <w:rPr>
                <w:sz w:val="16"/>
                <w:szCs w:val="16"/>
              </w:rPr>
              <w:t>En este tema la variable corresponde al índice de especialización por sector y municipio y actividad económica por sector en el estado</w:t>
            </w:r>
          </w:p>
        </w:tc>
        <w:tc>
          <w:tcPr>
            <w:tcW w:w="0" w:type="auto"/>
            <w:vMerge w:val="restart"/>
            <w:hideMark/>
          </w:tcPr>
          <w:p w14:paraId="181C96D3" w14:textId="77777777" w:rsidR="005F4B1B" w:rsidRPr="00965A95" w:rsidRDefault="005F4B1B" w:rsidP="00BD2B64">
            <w:pPr>
              <w:pStyle w:val="Ttulo7"/>
              <w:jc w:val="center"/>
              <w:rPr>
                <w:sz w:val="16"/>
                <w:szCs w:val="16"/>
              </w:rPr>
            </w:pPr>
            <w:r w:rsidRPr="00965A95">
              <w:rPr>
                <w:sz w:val="16"/>
                <w:szCs w:val="16"/>
              </w:rPr>
              <w:t>índice de especialización por sector y municipio y actividad económica por sector en el estado</w:t>
            </w:r>
          </w:p>
          <w:p w14:paraId="1BD2CD0F" w14:textId="77777777" w:rsidR="005F4B1B" w:rsidRPr="00965A95" w:rsidRDefault="005F4B1B" w:rsidP="00BD2B64">
            <w:pPr>
              <w:pStyle w:val="Ttulo7"/>
              <w:jc w:val="center"/>
              <w:rPr>
                <w:sz w:val="16"/>
                <w:szCs w:val="16"/>
              </w:rPr>
            </w:pPr>
          </w:p>
        </w:tc>
        <w:tc>
          <w:tcPr>
            <w:tcW w:w="0" w:type="auto"/>
            <w:gridSpan w:val="2"/>
            <w:vMerge w:val="restart"/>
            <w:hideMark/>
          </w:tcPr>
          <w:p w14:paraId="011178F7" w14:textId="77777777" w:rsidR="005F4B1B" w:rsidRPr="00965A95" w:rsidRDefault="005F4B1B" w:rsidP="00BD2B64">
            <w:pPr>
              <w:pStyle w:val="Ttulo7"/>
              <w:jc w:val="center"/>
              <w:rPr>
                <w:sz w:val="16"/>
                <w:szCs w:val="16"/>
              </w:rPr>
            </w:pPr>
            <w:r w:rsidRPr="00965A95">
              <w:rPr>
                <w:sz w:val="16"/>
                <w:szCs w:val="16"/>
              </w:rPr>
              <w:t>Alguna capa sobre producción bruta total. No se identifica en el drive compartido</w:t>
            </w:r>
          </w:p>
        </w:tc>
      </w:tr>
      <w:tr w:rsidR="005F4B1B" w:rsidRPr="00965A95" w14:paraId="028EE365" w14:textId="77777777" w:rsidTr="00BD2B64">
        <w:trPr>
          <w:trHeight w:val="414"/>
        </w:trPr>
        <w:tc>
          <w:tcPr>
            <w:tcW w:w="0" w:type="auto"/>
            <w:vMerge/>
            <w:hideMark/>
          </w:tcPr>
          <w:p w14:paraId="23DF3BEF" w14:textId="77777777" w:rsidR="005F4B1B" w:rsidRPr="00965A95" w:rsidRDefault="005F4B1B" w:rsidP="00BD2B64">
            <w:pPr>
              <w:pStyle w:val="Ttulo7"/>
              <w:jc w:val="center"/>
              <w:rPr>
                <w:sz w:val="16"/>
                <w:szCs w:val="16"/>
              </w:rPr>
            </w:pPr>
          </w:p>
        </w:tc>
        <w:tc>
          <w:tcPr>
            <w:tcW w:w="0" w:type="auto"/>
            <w:vMerge/>
            <w:hideMark/>
          </w:tcPr>
          <w:p w14:paraId="460B0E03" w14:textId="77777777" w:rsidR="005F4B1B" w:rsidRPr="00965A95" w:rsidRDefault="005F4B1B" w:rsidP="00BD2B64">
            <w:pPr>
              <w:pStyle w:val="Ttulo7"/>
              <w:jc w:val="center"/>
              <w:rPr>
                <w:sz w:val="16"/>
                <w:szCs w:val="16"/>
              </w:rPr>
            </w:pPr>
          </w:p>
        </w:tc>
        <w:tc>
          <w:tcPr>
            <w:tcW w:w="0" w:type="auto"/>
            <w:gridSpan w:val="2"/>
            <w:vMerge/>
            <w:hideMark/>
          </w:tcPr>
          <w:p w14:paraId="3125648B" w14:textId="77777777" w:rsidR="005F4B1B" w:rsidRPr="00965A95" w:rsidRDefault="005F4B1B" w:rsidP="00BD2B64">
            <w:pPr>
              <w:pStyle w:val="Ttulo7"/>
              <w:jc w:val="center"/>
              <w:rPr>
                <w:sz w:val="16"/>
                <w:szCs w:val="16"/>
              </w:rPr>
            </w:pPr>
          </w:p>
        </w:tc>
      </w:tr>
      <w:tr w:rsidR="005F4B1B" w:rsidRPr="00965A95" w14:paraId="71680B8E" w14:textId="77777777" w:rsidTr="00BD2B64">
        <w:trPr>
          <w:trHeight w:val="189"/>
        </w:trPr>
        <w:tc>
          <w:tcPr>
            <w:tcW w:w="0" w:type="auto"/>
            <w:gridSpan w:val="4"/>
            <w:shd w:val="clear" w:color="auto" w:fill="156082" w:themeFill="accent1"/>
            <w:hideMark/>
          </w:tcPr>
          <w:p w14:paraId="3EB64453"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Analítico</w:t>
            </w:r>
          </w:p>
        </w:tc>
      </w:tr>
      <w:tr w:rsidR="005F4B1B" w:rsidRPr="00965A95" w14:paraId="0394D5E9" w14:textId="77777777" w:rsidTr="00BD2B64">
        <w:trPr>
          <w:trHeight w:val="180"/>
        </w:trPr>
        <w:tc>
          <w:tcPr>
            <w:tcW w:w="0" w:type="auto"/>
            <w:shd w:val="clear" w:color="auto" w:fill="156082" w:themeFill="accent1"/>
            <w:hideMark/>
          </w:tcPr>
          <w:p w14:paraId="3F902A8A"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Índice de especialización por sector de actividades</w:t>
            </w:r>
          </w:p>
        </w:tc>
        <w:tc>
          <w:tcPr>
            <w:tcW w:w="0" w:type="auto"/>
            <w:shd w:val="clear" w:color="auto" w:fill="156082" w:themeFill="accent1"/>
            <w:vAlign w:val="center"/>
            <w:hideMark/>
          </w:tcPr>
          <w:p w14:paraId="18BCD5F7"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Actividades primarias</w:t>
            </w:r>
          </w:p>
        </w:tc>
        <w:tc>
          <w:tcPr>
            <w:tcW w:w="0" w:type="auto"/>
            <w:shd w:val="clear" w:color="auto" w:fill="156082" w:themeFill="accent1"/>
            <w:hideMark/>
          </w:tcPr>
          <w:p w14:paraId="1F691270"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Actividades secundarias</w:t>
            </w:r>
          </w:p>
        </w:tc>
        <w:tc>
          <w:tcPr>
            <w:tcW w:w="0" w:type="auto"/>
            <w:shd w:val="clear" w:color="auto" w:fill="156082" w:themeFill="accent1"/>
            <w:hideMark/>
          </w:tcPr>
          <w:p w14:paraId="1CF524E3" w14:textId="77777777" w:rsidR="005F4B1B" w:rsidRPr="00965A95" w:rsidRDefault="005F4B1B" w:rsidP="00BD2B64">
            <w:pPr>
              <w:jc w:val="center"/>
              <w:rPr>
                <w:b/>
                <w:bCs/>
                <w:color w:val="FFFFFF" w:themeColor="background1"/>
                <w:sz w:val="16"/>
                <w:szCs w:val="16"/>
              </w:rPr>
            </w:pPr>
            <w:r w:rsidRPr="00965A95">
              <w:rPr>
                <w:b/>
                <w:bCs/>
                <w:color w:val="FFFFFF" w:themeColor="background1"/>
                <w:sz w:val="16"/>
                <w:szCs w:val="16"/>
              </w:rPr>
              <w:t>Actividades terciarias</w:t>
            </w:r>
          </w:p>
        </w:tc>
      </w:tr>
      <w:tr w:rsidR="005F4B1B" w:rsidRPr="00965A95" w14:paraId="3C5D5575" w14:textId="77777777" w:rsidTr="00BD2B64">
        <w:trPr>
          <w:trHeight w:val="180"/>
        </w:trPr>
        <w:tc>
          <w:tcPr>
            <w:tcW w:w="0" w:type="auto"/>
            <w:hideMark/>
          </w:tcPr>
          <w:p w14:paraId="7FDEFD05" w14:textId="77777777" w:rsidR="005F4B1B" w:rsidRPr="00965A95" w:rsidRDefault="005F4B1B" w:rsidP="00BD2B64">
            <w:pPr>
              <w:pStyle w:val="Ttulo7"/>
              <w:jc w:val="center"/>
              <w:rPr>
                <w:sz w:val="16"/>
                <w:szCs w:val="16"/>
              </w:rPr>
            </w:pPr>
            <w:r w:rsidRPr="00965A95">
              <w:rPr>
                <w:sz w:val="16"/>
                <w:szCs w:val="16"/>
              </w:rPr>
              <w:t>Campeche</w:t>
            </w:r>
          </w:p>
        </w:tc>
        <w:tc>
          <w:tcPr>
            <w:tcW w:w="0" w:type="auto"/>
            <w:hideMark/>
          </w:tcPr>
          <w:p w14:paraId="289D9D8E" w14:textId="77777777" w:rsidR="005F4B1B" w:rsidRPr="00965A95" w:rsidRDefault="005F4B1B" w:rsidP="00BD2B64">
            <w:pPr>
              <w:pStyle w:val="Ttulo7"/>
              <w:jc w:val="center"/>
              <w:rPr>
                <w:sz w:val="16"/>
                <w:szCs w:val="16"/>
              </w:rPr>
            </w:pPr>
            <w:r w:rsidRPr="00965A95">
              <w:rPr>
                <w:sz w:val="16"/>
                <w:szCs w:val="16"/>
              </w:rPr>
              <w:t>0.76</w:t>
            </w:r>
          </w:p>
        </w:tc>
        <w:tc>
          <w:tcPr>
            <w:tcW w:w="0" w:type="auto"/>
            <w:hideMark/>
          </w:tcPr>
          <w:p w14:paraId="41B22A6D" w14:textId="77777777" w:rsidR="005F4B1B" w:rsidRPr="00965A95" w:rsidRDefault="005F4B1B" w:rsidP="00BD2B64">
            <w:pPr>
              <w:pStyle w:val="Ttulo7"/>
              <w:jc w:val="center"/>
              <w:rPr>
                <w:sz w:val="16"/>
                <w:szCs w:val="16"/>
              </w:rPr>
            </w:pPr>
            <w:r w:rsidRPr="00965A95">
              <w:rPr>
                <w:sz w:val="16"/>
                <w:szCs w:val="16"/>
              </w:rPr>
              <w:t>2.07</w:t>
            </w:r>
          </w:p>
        </w:tc>
        <w:tc>
          <w:tcPr>
            <w:tcW w:w="0" w:type="auto"/>
            <w:hideMark/>
          </w:tcPr>
          <w:p w14:paraId="6B126944" w14:textId="77777777" w:rsidR="005F4B1B" w:rsidRPr="00965A95" w:rsidRDefault="005F4B1B" w:rsidP="00BD2B64">
            <w:pPr>
              <w:pStyle w:val="Ttulo7"/>
              <w:jc w:val="center"/>
              <w:rPr>
                <w:sz w:val="16"/>
                <w:szCs w:val="16"/>
              </w:rPr>
            </w:pPr>
            <w:r w:rsidRPr="00965A95">
              <w:rPr>
                <w:sz w:val="16"/>
                <w:szCs w:val="16"/>
              </w:rPr>
              <w:t>0.11</w:t>
            </w:r>
          </w:p>
        </w:tc>
      </w:tr>
      <w:tr w:rsidR="005F4B1B" w:rsidRPr="00965A95" w14:paraId="6AC622DD" w14:textId="77777777" w:rsidTr="00BD2B64">
        <w:trPr>
          <w:trHeight w:val="180"/>
        </w:trPr>
        <w:tc>
          <w:tcPr>
            <w:tcW w:w="0" w:type="auto"/>
            <w:hideMark/>
          </w:tcPr>
          <w:p w14:paraId="63A437CD" w14:textId="77777777" w:rsidR="005F4B1B" w:rsidRPr="00965A95" w:rsidRDefault="005F4B1B" w:rsidP="00BD2B64">
            <w:pPr>
              <w:pStyle w:val="Ttulo7"/>
              <w:jc w:val="center"/>
              <w:rPr>
                <w:sz w:val="16"/>
                <w:szCs w:val="16"/>
              </w:rPr>
            </w:pPr>
            <w:r w:rsidRPr="00965A95">
              <w:rPr>
                <w:sz w:val="16"/>
                <w:szCs w:val="16"/>
              </w:rPr>
              <w:t>Calkiní</w:t>
            </w:r>
          </w:p>
        </w:tc>
        <w:tc>
          <w:tcPr>
            <w:tcW w:w="0" w:type="auto"/>
            <w:hideMark/>
          </w:tcPr>
          <w:p w14:paraId="2DFDAC8F" w14:textId="77777777" w:rsidR="005F4B1B" w:rsidRPr="00965A95" w:rsidRDefault="005F4B1B" w:rsidP="00BD2B64">
            <w:pPr>
              <w:pStyle w:val="Ttulo7"/>
              <w:jc w:val="center"/>
              <w:rPr>
                <w:sz w:val="16"/>
                <w:szCs w:val="16"/>
              </w:rPr>
            </w:pPr>
            <w:r w:rsidRPr="00965A95">
              <w:rPr>
                <w:sz w:val="16"/>
                <w:szCs w:val="16"/>
              </w:rPr>
              <w:t>44.57</w:t>
            </w:r>
          </w:p>
        </w:tc>
        <w:tc>
          <w:tcPr>
            <w:tcW w:w="0" w:type="auto"/>
            <w:hideMark/>
          </w:tcPr>
          <w:p w14:paraId="77D1B1CD" w14:textId="77777777" w:rsidR="005F4B1B" w:rsidRPr="00965A95" w:rsidRDefault="005F4B1B" w:rsidP="00BD2B64">
            <w:pPr>
              <w:pStyle w:val="Ttulo7"/>
              <w:jc w:val="center"/>
              <w:rPr>
                <w:sz w:val="16"/>
                <w:szCs w:val="16"/>
              </w:rPr>
            </w:pPr>
            <w:r w:rsidRPr="00965A95">
              <w:rPr>
                <w:sz w:val="16"/>
                <w:szCs w:val="16"/>
              </w:rPr>
              <w:t>0.42</w:t>
            </w:r>
          </w:p>
        </w:tc>
        <w:tc>
          <w:tcPr>
            <w:tcW w:w="0" w:type="auto"/>
            <w:hideMark/>
          </w:tcPr>
          <w:p w14:paraId="429F0D18" w14:textId="77777777" w:rsidR="005F4B1B" w:rsidRPr="00965A95" w:rsidRDefault="005F4B1B" w:rsidP="00BD2B64">
            <w:pPr>
              <w:pStyle w:val="Ttulo7"/>
              <w:jc w:val="center"/>
              <w:rPr>
                <w:sz w:val="16"/>
                <w:szCs w:val="16"/>
              </w:rPr>
            </w:pPr>
            <w:r w:rsidRPr="00965A95">
              <w:rPr>
                <w:sz w:val="16"/>
                <w:szCs w:val="16"/>
              </w:rPr>
              <w:t>9.15</w:t>
            </w:r>
          </w:p>
        </w:tc>
      </w:tr>
      <w:tr w:rsidR="005F4B1B" w:rsidRPr="00965A95" w14:paraId="61439BA6" w14:textId="77777777" w:rsidTr="00BD2B64">
        <w:trPr>
          <w:trHeight w:val="180"/>
        </w:trPr>
        <w:tc>
          <w:tcPr>
            <w:tcW w:w="0" w:type="auto"/>
            <w:hideMark/>
          </w:tcPr>
          <w:p w14:paraId="4E346D9F" w14:textId="77777777" w:rsidR="005F4B1B" w:rsidRPr="00965A95" w:rsidRDefault="005F4B1B" w:rsidP="00BD2B64">
            <w:pPr>
              <w:pStyle w:val="Ttulo7"/>
              <w:jc w:val="center"/>
              <w:rPr>
                <w:sz w:val="16"/>
                <w:szCs w:val="16"/>
              </w:rPr>
            </w:pPr>
            <w:r w:rsidRPr="00965A95">
              <w:rPr>
                <w:sz w:val="16"/>
                <w:szCs w:val="16"/>
              </w:rPr>
              <w:t>Campeche</w:t>
            </w:r>
          </w:p>
        </w:tc>
        <w:tc>
          <w:tcPr>
            <w:tcW w:w="0" w:type="auto"/>
            <w:hideMark/>
          </w:tcPr>
          <w:p w14:paraId="4C5E57FC" w14:textId="77777777" w:rsidR="005F4B1B" w:rsidRPr="00965A95" w:rsidRDefault="005F4B1B" w:rsidP="00BD2B64">
            <w:pPr>
              <w:pStyle w:val="Ttulo7"/>
              <w:jc w:val="center"/>
              <w:rPr>
                <w:sz w:val="16"/>
                <w:szCs w:val="16"/>
              </w:rPr>
            </w:pPr>
            <w:r w:rsidRPr="00965A95">
              <w:rPr>
                <w:sz w:val="16"/>
                <w:szCs w:val="16"/>
              </w:rPr>
              <w:t>13.13</w:t>
            </w:r>
          </w:p>
        </w:tc>
        <w:tc>
          <w:tcPr>
            <w:tcW w:w="0" w:type="auto"/>
            <w:hideMark/>
          </w:tcPr>
          <w:p w14:paraId="5A62359D" w14:textId="77777777" w:rsidR="005F4B1B" w:rsidRPr="00965A95" w:rsidRDefault="005F4B1B" w:rsidP="00BD2B64">
            <w:pPr>
              <w:pStyle w:val="Ttulo7"/>
              <w:jc w:val="center"/>
              <w:rPr>
                <w:sz w:val="16"/>
                <w:szCs w:val="16"/>
              </w:rPr>
            </w:pPr>
            <w:r w:rsidRPr="00965A95">
              <w:rPr>
                <w:sz w:val="16"/>
                <w:szCs w:val="16"/>
              </w:rPr>
              <w:t>0.20</w:t>
            </w:r>
          </w:p>
        </w:tc>
        <w:tc>
          <w:tcPr>
            <w:tcW w:w="0" w:type="auto"/>
            <w:hideMark/>
          </w:tcPr>
          <w:p w14:paraId="04AFA46D" w14:textId="77777777" w:rsidR="005F4B1B" w:rsidRPr="00965A95" w:rsidRDefault="005F4B1B" w:rsidP="00BD2B64">
            <w:pPr>
              <w:pStyle w:val="Ttulo7"/>
              <w:jc w:val="center"/>
              <w:rPr>
                <w:sz w:val="16"/>
                <w:szCs w:val="16"/>
              </w:rPr>
            </w:pPr>
            <w:r w:rsidRPr="00965A95">
              <w:rPr>
                <w:sz w:val="16"/>
                <w:szCs w:val="16"/>
              </w:rPr>
              <w:t>13.52</w:t>
            </w:r>
          </w:p>
        </w:tc>
      </w:tr>
      <w:tr w:rsidR="005F4B1B" w:rsidRPr="00965A95" w14:paraId="23311007" w14:textId="77777777" w:rsidTr="00BD2B64">
        <w:trPr>
          <w:trHeight w:val="180"/>
        </w:trPr>
        <w:tc>
          <w:tcPr>
            <w:tcW w:w="0" w:type="auto"/>
            <w:hideMark/>
          </w:tcPr>
          <w:p w14:paraId="79B71607" w14:textId="77777777" w:rsidR="005F4B1B" w:rsidRPr="00965A95" w:rsidRDefault="005F4B1B" w:rsidP="00BD2B64">
            <w:pPr>
              <w:pStyle w:val="Ttulo7"/>
              <w:jc w:val="center"/>
              <w:rPr>
                <w:sz w:val="16"/>
                <w:szCs w:val="16"/>
              </w:rPr>
            </w:pPr>
            <w:r w:rsidRPr="00965A95">
              <w:rPr>
                <w:sz w:val="16"/>
                <w:szCs w:val="16"/>
              </w:rPr>
              <w:t>Carmen</w:t>
            </w:r>
          </w:p>
        </w:tc>
        <w:tc>
          <w:tcPr>
            <w:tcW w:w="0" w:type="auto"/>
            <w:hideMark/>
          </w:tcPr>
          <w:p w14:paraId="7FD50BDE" w14:textId="77777777" w:rsidR="005F4B1B" w:rsidRPr="00965A95" w:rsidRDefault="005F4B1B" w:rsidP="00BD2B64">
            <w:pPr>
              <w:pStyle w:val="Ttulo7"/>
              <w:jc w:val="center"/>
              <w:rPr>
                <w:sz w:val="16"/>
                <w:szCs w:val="16"/>
              </w:rPr>
            </w:pPr>
            <w:r w:rsidRPr="00965A95">
              <w:rPr>
                <w:sz w:val="16"/>
                <w:szCs w:val="16"/>
              </w:rPr>
              <w:t>0.37</w:t>
            </w:r>
          </w:p>
        </w:tc>
        <w:tc>
          <w:tcPr>
            <w:tcW w:w="0" w:type="auto"/>
            <w:hideMark/>
          </w:tcPr>
          <w:p w14:paraId="2B353145" w14:textId="77777777" w:rsidR="005F4B1B" w:rsidRPr="00965A95" w:rsidRDefault="005F4B1B" w:rsidP="00BD2B64">
            <w:pPr>
              <w:pStyle w:val="Ttulo7"/>
              <w:jc w:val="center"/>
              <w:rPr>
                <w:sz w:val="16"/>
                <w:szCs w:val="16"/>
              </w:rPr>
            </w:pPr>
            <w:r w:rsidRPr="00965A95">
              <w:rPr>
                <w:sz w:val="16"/>
                <w:szCs w:val="16"/>
              </w:rPr>
              <w:t>1.03</w:t>
            </w:r>
          </w:p>
        </w:tc>
        <w:tc>
          <w:tcPr>
            <w:tcW w:w="0" w:type="auto"/>
            <w:hideMark/>
          </w:tcPr>
          <w:p w14:paraId="32AFF404" w14:textId="77777777" w:rsidR="005F4B1B" w:rsidRPr="00965A95" w:rsidRDefault="005F4B1B" w:rsidP="00BD2B64">
            <w:pPr>
              <w:pStyle w:val="Ttulo7"/>
              <w:jc w:val="center"/>
              <w:rPr>
                <w:sz w:val="16"/>
                <w:szCs w:val="16"/>
              </w:rPr>
            </w:pPr>
            <w:r w:rsidRPr="00965A95">
              <w:rPr>
                <w:sz w:val="16"/>
                <w:szCs w:val="16"/>
              </w:rPr>
              <w:t>0.62</w:t>
            </w:r>
          </w:p>
        </w:tc>
      </w:tr>
      <w:tr w:rsidR="005F4B1B" w:rsidRPr="00965A95" w14:paraId="70243F83" w14:textId="77777777" w:rsidTr="00BD2B64">
        <w:trPr>
          <w:trHeight w:val="180"/>
        </w:trPr>
        <w:tc>
          <w:tcPr>
            <w:tcW w:w="0" w:type="auto"/>
            <w:hideMark/>
          </w:tcPr>
          <w:p w14:paraId="2C409677" w14:textId="77777777" w:rsidR="005F4B1B" w:rsidRPr="00965A95" w:rsidRDefault="005F4B1B" w:rsidP="00BD2B64">
            <w:pPr>
              <w:pStyle w:val="Ttulo7"/>
              <w:jc w:val="center"/>
              <w:rPr>
                <w:sz w:val="16"/>
                <w:szCs w:val="16"/>
              </w:rPr>
            </w:pPr>
            <w:r w:rsidRPr="00965A95">
              <w:rPr>
                <w:sz w:val="16"/>
                <w:szCs w:val="16"/>
              </w:rPr>
              <w:t>Champotón</w:t>
            </w:r>
          </w:p>
        </w:tc>
        <w:tc>
          <w:tcPr>
            <w:tcW w:w="0" w:type="auto"/>
            <w:hideMark/>
          </w:tcPr>
          <w:p w14:paraId="44D9165E" w14:textId="77777777" w:rsidR="005F4B1B" w:rsidRPr="00965A95" w:rsidRDefault="005F4B1B" w:rsidP="00BD2B64">
            <w:pPr>
              <w:pStyle w:val="Ttulo7"/>
              <w:jc w:val="center"/>
              <w:rPr>
                <w:sz w:val="16"/>
                <w:szCs w:val="16"/>
              </w:rPr>
            </w:pPr>
            <w:r w:rsidRPr="00965A95">
              <w:rPr>
                <w:sz w:val="16"/>
                <w:szCs w:val="16"/>
              </w:rPr>
              <w:t>73.53</w:t>
            </w:r>
          </w:p>
        </w:tc>
        <w:tc>
          <w:tcPr>
            <w:tcW w:w="0" w:type="auto"/>
            <w:hideMark/>
          </w:tcPr>
          <w:p w14:paraId="573BE465" w14:textId="77777777" w:rsidR="005F4B1B" w:rsidRPr="00965A95" w:rsidRDefault="005F4B1B" w:rsidP="00BD2B64">
            <w:pPr>
              <w:pStyle w:val="Ttulo7"/>
              <w:jc w:val="center"/>
              <w:rPr>
                <w:sz w:val="16"/>
                <w:szCs w:val="16"/>
              </w:rPr>
            </w:pPr>
            <w:r w:rsidRPr="00965A95">
              <w:rPr>
                <w:sz w:val="16"/>
                <w:szCs w:val="16"/>
              </w:rPr>
              <w:t>0.32</w:t>
            </w:r>
          </w:p>
        </w:tc>
        <w:tc>
          <w:tcPr>
            <w:tcW w:w="0" w:type="auto"/>
            <w:hideMark/>
          </w:tcPr>
          <w:p w14:paraId="2FB5E523" w14:textId="77777777" w:rsidR="005F4B1B" w:rsidRPr="00965A95" w:rsidRDefault="005F4B1B" w:rsidP="00BD2B64">
            <w:pPr>
              <w:pStyle w:val="Ttulo7"/>
              <w:jc w:val="center"/>
              <w:rPr>
                <w:sz w:val="16"/>
                <w:szCs w:val="16"/>
              </w:rPr>
            </w:pPr>
            <w:r w:rsidRPr="00965A95">
              <w:rPr>
                <w:sz w:val="16"/>
                <w:szCs w:val="16"/>
              </w:rPr>
              <w:t>10.04</w:t>
            </w:r>
          </w:p>
        </w:tc>
      </w:tr>
      <w:tr w:rsidR="005F4B1B" w:rsidRPr="00965A95" w14:paraId="7BF55013" w14:textId="77777777" w:rsidTr="00BD2B64">
        <w:trPr>
          <w:trHeight w:val="180"/>
        </w:trPr>
        <w:tc>
          <w:tcPr>
            <w:tcW w:w="0" w:type="auto"/>
            <w:hideMark/>
          </w:tcPr>
          <w:p w14:paraId="39A56F97" w14:textId="77777777" w:rsidR="005F4B1B" w:rsidRPr="00965A95" w:rsidRDefault="005F4B1B" w:rsidP="00BD2B64">
            <w:pPr>
              <w:pStyle w:val="Ttulo7"/>
              <w:jc w:val="center"/>
              <w:rPr>
                <w:sz w:val="16"/>
                <w:szCs w:val="16"/>
              </w:rPr>
            </w:pPr>
            <w:r w:rsidRPr="00965A95">
              <w:rPr>
                <w:sz w:val="16"/>
                <w:szCs w:val="16"/>
              </w:rPr>
              <w:t>Hecelchakán</w:t>
            </w:r>
          </w:p>
        </w:tc>
        <w:tc>
          <w:tcPr>
            <w:tcW w:w="0" w:type="auto"/>
            <w:hideMark/>
          </w:tcPr>
          <w:p w14:paraId="1AB6B605" w14:textId="77777777" w:rsidR="005F4B1B" w:rsidRPr="00965A95" w:rsidRDefault="005F4B1B" w:rsidP="00BD2B64">
            <w:pPr>
              <w:pStyle w:val="Ttulo7"/>
              <w:jc w:val="center"/>
              <w:rPr>
                <w:sz w:val="16"/>
                <w:szCs w:val="16"/>
              </w:rPr>
            </w:pPr>
            <w:r w:rsidRPr="00965A95">
              <w:rPr>
                <w:sz w:val="16"/>
                <w:szCs w:val="16"/>
              </w:rPr>
              <w:t>0.00</w:t>
            </w:r>
          </w:p>
        </w:tc>
        <w:tc>
          <w:tcPr>
            <w:tcW w:w="0" w:type="auto"/>
            <w:hideMark/>
          </w:tcPr>
          <w:p w14:paraId="6E71A033" w14:textId="77777777" w:rsidR="005F4B1B" w:rsidRPr="00965A95" w:rsidRDefault="005F4B1B" w:rsidP="00BD2B64">
            <w:pPr>
              <w:pStyle w:val="Ttulo7"/>
              <w:jc w:val="center"/>
              <w:rPr>
                <w:sz w:val="16"/>
                <w:szCs w:val="16"/>
              </w:rPr>
            </w:pPr>
            <w:r w:rsidRPr="00965A95">
              <w:rPr>
                <w:sz w:val="16"/>
                <w:szCs w:val="16"/>
              </w:rPr>
              <w:t>0.15</w:t>
            </w:r>
          </w:p>
        </w:tc>
        <w:tc>
          <w:tcPr>
            <w:tcW w:w="0" w:type="auto"/>
            <w:hideMark/>
          </w:tcPr>
          <w:p w14:paraId="181BC22F" w14:textId="77777777" w:rsidR="005F4B1B" w:rsidRPr="00965A95" w:rsidRDefault="005F4B1B" w:rsidP="00BD2B64">
            <w:pPr>
              <w:pStyle w:val="Ttulo7"/>
              <w:jc w:val="center"/>
              <w:rPr>
                <w:sz w:val="16"/>
                <w:szCs w:val="16"/>
              </w:rPr>
            </w:pPr>
            <w:r w:rsidRPr="00965A95">
              <w:rPr>
                <w:sz w:val="16"/>
                <w:szCs w:val="16"/>
              </w:rPr>
              <w:t>14.60</w:t>
            </w:r>
          </w:p>
        </w:tc>
      </w:tr>
      <w:tr w:rsidR="005F4B1B" w:rsidRPr="00965A95" w14:paraId="3F2CEC2A" w14:textId="77777777" w:rsidTr="00BD2B64">
        <w:trPr>
          <w:trHeight w:val="180"/>
        </w:trPr>
        <w:tc>
          <w:tcPr>
            <w:tcW w:w="0" w:type="auto"/>
            <w:hideMark/>
          </w:tcPr>
          <w:p w14:paraId="0D0DE24A" w14:textId="77777777" w:rsidR="005F4B1B" w:rsidRPr="00965A95" w:rsidRDefault="005F4B1B" w:rsidP="00BD2B64">
            <w:pPr>
              <w:pStyle w:val="Ttulo7"/>
              <w:jc w:val="center"/>
              <w:rPr>
                <w:sz w:val="16"/>
                <w:szCs w:val="16"/>
              </w:rPr>
            </w:pPr>
            <w:r w:rsidRPr="00965A95">
              <w:rPr>
                <w:sz w:val="16"/>
                <w:szCs w:val="16"/>
              </w:rPr>
              <w:t>Hopelchén</w:t>
            </w:r>
          </w:p>
        </w:tc>
        <w:tc>
          <w:tcPr>
            <w:tcW w:w="0" w:type="auto"/>
            <w:hideMark/>
          </w:tcPr>
          <w:p w14:paraId="68AEEE3F" w14:textId="77777777" w:rsidR="005F4B1B" w:rsidRPr="00965A95" w:rsidRDefault="005F4B1B" w:rsidP="00BD2B64">
            <w:pPr>
              <w:pStyle w:val="Ttulo7"/>
              <w:jc w:val="center"/>
              <w:rPr>
                <w:sz w:val="16"/>
                <w:szCs w:val="16"/>
              </w:rPr>
            </w:pPr>
            <w:r w:rsidRPr="00965A95">
              <w:rPr>
                <w:sz w:val="16"/>
                <w:szCs w:val="16"/>
              </w:rPr>
              <w:t>0.00</w:t>
            </w:r>
          </w:p>
        </w:tc>
        <w:tc>
          <w:tcPr>
            <w:tcW w:w="0" w:type="auto"/>
            <w:hideMark/>
          </w:tcPr>
          <w:p w14:paraId="19F6DE06" w14:textId="77777777" w:rsidR="005F4B1B" w:rsidRPr="00965A95" w:rsidRDefault="005F4B1B" w:rsidP="00BD2B64">
            <w:pPr>
              <w:pStyle w:val="Ttulo7"/>
              <w:jc w:val="center"/>
              <w:rPr>
                <w:sz w:val="16"/>
                <w:szCs w:val="16"/>
              </w:rPr>
            </w:pPr>
            <w:r w:rsidRPr="00965A95">
              <w:rPr>
                <w:sz w:val="16"/>
                <w:szCs w:val="16"/>
              </w:rPr>
              <w:t>0.09</w:t>
            </w:r>
          </w:p>
        </w:tc>
        <w:tc>
          <w:tcPr>
            <w:tcW w:w="0" w:type="auto"/>
            <w:hideMark/>
          </w:tcPr>
          <w:p w14:paraId="2EB05EAD" w14:textId="77777777" w:rsidR="005F4B1B" w:rsidRPr="00965A95" w:rsidRDefault="005F4B1B" w:rsidP="00BD2B64">
            <w:pPr>
              <w:pStyle w:val="Ttulo7"/>
              <w:jc w:val="center"/>
              <w:rPr>
                <w:sz w:val="16"/>
                <w:szCs w:val="16"/>
              </w:rPr>
            </w:pPr>
            <w:r w:rsidRPr="00965A95">
              <w:rPr>
                <w:sz w:val="16"/>
                <w:szCs w:val="16"/>
              </w:rPr>
              <w:t>15.56</w:t>
            </w:r>
          </w:p>
        </w:tc>
      </w:tr>
      <w:tr w:rsidR="005F4B1B" w:rsidRPr="00965A95" w14:paraId="6C987F98" w14:textId="77777777" w:rsidTr="00BD2B64">
        <w:trPr>
          <w:trHeight w:val="180"/>
        </w:trPr>
        <w:tc>
          <w:tcPr>
            <w:tcW w:w="0" w:type="auto"/>
            <w:hideMark/>
          </w:tcPr>
          <w:p w14:paraId="396CCE84" w14:textId="77777777" w:rsidR="005F4B1B" w:rsidRPr="00965A95" w:rsidRDefault="005F4B1B" w:rsidP="00BD2B64">
            <w:pPr>
              <w:pStyle w:val="Ttulo7"/>
              <w:jc w:val="center"/>
              <w:rPr>
                <w:sz w:val="16"/>
                <w:szCs w:val="16"/>
              </w:rPr>
            </w:pPr>
            <w:r w:rsidRPr="00965A95">
              <w:rPr>
                <w:sz w:val="16"/>
                <w:szCs w:val="16"/>
              </w:rPr>
              <w:t>Palizada</w:t>
            </w:r>
          </w:p>
        </w:tc>
        <w:tc>
          <w:tcPr>
            <w:tcW w:w="0" w:type="auto"/>
            <w:hideMark/>
          </w:tcPr>
          <w:p w14:paraId="1E3B6DD4" w14:textId="77777777" w:rsidR="005F4B1B" w:rsidRPr="00965A95" w:rsidRDefault="005F4B1B" w:rsidP="00BD2B64">
            <w:pPr>
              <w:pStyle w:val="Ttulo7"/>
              <w:jc w:val="center"/>
              <w:rPr>
                <w:sz w:val="16"/>
                <w:szCs w:val="16"/>
              </w:rPr>
            </w:pPr>
            <w:r w:rsidRPr="00965A95">
              <w:rPr>
                <w:sz w:val="16"/>
                <w:szCs w:val="16"/>
              </w:rPr>
              <w:t>51.80</w:t>
            </w:r>
          </w:p>
        </w:tc>
        <w:tc>
          <w:tcPr>
            <w:tcW w:w="0" w:type="auto"/>
            <w:hideMark/>
          </w:tcPr>
          <w:p w14:paraId="68F1299E" w14:textId="77777777" w:rsidR="005F4B1B" w:rsidRPr="00965A95" w:rsidRDefault="005F4B1B" w:rsidP="00BD2B64">
            <w:pPr>
              <w:pStyle w:val="Ttulo7"/>
              <w:jc w:val="center"/>
              <w:rPr>
                <w:sz w:val="16"/>
                <w:szCs w:val="16"/>
              </w:rPr>
            </w:pPr>
            <w:r w:rsidRPr="00965A95">
              <w:rPr>
                <w:sz w:val="16"/>
                <w:szCs w:val="16"/>
              </w:rPr>
              <w:t>0.05</w:t>
            </w:r>
          </w:p>
        </w:tc>
        <w:tc>
          <w:tcPr>
            <w:tcW w:w="0" w:type="auto"/>
            <w:hideMark/>
          </w:tcPr>
          <w:p w14:paraId="06D676CE" w14:textId="77777777" w:rsidR="005F4B1B" w:rsidRPr="00965A95" w:rsidRDefault="005F4B1B" w:rsidP="00BD2B64">
            <w:pPr>
              <w:pStyle w:val="Ttulo7"/>
              <w:jc w:val="center"/>
              <w:rPr>
                <w:sz w:val="16"/>
                <w:szCs w:val="16"/>
              </w:rPr>
            </w:pPr>
            <w:r w:rsidRPr="00965A95">
              <w:rPr>
                <w:sz w:val="16"/>
                <w:szCs w:val="16"/>
              </w:rPr>
              <w:t>14.80</w:t>
            </w:r>
          </w:p>
        </w:tc>
      </w:tr>
      <w:tr w:rsidR="005F4B1B" w:rsidRPr="00965A95" w14:paraId="376CA076" w14:textId="77777777" w:rsidTr="00BD2B64">
        <w:trPr>
          <w:trHeight w:val="180"/>
        </w:trPr>
        <w:tc>
          <w:tcPr>
            <w:tcW w:w="0" w:type="auto"/>
            <w:hideMark/>
          </w:tcPr>
          <w:p w14:paraId="3163E45A" w14:textId="77777777" w:rsidR="005F4B1B" w:rsidRPr="00965A95" w:rsidRDefault="005F4B1B" w:rsidP="00BD2B64">
            <w:pPr>
              <w:pStyle w:val="Ttulo7"/>
              <w:jc w:val="center"/>
              <w:rPr>
                <w:sz w:val="16"/>
                <w:szCs w:val="16"/>
              </w:rPr>
            </w:pPr>
            <w:r w:rsidRPr="00965A95">
              <w:rPr>
                <w:sz w:val="16"/>
                <w:szCs w:val="16"/>
              </w:rPr>
              <w:t>Tenabo</w:t>
            </w:r>
          </w:p>
        </w:tc>
        <w:tc>
          <w:tcPr>
            <w:tcW w:w="0" w:type="auto"/>
            <w:hideMark/>
          </w:tcPr>
          <w:p w14:paraId="603C2D88" w14:textId="77777777" w:rsidR="005F4B1B" w:rsidRPr="00965A95" w:rsidRDefault="005F4B1B" w:rsidP="00BD2B64">
            <w:pPr>
              <w:pStyle w:val="Ttulo7"/>
              <w:jc w:val="center"/>
              <w:rPr>
                <w:sz w:val="16"/>
                <w:szCs w:val="16"/>
              </w:rPr>
            </w:pPr>
            <w:r w:rsidRPr="00965A95">
              <w:rPr>
                <w:sz w:val="16"/>
                <w:szCs w:val="16"/>
              </w:rPr>
              <w:t>0.00</w:t>
            </w:r>
          </w:p>
        </w:tc>
        <w:tc>
          <w:tcPr>
            <w:tcW w:w="0" w:type="auto"/>
            <w:hideMark/>
          </w:tcPr>
          <w:p w14:paraId="7FAB9644" w14:textId="77777777" w:rsidR="005F4B1B" w:rsidRPr="00965A95" w:rsidRDefault="005F4B1B" w:rsidP="00BD2B64">
            <w:pPr>
              <w:pStyle w:val="Ttulo7"/>
              <w:jc w:val="center"/>
              <w:rPr>
                <w:sz w:val="16"/>
                <w:szCs w:val="16"/>
              </w:rPr>
            </w:pPr>
            <w:r w:rsidRPr="00965A95">
              <w:rPr>
                <w:sz w:val="16"/>
                <w:szCs w:val="16"/>
              </w:rPr>
              <w:t>0.88</w:t>
            </w:r>
          </w:p>
        </w:tc>
        <w:tc>
          <w:tcPr>
            <w:tcW w:w="0" w:type="auto"/>
            <w:hideMark/>
          </w:tcPr>
          <w:p w14:paraId="74B0A310" w14:textId="77777777" w:rsidR="005F4B1B" w:rsidRPr="00965A95" w:rsidRDefault="005F4B1B" w:rsidP="00BD2B64">
            <w:pPr>
              <w:pStyle w:val="Ttulo7"/>
              <w:jc w:val="center"/>
              <w:rPr>
                <w:sz w:val="16"/>
                <w:szCs w:val="16"/>
              </w:rPr>
            </w:pPr>
            <w:r w:rsidRPr="00965A95">
              <w:rPr>
                <w:sz w:val="16"/>
                <w:szCs w:val="16"/>
              </w:rPr>
              <w:t>2.98</w:t>
            </w:r>
          </w:p>
        </w:tc>
      </w:tr>
      <w:tr w:rsidR="005F4B1B" w:rsidRPr="00965A95" w14:paraId="35F11EC6" w14:textId="77777777" w:rsidTr="00BD2B64">
        <w:trPr>
          <w:trHeight w:val="180"/>
        </w:trPr>
        <w:tc>
          <w:tcPr>
            <w:tcW w:w="0" w:type="auto"/>
            <w:hideMark/>
          </w:tcPr>
          <w:p w14:paraId="5D54AE40" w14:textId="77777777" w:rsidR="005F4B1B" w:rsidRPr="00965A95" w:rsidRDefault="005F4B1B" w:rsidP="00BD2B64">
            <w:pPr>
              <w:pStyle w:val="Ttulo7"/>
              <w:jc w:val="center"/>
              <w:rPr>
                <w:sz w:val="16"/>
                <w:szCs w:val="16"/>
              </w:rPr>
            </w:pPr>
            <w:r w:rsidRPr="00965A95">
              <w:rPr>
                <w:sz w:val="16"/>
                <w:szCs w:val="16"/>
              </w:rPr>
              <w:t>Escárcega</w:t>
            </w:r>
          </w:p>
        </w:tc>
        <w:tc>
          <w:tcPr>
            <w:tcW w:w="0" w:type="auto"/>
            <w:hideMark/>
          </w:tcPr>
          <w:p w14:paraId="14ADAFDC" w14:textId="77777777" w:rsidR="005F4B1B" w:rsidRPr="00965A95" w:rsidRDefault="005F4B1B" w:rsidP="00BD2B64">
            <w:pPr>
              <w:pStyle w:val="Ttulo7"/>
              <w:jc w:val="center"/>
              <w:rPr>
                <w:sz w:val="16"/>
                <w:szCs w:val="16"/>
              </w:rPr>
            </w:pPr>
            <w:r w:rsidRPr="00965A95">
              <w:rPr>
                <w:sz w:val="16"/>
                <w:szCs w:val="16"/>
              </w:rPr>
              <w:t>0.30</w:t>
            </w:r>
          </w:p>
        </w:tc>
        <w:tc>
          <w:tcPr>
            <w:tcW w:w="0" w:type="auto"/>
            <w:hideMark/>
          </w:tcPr>
          <w:p w14:paraId="66403FE5" w14:textId="77777777" w:rsidR="005F4B1B" w:rsidRPr="00965A95" w:rsidRDefault="005F4B1B" w:rsidP="00BD2B64">
            <w:pPr>
              <w:pStyle w:val="Ttulo7"/>
              <w:jc w:val="center"/>
              <w:rPr>
                <w:sz w:val="16"/>
                <w:szCs w:val="16"/>
              </w:rPr>
            </w:pPr>
            <w:r w:rsidRPr="00965A95">
              <w:rPr>
                <w:sz w:val="16"/>
                <w:szCs w:val="16"/>
              </w:rPr>
              <w:t>0.10</w:t>
            </w:r>
          </w:p>
        </w:tc>
        <w:tc>
          <w:tcPr>
            <w:tcW w:w="0" w:type="auto"/>
            <w:hideMark/>
          </w:tcPr>
          <w:p w14:paraId="49E01E24" w14:textId="77777777" w:rsidR="005F4B1B" w:rsidRPr="00965A95" w:rsidRDefault="005F4B1B" w:rsidP="00BD2B64">
            <w:pPr>
              <w:pStyle w:val="Ttulo7"/>
              <w:jc w:val="center"/>
              <w:rPr>
                <w:sz w:val="16"/>
                <w:szCs w:val="16"/>
              </w:rPr>
            </w:pPr>
            <w:r w:rsidRPr="00965A95">
              <w:rPr>
                <w:sz w:val="16"/>
                <w:szCs w:val="16"/>
              </w:rPr>
              <w:t>15.37</w:t>
            </w:r>
          </w:p>
        </w:tc>
      </w:tr>
      <w:tr w:rsidR="005F4B1B" w:rsidRPr="00965A95" w14:paraId="64F6B220" w14:textId="77777777" w:rsidTr="00BD2B64">
        <w:trPr>
          <w:trHeight w:val="180"/>
        </w:trPr>
        <w:tc>
          <w:tcPr>
            <w:tcW w:w="0" w:type="auto"/>
            <w:hideMark/>
          </w:tcPr>
          <w:p w14:paraId="7E3667A5" w14:textId="77777777" w:rsidR="005F4B1B" w:rsidRPr="00965A95" w:rsidRDefault="005F4B1B" w:rsidP="00BD2B64">
            <w:pPr>
              <w:pStyle w:val="Ttulo7"/>
              <w:jc w:val="center"/>
              <w:rPr>
                <w:sz w:val="16"/>
                <w:szCs w:val="16"/>
              </w:rPr>
            </w:pPr>
            <w:r w:rsidRPr="00965A95">
              <w:rPr>
                <w:sz w:val="16"/>
                <w:szCs w:val="16"/>
              </w:rPr>
              <w:t>Calakmul</w:t>
            </w:r>
          </w:p>
        </w:tc>
        <w:tc>
          <w:tcPr>
            <w:tcW w:w="0" w:type="auto"/>
            <w:hideMark/>
          </w:tcPr>
          <w:p w14:paraId="08331D5B" w14:textId="77777777" w:rsidR="005F4B1B" w:rsidRPr="00965A95" w:rsidRDefault="005F4B1B" w:rsidP="00BD2B64">
            <w:pPr>
              <w:pStyle w:val="Ttulo7"/>
              <w:jc w:val="center"/>
              <w:rPr>
                <w:sz w:val="16"/>
                <w:szCs w:val="16"/>
              </w:rPr>
            </w:pPr>
            <w:r w:rsidRPr="00965A95">
              <w:rPr>
                <w:sz w:val="16"/>
                <w:szCs w:val="16"/>
              </w:rPr>
              <w:t>0.00</w:t>
            </w:r>
          </w:p>
        </w:tc>
        <w:tc>
          <w:tcPr>
            <w:tcW w:w="0" w:type="auto"/>
            <w:hideMark/>
          </w:tcPr>
          <w:p w14:paraId="2BF9DBA4" w14:textId="77777777" w:rsidR="005F4B1B" w:rsidRPr="00965A95" w:rsidRDefault="005F4B1B" w:rsidP="00BD2B64">
            <w:pPr>
              <w:pStyle w:val="Ttulo7"/>
              <w:jc w:val="center"/>
              <w:rPr>
                <w:sz w:val="16"/>
                <w:szCs w:val="16"/>
              </w:rPr>
            </w:pPr>
            <w:r w:rsidRPr="00965A95">
              <w:rPr>
                <w:sz w:val="16"/>
                <w:szCs w:val="16"/>
              </w:rPr>
              <w:t>0.05</w:t>
            </w:r>
          </w:p>
        </w:tc>
        <w:tc>
          <w:tcPr>
            <w:tcW w:w="0" w:type="auto"/>
            <w:hideMark/>
          </w:tcPr>
          <w:p w14:paraId="2B6BE32B" w14:textId="77777777" w:rsidR="005F4B1B" w:rsidRPr="00965A95" w:rsidRDefault="005F4B1B" w:rsidP="00BD2B64">
            <w:pPr>
              <w:pStyle w:val="Ttulo7"/>
              <w:jc w:val="center"/>
              <w:rPr>
                <w:sz w:val="16"/>
                <w:szCs w:val="16"/>
              </w:rPr>
            </w:pPr>
            <w:r w:rsidRPr="00965A95">
              <w:rPr>
                <w:sz w:val="16"/>
                <w:szCs w:val="16"/>
              </w:rPr>
              <w:t>16.17</w:t>
            </w:r>
          </w:p>
        </w:tc>
      </w:tr>
      <w:tr w:rsidR="005F4B1B" w:rsidRPr="00965A95" w14:paraId="07BBAAA6" w14:textId="77777777" w:rsidTr="00BD2B64">
        <w:trPr>
          <w:trHeight w:val="180"/>
        </w:trPr>
        <w:tc>
          <w:tcPr>
            <w:tcW w:w="0" w:type="auto"/>
            <w:hideMark/>
          </w:tcPr>
          <w:p w14:paraId="671C56BB" w14:textId="77777777" w:rsidR="005F4B1B" w:rsidRPr="00965A95" w:rsidRDefault="005F4B1B" w:rsidP="00BD2B64">
            <w:pPr>
              <w:pStyle w:val="Ttulo7"/>
              <w:jc w:val="center"/>
              <w:rPr>
                <w:sz w:val="16"/>
                <w:szCs w:val="16"/>
              </w:rPr>
            </w:pPr>
            <w:r w:rsidRPr="00965A95">
              <w:rPr>
                <w:sz w:val="16"/>
                <w:szCs w:val="16"/>
              </w:rPr>
              <w:t>Candelaria</w:t>
            </w:r>
          </w:p>
        </w:tc>
        <w:tc>
          <w:tcPr>
            <w:tcW w:w="0" w:type="auto"/>
            <w:hideMark/>
          </w:tcPr>
          <w:p w14:paraId="45382D5C" w14:textId="77777777" w:rsidR="005F4B1B" w:rsidRPr="00965A95" w:rsidRDefault="005F4B1B" w:rsidP="00BD2B64">
            <w:pPr>
              <w:pStyle w:val="Ttulo7"/>
              <w:jc w:val="center"/>
              <w:rPr>
                <w:sz w:val="16"/>
                <w:szCs w:val="16"/>
              </w:rPr>
            </w:pPr>
            <w:r w:rsidRPr="00965A95">
              <w:rPr>
                <w:sz w:val="16"/>
                <w:szCs w:val="16"/>
              </w:rPr>
              <w:t>0.00</w:t>
            </w:r>
          </w:p>
        </w:tc>
        <w:tc>
          <w:tcPr>
            <w:tcW w:w="0" w:type="auto"/>
            <w:hideMark/>
          </w:tcPr>
          <w:p w14:paraId="1730EBB4" w14:textId="77777777" w:rsidR="005F4B1B" w:rsidRPr="00965A95" w:rsidRDefault="005F4B1B" w:rsidP="00BD2B64">
            <w:pPr>
              <w:pStyle w:val="Ttulo7"/>
              <w:jc w:val="center"/>
              <w:rPr>
                <w:sz w:val="16"/>
                <w:szCs w:val="16"/>
              </w:rPr>
            </w:pPr>
            <w:r w:rsidRPr="00965A95">
              <w:rPr>
                <w:sz w:val="16"/>
                <w:szCs w:val="16"/>
              </w:rPr>
              <w:t>0.02</w:t>
            </w:r>
          </w:p>
        </w:tc>
        <w:tc>
          <w:tcPr>
            <w:tcW w:w="0" w:type="auto"/>
            <w:hideMark/>
          </w:tcPr>
          <w:p w14:paraId="4ACF2498" w14:textId="77777777" w:rsidR="005F4B1B" w:rsidRPr="00965A95" w:rsidRDefault="005F4B1B" w:rsidP="00BD2B64">
            <w:pPr>
              <w:pStyle w:val="Ttulo7"/>
              <w:jc w:val="center"/>
              <w:rPr>
                <w:sz w:val="16"/>
                <w:szCs w:val="16"/>
              </w:rPr>
            </w:pPr>
            <w:r w:rsidRPr="00965A95">
              <w:rPr>
                <w:sz w:val="16"/>
                <w:szCs w:val="16"/>
              </w:rPr>
              <w:t>16.63</w:t>
            </w:r>
          </w:p>
        </w:tc>
      </w:tr>
      <w:tr w:rsidR="005F4B1B" w:rsidRPr="00965A95" w14:paraId="6EC823C4" w14:textId="77777777" w:rsidTr="00BD2B64">
        <w:trPr>
          <w:trHeight w:val="180"/>
        </w:trPr>
        <w:tc>
          <w:tcPr>
            <w:tcW w:w="0" w:type="auto"/>
            <w:hideMark/>
          </w:tcPr>
          <w:p w14:paraId="458E4419" w14:textId="77777777" w:rsidR="005F4B1B" w:rsidRPr="00965A95" w:rsidRDefault="005F4B1B" w:rsidP="00BD2B64">
            <w:pPr>
              <w:pStyle w:val="Ttulo7"/>
              <w:jc w:val="center"/>
              <w:rPr>
                <w:sz w:val="16"/>
                <w:szCs w:val="16"/>
              </w:rPr>
            </w:pPr>
            <w:r w:rsidRPr="00965A95">
              <w:rPr>
                <w:sz w:val="16"/>
                <w:szCs w:val="16"/>
              </w:rPr>
              <w:t>Dzitbalché</w:t>
            </w:r>
          </w:p>
        </w:tc>
        <w:tc>
          <w:tcPr>
            <w:tcW w:w="0" w:type="auto"/>
            <w:hideMark/>
          </w:tcPr>
          <w:p w14:paraId="7DD749D8" w14:textId="77777777" w:rsidR="005F4B1B" w:rsidRPr="00965A95" w:rsidRDefault="005F4B1B" w:rsidP="00BD2B64">
            <w:pPr>
              <w:pStyle w:val="Ttulo7"/>
              <w:jc w:val="center"/>
              <w:rPr>
                <w:sz w:val="16"/>
                <w:szCs w:val="16"/>
              </w:rPr>
            </w:pPr>
            <w:r w:rsidRPr="00965A95">
              <w:rPr>
                <w:sz w:val="16"/>
                <w:szCs w:val="16"/>
              </w:rPr>
              <w:t>0.00</w:t>
            </w:r>
          </w:p>
        </w:tc>
        <w:tc>
          <w:tcPr>
            <w:tcW w:w="0" w:type="auto"/>
            <w:hideMark/>
          </w:tcPr>
          <w:p w14:paraId="4738F0B5" w14:textId="77777777" w:rsidR="005F4B1B" w:rsidRPr="00965A95" w:rsidRDefault="005F4B1B" w:rsidP="00BD2B64">
            <w:pPr>
              <w:pStyle w:val="Ttulo7"/>
              <w:jc w:val="center"/>
              <w:rPr>
                <w:sz w:val="16"/>
                <w:szCs w:val="16"/>
              </w:rPr>
            </w:pPr>
            <w:r w:rsidRPr="00965A95">
              <w:rPr>
                <w:sz w:val="16"/>
                <w:szCs w:val="16"/>
              </w:rPr>
              <w:t>3.20</w:t>
            </w:r>
          </w:p>
        </w:tc>
        <w:tc>
          <w:tcPr>
            <w:tcW w:w="0" w:type="auto"/>
            <w:hideMark/>
          </w:tcPr>
          <w:p w14:paraId="6E7738BA" w14:textId="77777777" w:rsidR="005F4B1B" w:rsidRPr="00965A95" w:rsidRDefault="005F4B1B" w:rsidP="00BD2B64">
            <w:pPr>
              <w:pStyle w:val="Ttulo7"/>
              <w:jc w:val="center"/>
              <w:rPr>
                <w:sz w:val="16"/>
                <w:szCs w:val="16"/>
              </w:rPr>
            </w:pPr>
            <w:r w:rsidRPr="00965A95">
              <w:rPr>
                <w:sz w:val="16"/>
                <w:szCs w:val="16"/>
              </w:rPr>
              <w:t>0.80</w:t>
            </w:r>
          </w:p>
        </w:tc>
      </w:tr>
      <w:tr w:rsidR="005F4B1B" w:rsidRPr="00965A95" w14:paraId="24E5877F" w14:textId="77777777" w:rsidTr="00BD2B64">
        <w:trPr>
          <w:trHeight w:val="180"/>
        </w:trPr>
        <w:tc>
          <w:tcPr>
            <w:tcW w:w="0" w:type="auto"/>
            <w:hideMark/>
          </w:tcPr>
          <w:p w14:paraId="0F10FB23" w14:textId="77777777" w:rsidR="005F4B1B" w:rsidRPr="00965A95" w:rsidRDefault="005F4B1B" w:rsidP="00BD2B64">
            <w:pPr>
              <w:pStyle w:val="Ttulo7"/>
              <w:jc w:val="center"/>
              <w:rPr>
                <w:sz w:val="16"/>
                <w:szCs w:val="16"/>
              </w:rPr>
            </w:pPr>
            <w:r w:rsidRPr="00965A95">
              <w:rPr>
                <w:sz w:val="16"/>
                <w:szCs w:val="16"/>
              </w:rPr>
              <w:t>Seybaplaya</w:t>
            </w:r>
          </w:p>
        </w:tc>
        <w:tc>
          <w:tcPr>
            <w:tcW w:w="0" w:type="auto"/>
            <w:hideMark/>
          </w:tcPr>
          <w:p w14:paraId="197F149B" w14:textId="77777777" w:rsidR="005F4B1B" w:rsidRPr="00965A95" w:rsidRDefault="005F4B1B" w:rsidP="00BD2B64">
            <w:pPr>
              <w:pStyle w:val="Ttulo7"/>
              <w:jc w:val="center"/>
              <w:rPr>
                <w:sz w:val="16"/>
                <w:szCs w:val="16"/>
              </w:rPr>
            </w:pPr>
            <w:r w:rsidRPr="00965A95">
              <w:rPr>
                <w:sz w:val="16"/>
                <w:szCs w:val="16"/>
              </w:rPr>
              <w:t>1.50</w:t>
            </w:r>
          </w:p>
        </w:tc>
        <w:tc>
          <w:tcPr>
            <w:tcW w:w="0" w:type="auto"/>
            <w:hideMark/>
          </w:tcPr>
          <w:p w14:paraId="3B463C33" w14:textId="77777777" w:rsidR="005F4B1B" w:rsidRPr="00965A95" w:rsidRDefault="005F4B1B" w:rsidP="00BD2B64">
            <w:pPr>
              <w:pStyle w:val="Ttulo7"/>
              <w:jc w:val="center"/>
              <w:rPr>
                <w:sz w:val="16"/>
                <w:szCs w:val="16"/>
              </w:rPr>
            </w:pPr>
            <w:r w:rsidRPr="00965A95">
              <w:rPr>
                <w:sz w:val="16"/>
                <w:szCs w:val="16"/>
              </w:rPr>
              <w:t>0.90</w:t>
            </w:r>
          </w:p>
        </w:tc>
        <w:tc>
          <w:tcPr>
            <w:tcW w:w="0" w:type="auto"/>
            <w:hideMark/>
          </w:tcPr>
          <w:p w14:paraId="10804BB8" w14:textId="77777777" w:rsidR="005F4B1B" w:rsidRPr="00965A95" w:rsidRDefault="005F4B1B" w:rsidP="00BD2B64">
            <w:pPr>
              <w:pStyle w:val="Ttulo7"/>
              <w:jc w:val="center"/>
              <w:rPr>
                <w:sz w:val="16"/>
                <w:szCs w:val="16"/>
              </w:rPr>
            </w:pPr>
            <w:r w:rsidRPr="00965A95">
              <w:rPr>
                <w:sz w:val="16"/>
                <w:szCs w:val="16"/>
              </w:rPr>
              <w:t>1.00</w:t>
            </w:r>
          </w:p>
        </w:tc>
      </w:tr>
      <w:tr w:rsidR="005F4B1B" w:rsidRPr="00965A95" w14:paraId="790BFC14" w14:textId="77777777" w:rsidTr="00BD2B64">
        <w:trPr>
          <w:trHeight w:val="180"/>
        </w:trPr>
        <w:tc>
          <w:tcPr>
            <w:tcW w:w="0" w:type="auto"/>
            <w:gridSpan w:val="2"/>
            <w:shd w:val="clear" w:color="auto" w:fill="156082" w:themeFill="accent1"/>
            <w:hideMark/>
          </w:tcPr>
          <w:p w14:paraId="148BC8B7"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Producción bruta total</w:t>
            </w:r>
          </w:p>
        </w:tc>
        <w:tc>
          <w:tcPr>
            <w:tcW w:w="0" w:type="auto"/>
            <w:gridSpan w:val="2"/>
            <w:shd w:val="clear" w:color="auto" w:fill="156082" w:themeFill="accent1"/>
            <w:hideMark/>
          </w:tcPr>
          <w:p w14:paraId="519FC316"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163.71 a 559,451.08</w:t>
            </w:r>
          </w:p>
        </w:tc>
      </w:tr>
    </w:tbl>
    <w:p w14:paraId="5BD28A58" w14:textId="77777777" w:rsidR="005F4B1B" w:rsidRPr="003D3C91" w:rsidRDefault="005F4B1B" w:rsidP="005F4B1B">
      <w:pPr>
        <w:rPr>
          <w:i/>
          <w:iCs/>
          <w:color w:val="404040" w:themeColor="text1" w:themeTint="BF"/>
          <w:sz w:val="16"/>
        </w:rPr>
      </w:pPr>
      <w:r w:rsidRPr="002E387E">
        <w:rPr>
          <w:rStyle w:val="nfasissutil"/>
        </w:rPr>
        <w:t>Fuente: Elaboración propia</w:t>
      </w:r>
    </w:p>
    <w:p w14:paraId="37122E35" w14:textId="77777777" w:rsidR="005F4B1B" w:rsidRPr="00416BC3" w:rsidRDefault="005F4B1B" w:rsidP="005F4B1B">
      <w:pPr>
        <w:pStyle w:val="Ttulo9"/>
      </w:pPr>
      <w:r w:rsidRPr="00416BC3">
        <w:t>Actividades primarias</w:t>
      </w:r>
    </w:p>
    <w:p w14:paraId="4F8371BB" w14:textId="77777777" w:rsidR="005F4B1B" w:rsidRPr="003D3C91" w:rsidRDefault="005F4B1B" w:rsidP="005F4B1B">
      <w:pPr>
        <w:spacing w:after="0"/>
        <w:rPr>
          <w:b/>
          <w:bCs/>
        </w:rPr>
      </w:pPr>
      <w:r w:rsidRPr="003D3C91">
        <w:rPr>
          <w:b/>
          <w:bCs/>
        </w:rPr>
        <w:t>Descripción:</w:t>
      </w:r>
      <w:r>
        <w:rPr>
          <w:b/>
          <w:bCs/>
        </w:rPr>
        <w:t xml:space="preserve"> </w:t>
      </w:r>
      <w:r w:rsidRPr="00D41F7A">
        <w:t>En este tema la variable corresponde al valor de la producción agrícola de los 10 principales productos, al índice de especialización de productos agrícolas en el estado, la producción agrícola por municipio, la producción pecuaria y el valor de la producción de pesca y captura de peces, crustáceos, moluscos y otras especies en el estado.</w:t>
      </w:r>
    </w:p>
    <w:p w14:paraId="00AF01E8" w14:textId="77777777" w:rsidR="005F4B1B" w:rsidRPr="003D3C91" w:rsidRDefault="005F4B1B" w:rsidP="005F4B1B">
      <w:pPr>
        <w:spacing w:after="0"/>
        <w:rPr>
          <w:b/>
          <w:bCs/>
        </w:rPr>
      </w:pPr>
      <w:r w:rsidRPr="003D3C91">
        <w:rPr>
          <w:b/>
          <w:bCs/>
        </w:rPr>
        <w:t>Variables: </w:t>
      </w:r>
      <w:r>
        <w:rPr>
          <w:b/>
          <w:bCs/>
        </w:rPr>
        <w:t xml:space="preserve"> </w:t>
      </w:r>
      <w:r w:rsidRPr="003D3C91">
        <w:t>Valor de la producción agrícola de los 10 principales productos, Índice de especialización de productos agrícolas en el estado, Producción agrícola por municipio, Producción pecuaria y Valor de la producción de pesca y captura de peces, crustáceos, moluscos y otras especies.</w:t>
      </w:r>
    </w:p>
    <w:p w14:paraId="54E8D521" w14:textId="77777777" w:rsidR="005F4B1B" w:rsidRDefault="005F4B1B" w:rsidP="005F4B1B">
      <w:pPr>
        <w:spacing w:after="0"/>
      </w:pPr>
      <w:r w:rsidRPr="003D3C91">
        <w:rPr>
          <w:b/>
          <w:bCs/>
        </w:rPr>
        <w:t>Capas utilizadas</w:t>
      </w:r>
      <w:r w:rsidRPr="00D41F7A">
        <w:t>:</w:t>
      </w:r>
      <w:r>
        <w:t xml:space="preserve"> Ninguna</w:t>
      </w:r>
    </w:p>
    <w:p w14:paraId="03454782" w14:textId="77777777" w:rsidR="005F4B1B" w:rsidRPr="003D3C91" w:rsidRDefault="005F4B1B" w:rsidP="005F4B1B">
      <w:pPr>
        <w:spacing w:after="0"/>
      </w:pPr>
      <w:r>
        <w:rPr>
          <w:b/>
          <w:bCs/>
        </w:rPr>
        <w:t>Descripción a</w:t>
      </w:r>
      <w:r w:rsidRPr="00D41F7A">
        <w:rPr>
          <w:b/>
          <w:bCs/>
        </w:rPr>
        <w:t>nalítica:</w:t>
      </w:r>
    </w:p>
    <w:p w14:paraId="13D4F01D" w14:textId="77777777" w:rsidR="005F4B1B" w:rsidRPr="00D41F7A" w:rsidRDefault="005F4B1B">
      <w:pPr>
        <w:pStyle w:val="Prrafodelista"/>
        <w:numPr>
          <w:ilvl w:val="0"/>
          <w:numId w:val="56"/>
        </w:numPr>
      </w:pPr>
      <w:r w:rsidRPr="003D3C91">
        <w:rPr>
          <w:b/>
          <w:bCs/>
        </w:rPr>
        <w:t xml:space="preserve">Valor de la producción agrícola de los 10 principales productos </w:t>
      </w:r>
      <w:r w:rsidRPr="00D41F7A">
        <w:t>(Millones de pesos): Maíz grano (2,148.4), caña de azúcar (894.9), Soya (739.4), Palma africana o de aceite (602.4), Arroz palay (337.6), Sargo grano (317.4), Calabaza o semilla chihua (349.4), Sandía (204.6), Papaya (192.5), Mango (120.8) y Toronja (pomelo) (104.3).</w:t>
      </w:r>
    </w:p>
    <w:p w14:paraId="6B0C509E" w14:textId="77777777" w:rsidR="005F4B1B" w:rsidRPr="00D41F7A" w:rsidRDefault="005F4B1B">
      <w:pPr>
        <w:pStyle w:val="Prrafodelista"/>
        <w:numPr>
          <w:ilvl w:val="0"/>
          <w:numId w:val="56"/>
        </w:numPr>
      </w:pPr>
      <w:r w:rsidRPr="003D3C91">
        <w:rPr>
          <w:b/>
          <w:bCs/>
        </w:rPr>
        <w:t xml:space="preserve">Índice de especialización de productos agrícolas (Productos, índice de especialización, lugar nacional):  </w:t>
      </w:r>
      <w:r w:rsidRPr="00D41F7A">
        <w:t>Caña de azúcar (2.2, 2), Maíz grano (2.0, 2), Sandía (4.4, 2), Arroz palay (24.5, 5), Sorgo grano (1.9, 6), Mango (1.2, 8), Papaya (3.2, 8), Calabaza semilla o chihua (35.3, 9), Marañón (93.7, 9), Nanche (8.2, 9), Jamaica (2.3, 10), Pimienta (3.5, 10), Toronja (Pomelo) (6.9, 10), Palma africana o de aceite (27.8, 11), Mamey (2.2, 12), Cacahuate (1.2, 13), Frijol x pelón (2.0, 13), Soya (40.6, 13), Stevia (1.4, 14), Sábila (2.7, 15) y Zapote (20.4, 18).</w:t>
      </w:r>
    </w:p>
    <w:p w14:paraId="527DA433" w14:textId="77777777" w:rsidR="005F4B1B" w:rsidRPr="00D41F7A" w:rsidRDefault="005F4B1B">
      <w:pPr>
        <w:pStyle w:val="Prrafodelista"/>
        <w:numPr>
          <w:ilvl w:val="0"/>
          <w:numId w:val="56"/>
        </w:numPr>
      </w:pPr>
      <w:r w:rsidRPr="003D3C91">
        <w:rPr>
          <w:b/>
          <w:bCs/>
        </w:rPr>
        <w:t xml:space="preserve">Producción agrícola por municipio: </w:t>
      </w:r>
      <w:r w:rsidRPr="00D41F7A">
        <w:t>Valores que van de 24,941.9 a 1,067,025.6 toneladas.</w:t>
      </w:r>
    </w:p>
    <w:p w14:paraId="39111A76" w14:textId="77777777" w:rsidR="005F4B1B" w:rsidRPr="00D41F7A" w:rsidRDefault="005F4B1B">
      <w:pPr>
        <w:pStyle w:val="Prrafodelista"/>
        <w:numPr>
          <w:ilvl w:val="0"/>
          <w:numId w:val="56"/>
        </w:numPr>
        <w:spacing w:after="0"/>
      </w:pPr>
      <w:r w:rsidRPr="003D3C91">
        <w:rPr>
          <w:b/>
          <w:bCs/>
        </w:rPr>
        <w:t xml:space="preserve">Producción pecuaria: </w:t>
      </w:r>
      <w:r w:rsidRPr="00D41F7A">
        <w:t>(Especie, producto, producción en toneladas y valor de la producción en mdp): Ave (Carne, 23,086, 754), Ave (Huevo plato Bovino en pie (38,452 ton; 1,820 MDP), Porcino en pie (12,150 ton; 485 MDP), Huevo plato (1,120 ton; 32 MDP), Leche de bovino (38.5 millones de litros; 245 MDP).</w:t>
      </w:r>
      <w:r>
        <w:t xml:space="preserve"> </w:t>
      </w:r>
      <w:r w:rsidRPr="00D41F7A">
        <w:t xml:space="preserve">Pesca y acuacultura: Valor total de captura </w:t>
      </w:r>
      <w:r w:rsidRPr="00D41F7A">
        <w:lastRenderedPageBreak/>
        <w:t>marítima y acuícola de 1,482 MDP, destacando el camarón (628 MDP), pulpo (312 MDP), jaiba (145 MDP), cazón (98 MDP) y robalo (82 MDP).</w:t>
      </w:r>
    </w:p>
    <w:p w14:paraId="6030E3DA" w14:textId="77777777" w:rsidR="005F4B1B" w:rsidRPr="003D3C91" w:rsidRDefault="005F4B1B" w:rsidP="005F4B1B">
      <w:pPr>
        <w:rPr>
          <w:b/>
          <w:bCs/>
        </w:rPr>
      </w:pPr>
      <w:r w:rsidRPr="003D3C91">
        <w:rPr>
          <w:b/>
          <w:bCs/>
        </w:rPr>
        <w:t>Descripción narrativa:</w:t>
      </w:r>
      <w:r>
        <w:rPr>
          <w:b/>
          <w:bCs/>
        </w:rPr>
        <w:t xml:space="preserve"> </w:t>
      </w:r>
      <w:r w:rsidRPr="00D41F7A">
        <w:t>El sector primario de Campeche presenta una elevada diversificación agrícola y pecuaria con un volumen significativo de producción en cultivos agroindustriales como maíz, caña de azúcar, soya y palma de aceite. Destaca además por altos índices de especialización nacional en productos agroforestales y frutícolas como marañón, soya, calabaza chihua, palma de aceite y arroz. No obstante, la producción agrícola y pecuaria se enfrenta a retos de infraestructura de transformación e industrialización local, vendiéndose mayoritariamente como materia prima sin procesar. La pesca y captura marina representan un pilar socioeconómico fundamental en los municipios costeros de Carmen, Champotón, Seybaplaya y Campeche, aunque amenazados por la sobreexplotación y la contaminación hídrica.</w:t>
      </w:r>
    </w:p>
    <w:p w14:paraId="4EA20ADF"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48</w:t>
      </w:r>
      <w:r>
        <w:rPr>
          <w:noProof/>
        </w:rPr>
        <w:fldChar w:fldCharType="end"/>
      </w:r>
      <w:r>
        <w:t xml:space="preserve"> Ficha técnica de Actividades primarias</w:t>
      </w:r>
    </w:p>
    <w:tbl>
      <w:tblPr>
        <w:tblStyle w:val="Tablaconcuadrcula"/>
        <w:tblW w:w="0" w:type="auto"/>
        <w:tblLook w:val="04A0" w:firstRow="1" w:lastRow="0" w:firstColumn="1" w:lastColumn="0" w:noHBand="0" w:noVBand="1"/>
      </w:tblPr>
      <w:tblGrid>
        <w:gridCol w:w="4481"/>
        <w:gridCol w:w="2431"/>
        <w:gridCol w:w="1916"/>
      </w:tblGrid>
      <w:tr w:rsidR="005F4B1B" w:rsidRPr="003D3C91" w14:paraId="2C42FB4B" w14:textId="77777777" w:rsidTr="00BD2B64">
        <w:tc>
          <w:tcPr>
            <w:tcW w:w="0" w:type="auto"/>
            <w:gridSpan w:val="3"/>
            <w:shd w:val="clear" w:color="auto" w:fill="156082" w:themeFill="accent1"/>
            <w:vAlign w:val="center"/>
            <w:hideMark/>
          </w:tcPr>
          <w:p w14:paraId="3987DD56"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Actividades primarias</w:t>
            </w:r>
          </w:p>
        </w:tc>
      </w:tr>
      <w:tr w:rsidR="005F4B1B" w:rsidRPr="003D3C91" w14:paraId="7D01441A" w14:textId="77777777" w:rsidTr="00BD2B64">
        <w:tc>
          <w:tcPr>
            <w:tcW w:w="0" w:type="auto"/>
            <w:gridSpan w:val="3"/>
            <w:shd w:val="clear" w:color="auto" w:fill="156082" w:themeFill="accent1"/>
            <w:vAlign w:val="center"/>
            <w:hideMark/>
          </w:tcPr>
          <w:p w14:paraId="20AF37ED"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Descriptivo</w:t>
            </w:r>
          </w:p>
        </w:tc>
      </w:tr>
      <w:tr w:rsidR="005F4B1B" w:rsidRPr="003D3C91" w14:paraId="1C8C9A0F" w14:textId="77777777" w:rsidTr="00BD2B64">
        <w:tc>
          <w:tcPr>
            <w:tcW w:w="0" w:type="auto"/>
            <w:shd w:val="clear" w:color="auto" w:fill="156082" w:themeFill="accent1"/>
            <w:vAlign w:val="center"/>
            <w:hideMark/>
          </w:tcPr>
          <w:p w14:paraId="349EA4D0"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Definición</w:t>
            </w:r>
          </w:p>
        </w:tc>
        <w:tc>
          <w:tcPr>
            <w:tcW w:w="0" w:type="auto"/>
            <w:shd w:val="clear" w:color="auto" w:fill="156082" w:themeFill="accent1"/>
            <w:vAlign w:val="center"/>
            <w:hideMark/>
          </w:tcPr>
          <w:p w14:paraId="452593B5"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Variables</w:t>
            </w:r>
          </w:p>
        </w:tc>
        <w:tc>
          <w:tcPr>
            <w:tcW w:w="0" w:type="auto"/>
            <w:shd w:val="clear" w:color="auto" w:fill="156082" w:themeFill="accent1"/>
            <w:vAlign w:val="center"/>
            <w:hideMark/>
          </w:tcPr>
          <w:p w14:paraId="4DA05FEB"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Capas utilizadas</w:t>
            </w:r>
          </w:p>
        </w:tc>
      </w:tr>
      <w:tr w:rsidR="005F4B1B" w:rsidRPr="003D3C91" w14:paraId="357CA791" w14:textId="77777777" w:rsidTr="00BD2B64">
        <w:tc>
          <w:tcPr>
            <w:tcW w:w="0" w:type="auto"/>
            <w:vAlign w:val="center"/>
            <w:hideMark/>
          </w:tcPr>
          <w:p w14:paraId="58FEE333" w14:textId="77777777" w:rsidR="005F4B1B" w:rsidRPr="003D3C91" w:rsidRDefault="005F4B1B" w:rsidP="00BD2B64">
            <w:pPr>
              <w:jc w:val="center"/>
              <w:rPr>
                <w:sz w:val="16"/>
                <w:szCs w:val="16"/>
              </w:rPr>
            </w:pPr>
            <w:r w:rsidRPr="003D3C91">
              <w:rPr>
                <w:sz w:val="16"/>
                <w:szCs w:val="16"/>
              </w:rPr>
              <w:t>En este tema la variable corresponde al valor de la producción agrícola de los 10 principales productos, al índice de especialización de productos agrícolas en el estado, la producción agrícola por municipio, la producción pecuaria y el valor de la producción de pesca y captura en el estado</w:t>
            </w:r>
          </w:p>
        </w:tc>
        <w:tc>
          <w:tcPr>
            <w:tcW w:w="0" w:type="auto"/>
            <w:vAlign w:val="center"/>
            <w:hideMark/>
          </w:tcPr>
          <w:p w14:paraId="455F0CBE" w14:textId="77777777" w:rsidR="005F4B1B" w:rsidRPr="003D3C91" w:rsidRDefault="005F4B1B" w:rsidP="00BD2B64">
            <w:pPr>
              <w:jc w:val="center"/>
              <w:rPr>
                <w:sz w:val="16"/>
                <w:szCs w:val="16"/>
              </w:rPr>
            </w:pPr>
            <w:r w:rsidRPr="003D3C91">
              <w:rPr>
                <w:sz w:val="16"/>
                <w:szCs w:val="16"/>
              </w:rPr>
              <w:t>Valor de producción agrícola, IE agrícola, Producción agrícola por municipio, Producción pecuaria, Valor de pesca y captura</w:t>
            </w:r>
          </w:p>
        </w:tc>
        <w:tc>
          <w:tcPr>
            <w:tcW w:w="0" w:type="auto"/>
            <w:vAlign w:val="center"/>
            <w:hideMark/>
          </w:tcPr>
          <w:p w14:paraId="6A78C078" w14:textId="77777777" w:rsidR="005F4B1B" w:rsidRPr="003D3C91" w:rsidRDefault="005F4B1B" w:rsidP="00BD2B64">
            <w:pPr>
              <w:jc w:val="center"/>
              <w:rPr>
                <w:sz w:val="16"/>
                <w:szCs w:val="16"/>
              </w:rPr>
            </w:pPr>
            <w:r w:rsidRPr="003D3C91">
              <w:rPr>
                <w:sz w:val="16"/>
                <w:szCs w:val="16"/>
              </w:rPr>
              <w:t>Alguna capa sobre producción agrícola. No se identifica en el drive compartido</w:t>
            </w:r>
          </w:p>
        </w:tc>
      </w:tr>
      <w:tr w:rsidR="005F4B1B" w:rsidRPr="003D3C91" w14:paraId="3659ED91" w14:textId="77777777" w:rsidTr="00BD2B64">
        <w:tc>
          <w:tcPr>
            <w:tcW w:w="0" w:type="auto"/>
            <w:gridSpan w:val="3"/>
            <w:shd w:val="clear" w:color="auto" w:fill="156082" w:themeFill="accent1"/>
            <w:vAlign w:val="center"/>
            <w:hideMark/>
          </w:tcPr>
          <w:p w14:paraId="0A3535B4"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Analítico</w:t>
            </w:r>
          </w:p>
        </w:tc>
      </w:tr>
      <w:tr w:rsidR="005F4B1B" w:rsidRPr="003D3C91" w14:paraId="0EB07578" w14:textId="77777777" w:rsidTr="00BD2B64">
        <w:tc>
          <w:tcPr>
            <w:tcW w:w="0" w:type="auto"/>
            <w:shd w:val="clear" w:color="auto" w:fill="156082" w:themeFill="accent1"/>
            <w:vAlign w:val="center"/>
            <w:hideMark/>
          </w:tcPr>
          <w:p w14:paraId="32FBAFD7"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Producto Agrícola Principal</w:t>
            </w:r>
          </w:p>
        </w:tc>
        <w:tc>
          <w:tcPr>
            <w:tcW w:w="0" w:type="auto"/>
            <w:shd w:val="clear" w:color="auto" w:fill="156082" w:themeFill="accent1"/>
            <w:vAlign w:val="center"/>
            <w:hideMark/>
          </w:tcPr>
          <w:p w14:paraId="7C958E9D"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Valor de Producción (MDP)</w:t>
            </w:r>
          </w:p>
        </w:tc>
        <w:tc>
          <w:tcPr>
            <w:tcW w:w="0" w:type="auto"/>
            <w:shd w:val="clear" w:color="auto" w:fill="156082" w:themeFill="accent1"/>
            <w:vAlign w:val="center"/>
            <w:hideMark/>
          </w:tcPr>
          <w:p w14:paraId="108D1021"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Lugar Nacional / IE</w:t>
            </w:r>
          </w:p>
        </w:tc>
      </w:tr>
      <w:tr w:rsidR="005F4B1B" w:rsidRPr="003D3C91" w14:paraId="300715DA" w14:textId="77777777" w:rsidTr="00BD2B64">
        <w:tc>
          <w:tcPr>
            <w:tcW w:w="0" w:type="auto"/>
            <w:vAlign w:val="center"/>
            <w:hideMark/>
          </w:tcPr>
          <w:p w14:paraId="229727E8" w14:textId="77777777" w:rsidR="005F4B1B" w:rsidRPr="003D3C91" w:rsidRDefault="005F4B1B" w:rsidP="00BD2B64">
            <w:pPr>
              <w:jc w:val="center"/>
              <w:rPr>
                <w:sz w:val="16"/>
                <w:szCs w:val="16"/>
              </w:rPr>
            </w:pPr>
            <w:r w:rsidRPr="003D3C91">
              <w:rPr>
                <w:sz w:val="16"/>
                <w:szCs w:val="16"/>
              </w:rPr>
              <w:t>Maíz grano</w:t>
            </w:r>
          </w:p>
        </w:tc>
        <w:tc>
          <w:tcPr>
            <w:tcW w:w="0" w:type="auto"/>
            <w:vAlign w:val="center"/>
            <w:hideMark/>
          </w:tcPr>
          <w:p w14:paraId="1BE2A24F" w14:textId="77777777" w:rsidR="005F4B1B" w:rsidRPr="003D3C91" w:rsidRDefault="005F4B1B" w:rsidP="00BD2B64">
            <w:pPr>
              <w:jc w:val="center"/>
              <w:rPr>
                <w:sz w:val="16"/>
                <w:szCs w:val="16"/>
              </w:rPr>
            </w:pPr>
            <w:r w:rsidRPr="003D3C91">
              <w:rPr>
                <w:sz w:val="16"/>
                <w:szCs w:val="16"/>
              </w:rPr>
              <w:t>$2,148.4 MDP</w:t>
            </w:r>
          </w:p>
        </w:tc>
        <w:tc>
          <w:tcPr>
            <w:tcW w:w="0" w:type="auto"/>
            <w:vAlign w:val="center"/>
            <w:hideMark/>
          </w:tcPr>
          <w:p w14:paraId="60797EEC" w14:textId="77777777" w:rsidR="005F4B1B" w:rsidRPr="003D3C91" w:rsidRDefault="005F4B1B" w:rsidP="00BD2B64">
            <w:pPr>
              <w:jc w:val="center"/>
              <w:rPr>
                <w:sz w:val="16"/>
                <w:szCs w:val="16"/>
              </w:rPr>
            </w:pPr>
            <w:r w:rsidRPr="003D3C91">
              <w:rPr>
                <w:sz w:val="16"/>
                <w:szCs w:val="16"/>
              </w:rPr>
              <w:t>2° lugar nacional (IE: 2.0)</w:t>
            </w:r>
          </w:p>
        </w:tc>
      </w:tr>
      <w:tr w:rsidR="005F4B1B" w:rsidRPr="003D3C91" w14:paraId="4D800C43" w14:textId="77777777" w:rsidTr="00BD2B64">
        <w:tc>
          <w:tcPr>
            <w:tcW w:w="0" w:type="auto"/>
            <w:vAlign w:val="center"/>
            <w:hideMark/>
          </w:tcPr>
          <w:p w14:paraId="1ADE182D" w14:textId="77777777" w:rsidR="005F4B1B" w:rsidRPr="003D3C91" w:rsidRDefault="005F4B1B" w:rsidP="00BD2B64">
            <w:pPr>
              <w:jc w:val="center"/>
              <w:rPr>
                <w:sz w:val="16"/>
                <w:szCs w:val="16"/>
              </w:rPr>
            </w:pPr>
            <w:r w:rsidRPr="003D3C91">
              <w:rPr>
                <w:sz w:val="16"/>
                <w:szCs w:val="16"/>
              </w:rPr>
              <w:t>Caña de azúcar</w:t>
            </w:r>
          </w:p>
        </w:tc>
        <w:tc>
          <w:tcPr>
            <w:tcW w:w="0" w:type="auto"/>
            <w:vAlign w:val="center"/>
            <w:hideMark/>
          </w:tcPr>
          <w:p w14:paraId="555230DE" w14:textId="77777777" w:rsidR="005F4B1B" w:rsidRPr="003D3C91" w:rsidRDefault="005F4B1B" w:rsidP="00BD2B64">
            <w:pPr>
              <w:jc w:val="center"/>
              <w:rPr>
                <w:sz w:val="16"/>
                <w:szCs w:val="16"/>
              </w:rPr>
            </w:pPr>
            <w:r w:rsidRPr="003D3C91">
              <w:rPr>
                <w:sz w:val="16"/>
                <w:szCs w:val="16"/>
              </w:rPr>
              <w:t>$894.9 MDP</w:t>
            </w:r>
          </w:p>
        </w:tc>
        <w:tc>
          <w:tcPr>
            <w:tcW w:w="0" w:type="auto"/>
            <w:vAlign w:val="center"/>
            <w:hideMark/>
          </w:tcPr>
          <w:p w14:paraId="4D29892B" w14:textId="77777777" w:rsidR="005F4B1B" w:rsidRPr="003D3C91" w:rsidRDefault="005F4B1B" w:rsidP="00BD2B64">
            <w:pPr>
              <w:jc w:val="center"/>
              <w:rPr>
                <w:sz w:val="16"/>
                <w:szCs w:val="16"/>
              </w:rPr>
            </w:pPr>
            <w:r w:rsidRPr="003D3C91">
              <w:rPr>
                <w:sz w:val="16"/>
                <w:szCs w:val="16"/>
              </w:rPr>
              <w:t>2° lugar nacional (IE: 2.2)</w:t>
            </w:r>
          </w:p>
        </w:tc>
      </w:tr>
      <w:tr w:rsidR="005F4B1B" w:rsidRPr="003D3C91" w14:paraId="53121C5F" w14:textId="77777777" w:rsidTr="00BD2B64">
        <w:tc>
          <w:tcPr>
            <w:tcW w:w="0" w:type="auto"/>
            <w:vAlign w:val="center"/>
            <w:hideMark/>
          </w:tcPr>
          <w:p w14:paraId="446357C8" w14:textId="77777777" w:rsidR="005F4B1B" w:rsidRPr="003D3C91" w:rsidRDefault="005F4B1B" w:rsidP="00BD2B64">
            <w:pPr>
              <w:jc w:val="center"/>
              <w:rPr>
                <w:sz w:val="16"/>
                <w:szCs w:val="16"/>
              </w:rPr>
            </w:pPr>
            <w:r w:rsidRPr="003D3C91">
              <w:rPr>
                <w:sz w:val="16"/>
                <w:szCs w:val="16"/>
              </w:rPr>
              <w:t>Soya</w:t>
            </w:r>
          </w:p>
        </w:tc>
        <w:tc>
          <w:tcPr>
            <w:tcW w:w="0" w:type="auto"/>
            <w:vAlign w:val="center"/>
            <w:hideMark/>
          </w:tcPr>
          <w:p w14:paraId="322B6DA5" w14:textId="77777777" w:rsidR="005F4B1B" w:rsidRPr="003D3C91" w:rsidRDefault="005F4B1B" w:rsidP="00BD2B64">
            <w:pPr>
              <w:jc w:val="center"/>
              <w:rPr>
                <w:sz w:val="16"/>
                <w:szCs w:val="16"/>
              </w:rPr>
            </w:pPr>
            <w:r w:rsidRPr="003D3C91">
              <w:rPr>
                <w:sz w:val="16"/>
                <w:szCs w:val="16"/>
              </w:rPr>
              <w:t>$739.4 MDP</w:t>
            </w:r>
          </w:p>
        </w:tc>
        <w:tc>
          <w:tcPr>
            <w:tcW w:w="0" w:type="auto"/>
            <w:vAlign w:val="center"/>
            <w:hideMark/>
          </w:tcPr>
          <w:p w14:paraId="471A328D" w14:textId="77777777" w:rsidR="005F4B1B" w:rsidRPr="003D3C91" w:rsidRDefault="005F4B1B" w:rsidP="00BD2B64">
            <w:pPr>
              <w:jc w:val="center"/>
              <w:rPr>
                <w:sz w:val="16"/>
                <w:szCs w:val="16"/>
              </w:rPr>
            </w:pPr>
            <w:r w:rsidRPr="003D3C91">
              <w:rPr>
                <w:sz w:val="16"/>
                <w:szCs w:val="16"/>
              </w:rPr>
              <w:t>13° lugar nacional (IE: 40.6)</w:t>
            </w:r>
          </w:p>
        </w:tc>
      </w:tr>
      <w:tr w:rsidR="005F4B1B" w:rsidRPr="003D3C91" w14:paraId="682F49E6" w14:textId="77777777" w:rsidTr="00BD2B64">
        <w:tc>
          <w:tcPr>
            <w:tcW w:w="0" w:type="auto"/>
            <w:vAlign w:val="center"/>
            <w:hideMark/>
          </w:tcPr>
          <w:p w14:paraId="78D7377C" w14:textId="77777777" w:rsidR="005F4B1B" w:rsidRPr="003D3C91" w:rsidRDefault="005F4B1B" w:rsidP="00BD2B64">
            <w:pPr>
              <w:jc w:val="center"/>
              <w:rPr>
                <w:sz w:val="16"/>
                <w:szCs w:val="16"/>
              </w:rPr>
            </w:pPr>
            <w:r w:rsidRPr="003D3C91">
              <w:rPr>
                <w:sz w:val="16"/>
                <w:szCs w:val="16"/>
              </w:rPr>
              <w:t>Palma africana / de aceite</w:t>
            </w:r>
          </w:p>
        </w:tc>
        <w:tc>
          <w:tcPr>
            <w:tcW w:w="0" w:type="auto"/>
            <w:vAlign w:val="center"/>
            <w:hideMark/>
          </w:tcPr>
          <w:p w14:paraId="73787B1E" w14:textId="77777777" w:rsidR="005F4B1B" w:rsidRPr="003D3C91" w:rsidRDefault="005F4B1B" w:rsidP="00BD2B64">
            <w:pPr>
              <w:jc w:val="center"/>
              <w:rPr>
                <w:sz w:val="16"/>
                <w:szCs w:val="16"/>
              </w:rPr>
            </w:pPr>
            <w:r w:rsidRPr="003D3C91">
              <w:rPr>
                <w:sz w:val="16"/>
                <w:szCs w:val="16"/>
              </w:rPr>
              <w:t>$602.4 MDP</w:t>
            </w:r>
          </w:p>
        </w:tc>
        <w:tc>
          <w:tcPr>
            <w:tcW w:w="0" w:type="auto"/>
            <w:vAlign w:val="center"/>
            <w:hideMark/>
          </w:tcPr>
          <w:p w14:paraId="70181D77" w14:textId="77777777" w:rsidR="005F4B1B" w:rsidRPr="003D3C91" w:rsidRDefault="005F4B1B" w:rsidP="00BD2B64">
            <w:pPr>
              <w:jc w:val="center"/>
              <w:rPr>
                <w:sz w:val="16"/>
                <w:szCs w:val="16"/>
              </w:rPr>
            </w:pPr>
            <w:r w:rsidRPr="003D3C91">
              <w:rPr>
                <w:sz w:val="16"/>
                <w:szCs w:val="16"/>
              </w:rPr>
              <w:t>11° lugar nacional (IE: 27.8)</w:t>
            </w:r>
          </w:p>
        </w:tc>
      </w:tr>
      <w:tr w:rsidR="005F4B1B" w:rsidRPr="003D3C91" w14:paraId="1684DD6B" w14:textId="77777777" w:rsidTr="00BD2B64">
        <w:tc>
          <w:tcPr>
            <w:tcW w:w="0" w:type="auto"/>
            <w:vAlign w:val="center"/>
            <w:hideMark/>
          </w:tcPr>
          <w:p w14:paraId="7932FD81" w14:textId="77777777" w:rsidR="005F4B1B" w:rsidRPr="003D3C91" w:rsidRDefault="005F4B1B" w:rsidP="00BD2B64">
            <w:pPr>
              <w:jc w:val="center"/>
              <w:rPr>
                <w:sz w:val="16"/>
                <w:szCs w:val="16"/>
              </w:rPr>
            </w:pPr>
            <w:r w:rsidRPr="003D3C91">
              <w:rPr>
                <w:sz w:val="16"/>
                <w:szCs w:val="16"/>
              </w:rPr>
              <w:t>Arroz palay</w:t>
            </w:r>
          </w:p>
        </w:tc>
        <w:tc>
          <w:tcPr>
            <w:tcW w:w="0" w:type="auto"/>
            <w:vAlign w:val="center"/>
            <w:hideMark/>
          </w:tcPr>
          <w:p w14:paraId="34342EDB" w14:textId="77777777" w:rsidR="005F4B1B" w:rsidRPr="003D3C91" w:rsidRDefault="005F4B1B" w:rsidP="00BD2B64">
            <w:pPr>
              <w:jc w:val="center"/>
              <w:rPr>
                <w:sz w:val="16"/>
                <w:szCs w:val="16"/>
              </w:rPr>
            </w:pPr>
            <w:r w:rsidRPr="003D3C91">
              <w:rPr>
                <w:sz w:val="16"/>
                <w:szCs w:val="16"/>
              </w:rPr>
              <w:t>$337.6 MDP</w:t>
            </w:r>
          </w:p>
        </w:tc>
        <w:tc>
          <w:tcPr>
            <w:tcW w:w="0" w:type="auto"/>
            <w:vAlign w:val="center"/>
            <w:hideMark/>
          </w:tcPr>
          <w:p w14:paraId="50F65E1A" w14:textId="77777777" w:rsidR="005F4B1B" w:rsidRPr="003D3C91" w:rsidRDefault="005F4B1B" w:rsidP="00BD2B64">
            <w:pPr>
              <w:jc w:val="center"/>
              <w:rPr>
                <w:sz w:val="16"/>
                <w:szCs w:val="16"/>
              </w:rPr>
            </w:pPr>
            <w:r w:rsidRPr="003D3C91">
              <w:rPr>
                <w:sz w:val="16"/>
                <w:szCs w:val="16"/>
              </w:rPr>
              <w:t>5° lugar nacional (IE: 24.5)</w:t>
            </w:r>
          </w:p>
        </w:tc>
      </w:tr>
      <w:tr w:rsidR="005F4B1B" w:rsidRPr="003D3C91" w14:paraId="68BB9F8D" w14:textId="77777777" w:rsidTr="00BD2B64">
        <w:tc>
          <w:tcPr>
            <w:tcW w:w="0" w:type="auto"/>
            <w:vAlign w:val="center"/>
            <w:hideMark/>
          </w:tcPr>
          <w:p w14:paraId="022F20C6" w14:textId="77777777" w:rsidR="005F4B1B" w:rsidRPr="003D3C91" w:rsidRDefault="005F4B1B" w:rsidP="00BD2B64">
            <w:pPr>
              <w:jc w:val="center"/>
              <w:rPr>
                <w:sz w:val="16"/>
                <w:szCs w:val="16"/>
              </w:rPr>
            </w:pPr>
            <w:r w:rsidRPr="003D3C91">
              <w:rPr>
                <w:sz w:val="16"/>
                <w:szCs w:val="16"/>
              </w:rPr>
              <w:t>Calabaza semilla / chihua</w:t>
            </w:r>
          </w:p>
        </w:tc>
        <w:tc>
          <w:tcPr>
            <w:tcW w:w="0" w:type="auto"/>
            <w:vAlign w:val="center"/>
            <w:hideMark/>
          </w:tcPr>
          <w:p w14:paraId="650909AB" w14:textId="77777777" w:rsidR="005F4B1B" w:rsidRPr="003D3C91" w:rsidRDefault="005F4B1B" w:rsidP="00BD2B64">
            <w:pPr>
              <w:jc w:val="center"/>
              <w:rPr>
                <w:sz w:val="16"/>
                <w:szCs w:val="16"/>
              </w:rPr>
            </w:pPr>
            <w:r w:rsidRPr="003D3C91">
              <w:rPr>
                <w:sz w:val="16"/>
                <w:szCs w:val="16"/>
              </w:rPr>
              <w:t>$349.4 MDP</w:t>
            </w:r>
          </w:p>
        </w:tc>
        <w:tc>
          <w:tcPr>
            <w:tcW w:w="0" w:type="auto"/>
            <w:vAlign w:val="center"/>
            <w:hideMark/>
          </w:tcPr>
          <w:p w14:paraId="26C4D8BD" w14:textId="77777777" w:rsidR="005F4B1B" w:rsidRPr="003D3C91" w:rsidRDefault="005F4B1B" w:rsidP="00BD2B64">
            <w:pPr>
              <w:jc w:val="center"/>
              <w:rPr>
                <w:sz w:val="16"/>
                <w:szCs w:val="16"/>
              </w:rPr>
            </w:pPr>
            <w:r w:rsidRPr="003D3C91">
              <w:rPr>
                <w:sz w:val="16"/>
                <w:szCs w:val="16"/>
              </w:rPr>
              <w:t>9° lugar nacional (IE: 35.3)</w:t>
            </w:r>
          </w:p>
        </w:tc>
      </w:tr>
      <w:tr w:rsidR="005F4B1B" w:rsidRPr="003D3C91" w14:paraId="3B3DA04F" w14:textId="77777777" w:rsidTr="00BD2B64">
        <w:tc>
          <w:tcPr>
            <w:tcW w:w="0" w:type="auto"/>
            <w:vAlign w:val="center"/>
            <w:hideMark/>
          </w:tcPr>
          <w:p w14:paraId="00E4DCB6" w14:textId="77777777" w:rsidR="005F4B1B" w:rsidRPr="003D3C91" w:rsidRDefault="005F4B1B" w:rsidP="00BD2B64">
            <w:pPr>
              <w:jc w:val="center"/>
              <w:rPr>
                <w:sz w:val="16"/>
                <w:szCs w:val="16"/>
              </w:rPr>
            </w:pPr>
            <w:r w:rsidRPr="003D3C91">
              <w:rPr>
                <w:sz w:val="16"/>
                <w:szCs w:val="16"/>
              </w:rPr>
              <w:t>Sorgo grano</w:t>
            </w:r>
          </w:p>
        </w:tc>
        <w:tc>
          <w:tcPr>
            <w:tcW w:w="0" w:type="auto"/>
            <w:vAlign w:val="center"/>
            <w:hideMark/>
          </w:tcPr>
          <w:p w14:paraId="66F3E897" w14:textId="77777777" w:rsidR="005F4B1B" w:rsidRPr="003D3C91" w:rsidRDefault="005F4B1B" w:rsidP="00BD2B64">
            <w:pPr>
              <w:jc w:val="center"/>
              <w:rPr>
                <w:sz w:val="16"/>
                <w:szCs w:val="16"/>
              </w:rPr>
            </w:pPr>
            <w:r w:rsidRPr="003D3C91">
              <w:rPr>
                <w:sz w:val="16"/>
                <w:szCs w:val="16"/>
              </w:rPr>
              <w:t>$317.4 MDP</w:t>
            </w:r>
          </w:p>
        </w:tc>
        <w:tc>
          <w:tcPr>
            <w:tcW w:w="0" w:type="auto"/>
            <w:vAlign w:val="center"/>
            <w:hideMark/>
          </w:tcPr>
          <w:p w14:paraId="362EC4B8" w14:textId="77777777" w:rsidR="005F4B1B" w:rsidRPr="003D3C91" w:rsidRDefault="005F4B1B" w:rsidP="00BD2B64">
            <w:pPr>
              <w:jc w:val="center"/>
              <w:rPr>
                <w:sz w:val="16"/>
                <w:szCs w:val="16"/>
              </w:rPr>
            </w:pPr>
            <w:r w:rsidRPr="003D3C91">
              <w:rPr>
                <w:sz w:val="16"/>
                <w:szCs w:val="16"/>
              </w:rPr>
              <w:t>6° lugar nacional (IE: 1.9)</w:t>
            </w:r>
          </w:p>
        </w:tc>
      </w:tr>
      <w:tr w:rsidR="005F4B1B" w:rsidRPr="003D3C91" w14:paraId="7D86B1CC" w14:textId="77777777" w:rsidTr="00BD2B64">
        <w:tc>
          <w:tcPr>
            <w:tcW w:w="0" w:type="auto"/>
            <w:vAlign w:val="center"/>
            <w:hideMark/>
          </w:tcPr>
          <w:p w14:paraId="463BCBE5" w14:textId="77777777" w:rsidR="005F4B1B" w:rsidRPr="003D3C91" w:rsidRDefault="005F4B1B" w:rsidP="00BD2B64">
            <w:pPr>
              <w:jc w:val="center"/>
              <w:rPr>
                <w:sz w:val="16"/>
                <w:szCs w:val="16"/>
              </w:rPr>
            </w:pPr>
            <w:r w:rsidRPr="003D3C91">
              <w:rPr>
                <w:sz w:val="16"/>
                <w:szCs w:val="16"/>
              </w:rPr>
              <w:t>Sandía</w:t>
            </w:r>
          </w:p>
        </w:tc>
        <w:tc>
          <w:tcPr>
            <w:tcW w:w="0" w:type="auto"/>
            <w:vAlign w:val="center"/>
            <w:hideMark/>
          </w:tcPr>
          <w:p w14:paraId="7F09D7D2" w14:textId="77777777" w:rsidR="005F4B1B" w:rsidRPr="003D3C91" w:rsidRDefault="005F4B1B" w:rsidP="00BD2B64">
            <w:pPr>
              <w:jc w:val="center"/>
              <w:rPr>
                <w:sz w:val="16"/>
                <w:szCs w:val="16"/>
              </w:rPr>
            </w:pPr>
            <w:r w:rsidRPr="003D3C91">
              <w:rPr>
                <w:sz w:val="16"/>
                <w:szCs w:val="16"/>
              </w:rPr>
              <w:t>$204.6 MDP</w:t>
            </w:r>
          </w:p>
        </w:tc>
        <w:tc>
          <w:tcPr>
            <w:tcW w:w="0" w:type="auto"/>
            <w:vAlign w:val="center"/>
            <w:hideMark/>
          </w:tcPr>
          <w:p w14:paraId="37A98601" w14:textId="77777777" w:rsidR="005F4B1B" w:rsidRPr="003D3C91" w:rsidRDefault="005F4B1B" w:rsidP="00BD2B64">
            <w:pPr>
              <w:jc w:val="center"/>
              <w:rPr>
                <w:sz w:val="16"/>
                <w:szCs w:val="16"/>
              </w:rPr>
            </w:pPr>
            <w:r w:rsidRPr="003D3C91">
              <w:rPr>
                <w:sz w:val="16"/>
                <w:szCs w:val="16"/>
              </w:rPr>
              <w:t>2° lugar nacional (IE: 4.4)</w:t>
            </w:r>
          </w:p>
        </w:tc>
      </w:tr>
      <w:tr w:rsidR="005F4B1B" w:rsidRPr="003D3C91" w14:paraId="2694A8CC" w14:textId="77777777" w:rsidTr="00BD2B64">
        <w:tc>
          <w:tcPr>
            <w:tcW w:w="0" w:type="auto"/>
            <w:vAlign w:val="center"/>
            <w:hideMark/>
          </w:tcPr>
          <w:p w14:paraId="335FCC5B" w14:textId="77777777" w:rsidR="005F4B1B" w:rsidRPr="003D3C91" w:rsidRDefault="005F4B1B" w:rsidP="00BD2B64">
            <w:pPr>
              <w:jc w:val="center"/>
              <w:rPr>
                <w:sz w:val="16"/>
                <w:szCs w:val="16"/>
              </w:rPr>
            </w:pPr>
            <w:r w:rsidRPr="003D3C91">
              <w:rPr>
                <w:sz w:val="16"/>
                <w:szCs w:val="16"/>
              </w:rPr>
              <w:t>Papaya</w:t>
            </w:r>
          </w:p>
        </w:tc>
        <w:tc>
          <w:tcPr>
            <w:tcW w:w="0" w:type="auto"/>
            <w:vAlign w:val="center"/>
            <w:hideMark/>
          </w:tcPr>
          <w:p w14:paraId="7D2F929A" w14:textId="77777777" w:rsidR="005F4B1B" w:rsidRPr="003D3C91" w:rsidRDefault="005F4B1B" w:rsidP="00BD2B64">
            <w:pPr>
              <w:jc w:val="center"/>
              <w:rPr>
                <w:sz w:val="16"/>
                <w:szCs w:val="16"/>
              </w:rPr>
            </w:pPr>
            <w:r w:rsidRPr="003D3C91">
              <w:rPr>
                <w:sz w:val="16"/>
                <w:szCs w:val="16"/>
              </w:rPr>
              <w:t>$192.5 MDP</w:t>
            </w:r>
          </w:p>
        </w:tc>
        <w:tc>
          <w:tcPr>
            <w:tcW w:w="0" w:type="auto"/>
            <w:vAlign w:val="center"/>
            <w:hideMark/>
          </w:tcPr>
          <w:p w14:paraId="25180C18" w14:textId="77777777" w:rsidR="005F4B1B" w:rsidRPr="003D3C91" w:rsidRDefault="005F4B1B" w:rsidP="00BD2B64">
            <w:pPr>
              <w:jc w:val="center"/>
              <w:rPr>
                <w:sz w:val="16"/>
                <w:szCs w:val="16"/>
              </w:rPr>
            </w:pPr>
            <w:r w:rsidRPr="003D3C91">
              <w:rPr>
                <w:sz w:val="16"/>
                <w:szCs w:val="16"/>
              </w:rPr>
              <w:t>8° lugar nacional (IE: 3.2)</w:t>
            </w:r>
          </w:p>
        </w:tc>
      </w:tr>
      <w:tr w:rsidR="005F4B1B" w:rsidRPr="003D3C91" w14:paraId="73A47878" w14:textId="77777777" w:rsidTr="00BD2B64">
        <w:tc>
          <w:tcPr>
            <w:tcW w:w="0" w:type="auto"/>
            <w:vAlign w:val="center"/>
            <w:hideMark/>
          </w:tcPr>
          <w:p w14:paraId="301C56CD" w14:textId="77777777" w:rsidR="005F4B1B" w:rsidRPr="003D3C91" w:rsidRDefault="005F4B1B" w:rsidP="00BD2B64">
            <w:pPr>
              <w:jc w:val="center"/>
              <w:rPr>
                <w:sz w:val="16"/>
                <w:szCs w:val="16"/>
              </w:rPr>
            </w:pPr>
            <w:r w:rsidRPr="003D3C91">
              <w:rPr>
                <w:sz w:val="16"/>
                <w:szCs w:val="16"/>
              </w:rPr>
              <w:t>Marañón</w:t>
            </w:r>
          </w:p>
        </w:tc>
        <w:tc>
          <w:tcPr>
            <w:tcW w:w="0" w:type="auto"/>
            <w:vAlign w:val="center"/>
            <w:hideMark/>
          </w:tcPr>
          <w:p w14:paraId="4A3AD542" w14:textId="77777777" w:rsidR="005F4B1B" w:rsidRPr="003D3C91" w:rsidRDefault="005F4B1B" w:rsidP="00BD2B64">
            <w:pPr>
              <w:jc w:val="center"/>
              <w:rPr>
                <w:sz w:val="16"/>
                <w:szCs w:val="16"/>
              </w:rPr>
            </w:pPr>
            <w:r w:rsidRPr="003D3C91">
              <w:rPr>
                <w:sz w:val="16"/>
                <w:szCs w:val="16"/>
              </w:rPr>
              <w:t>N/D</w:t>
            </w:r>
          </w:p>
        </w:tc>
        <w:tc>
          <w:tcPr>
            <w:tcW w:w="0" w:type="auto"/>
            <w:vAlign w:val="center"/>
            <w:hideMark/>
          </w:tcPr>
          <w:p w14:paraId="4E141633" w14:textId="77777777" w:rsidR="005F4B1B" w:rsidRPr="003D3C91" w:rsidRDefault="005F4B1B" w:rsidP="00BD2B64">
            <w:pPr>
              <w:jc w:val="center"/>
              <w:rPr>
                <w:sz w:val="16"/>
                <w:szCs w:val="16"/>
              </w:rPr>
            </w:pPr>
            <w:r w:rsidRPr="003D3C91">
              <w:rPr>
                <w:sz w:val="16"/>
                <w:szCs w:val="16"/>
              </w:rPr>
              <w:t>9° lugar nacional (IE: 93.7)</w:t>
            </w:r>
          </w:p>
        </w:tc>
      </w:tr>
      <w:tr w:rsidR="005F4B1B" w:rsidRPr="003D3C91" w14:paraId="4648BE09" w14:textId="77777777" w:rsidTr="00BD2B64">
        <w:tc>
          <w:tcPr>
            <w:tcW w:w="0" w:type="auto"/>
            <w:shd w:val="clear" w:color="auto" w:fill="156082" w:themeFill="accent1"/>
            <w:vAlign w:val="center"/>
            <w:hideMark/>
          </w:tcPr>
          <w:p w14:paraId="07AE7A8D"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Sector Pecuario / Pesquero</w:t>
            </w:r>
          </w:p>
        </w:tc>
        <w:tc>
          <w:tcPr>
            <w:tcW w:w="0" w:type="auto"/>
            <w:shd w:val="clear" w:color="auto" w:fill="156082" w:themeFill="accent1"/>
            <w:vAlign w:val="center"/>
            <w:hideMark/>
          </w:tcPr>
          <w:p w14:paraId="4BA01683"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Volumen / Producción</w:t>
            </w:r>
          </w:p>
        </w:tc>
        <w:tc>
          <w:tcPr>
            <w:tcW w:w="0" w:type="auto"/>
            <w:shd w:val="clear" w:color="auto" w:fill="156082" w:themeFill="accent1"/>
            <w:vAlign w:val="center"/>
            <w:hideMark/>
          </w:tcPr>
          <w:p w14:paraId="578C8EA2" w14:textId="77777777" w:rsidR="005F4B1B" w:rsidRPr="003D3C91" w:rsidRDefault="005F4B1B" w:rsidP="00BD2B64">
            <w:pPr>
              <w:jc w:val="center"/>
              <w:rPr>
                <w:b/>
                <w:bCs/>
                <w:color w:val="FFFFFF" w:themeColor="background1"/>
                <w:sz w:val="16"/>
                <w:szCs w:val="16"/>
              </w:rPr>
            </w:pPr>
            <w:r w:rsidRPr="003D3C91">
              <w:rPr>
                <w:b/>
                <w:bCs/>
                <w:color w:val="FFFFFF" w:themeColor="background1"/>
                <w:sz w:val="16"/>
                <w:szCs w:val="16"/>
              </w:rPr>
              <w:t>Valor Comercial (MDP)</w:t>
            </w:r>
          </w:p>
        </w:tc>
      </w:tr>
      <w:tr w:rsidR="005F4B1B" w:rsidRPr="003D3C91" w14:paraId="1367FE3D" w14:textId="77777777" w:rsidTr="00BD2B64">
        <w:tc>
          <w:tcPr>
            <w:tcW w:w="0" w:type="auto"/>
            <w:vAlign w:val="center"/>
            <w:hideMark/>
          </w:tcPr>
          <w:p w14:paraId="6FAF294C" w14:textId="77777777" w:rsidR="005F4B1B" w:rsidRPr="003D3C91" w:rsidRDefault="005F4B1B" w:rsidP="00BD2B64">
            <w:pPr>
              <w:jc w:val="center"/>
              <w:rPr>
                <w:sz w:val="16"/>
                <w:szCs w:val="16"/>
              </w:rPr>
            </w:pPr>
            <w:r w:rsidRPr="003D3C91">
              <w:rPr>
                <w:sz w:val="16"/>
                <w:szCs w:val="16"/>
              </w:rPr>
              <w:t>Bovino en pie</w:t>
            </w:r>
          </w:p>
        </w:tc>
        <w:tc>
          <w:tcPr>
            <w:tcW w:w="0" w:type="auto"/>
            <w:vAlign w:val="center"/>
            <w:hideMark/>
          </w:tcPr>
          <w:p w14:paraId="2DD03422" w14:textId="77777777" w:rsidR="005F4B1B" w:rsidRPr="003D3C91" w:rsidRDefault="005F4B1B" w:rsidP="00BD2B64">
            <w:pPr>
              <w:jc w:val="center"/>
              <w:rPr>
                <w:sz w:val="16"/>
                <w:szCs w:val="16"/>
              </w:rPr>
            </w:pPr>
            <w:r w:rsidRPr="003D3C91">
              <w:rPr>
                <w:sz w:val="16"/>
                <w:szCs w:val="16"/>
              </w:rPr>
              <w:t>38,452 toneladas</w:t>
            </w:r>
          </w:p>
        </w:tc>
        <w:tc>
          <w:tcPr>
            <w:tcW w:w="0" w:type="auto"/>
            <w:vAlign w:val="center"/>
            <w:hideMark/>
          </w:tcPr>
          <w:p w14:paraId="276CC901" w14:textId="77777777" w:rsidR="005F4B1B" w:rsidRPr="003D3C91" w:rsidRDefault="005F4B1B" w:rsidP="00BD2B64">
            <w:pPr>
              <w:jc w:val="center"/>
              <w:rPr>
                <w:sz w:val="16"/>
                <w:szCs w:val="16"/>
              </w:rPr>
            </w:pPr>
            <w:r w:rsidRPr="003D3C91">
              <w:rPr>
                <w:sz w:val="16"/>
                <w:szCs w:val="16"/>
              </w:rPr>
              <w:t>$1,820 MDP</w:t>
            </w:r>
          </w:p>
        </w:tc>
      </w:tr>
      <w:tr w:rsidR="005F4B1B" w:rsidRPr="003D3C91" w14:paraId="0A6A3CD7" w14:textId="77777777" w:rsidTr="00BD2B64">
        <w:tc>
          <w:tcPr>
            <w:tcW w:w="0" w:type="auto"/>
            <w:vAlign w:val="center"/>
            <w:hideMark/>
          </w:tcPr>
          <w:p w14:paraId="17911998" w14:textId="77777777" w:rsidR="005F4B1B" w:rsidRPr="003D3C91" w:rsidRDefault="005F4B1B" w:rsidP="00BD2B64">
            <w:pPr>
              <w:jc w:val="center"/>
              <w:rPr>
                <w:sz w:val="16"/>
                <w:szCs w:val="16"/>
              </w:rPr>
            </w:pPr>
            <w:r w:rsidRPr="003D3C91">
              <w:rPr>
                <w:sz w:val="16"/>
                <w:szCs w:val="16"/>
              </w:rPr>
              <w:t>Carne de ave</w:t>
            </w:r>
          </w:p>
        </w:tc>
        <w:tc>
          <w:tcPr>
            <w:tcW w:w="0" w:type="auto"/>
            <w:vAlign w:val="center"/>
            <w:hideMark/>
          </w:tcPr>
          <w:p w14:paraId="348F8EDF" w14:textId="77777777" w:rsidR="005F4B1B" w:rsidRPr="003D3C91" w:rsidRDefault="005F4B1B" w:rsidP="00BD2B64">
            <w:pPr>
              <w:jc w:val="center"/>
              <w:rPr>
                <w:sz w:val="16"/>
                <w:szCs w:val="16"/>
              </w:rPr>
            </w:pPr>
            <w:r w:rsidRPr="003D3C91">
              <w:rPr>
                <w:sz w:val="16"/>
                <w:szCs w:val="16"/>
              </w:rPr>
              <w:t>23,086 toneladas</w:t>
            </w:r>
          </w:p>
        </w:tc>
        <w:tc>
          <w:tcPr>
            <w:tcW w:w="0" w:type="auto"/>
            <w:vAlign w:val="center"/>
            <w:hideMark/>
          </w:tcPr>
          <w:p w14:paraId="0268D2C3" w14:textId="77777777" w:rsidR="005F4B1B" w:rsidRPr="003D3C91" w:rsidRDefault="005F4B1B" w:rsidP="00BD2B64">
            <w:pPr>
              <w:jc w:val="center"/>
              <w:rPr>
                <w:sz w:val="16"/>
                <w:szCs w:val="16"/>
              </w:rPr>
            </w:pPr>
            <w:r w:rsidRPr="003D3C91">
              <w:rPr>
                <w:sz w:val="16"/>
                <w:szCs w:val="16"/>
              </w:rPr>
              <w:t>$754 MDP</w:t>
            </w:r>
          </w:p>
        </w:tc>
      </w:tr>
      <w:tr w:rsidR="005F4B1B" w:rsidRPr="003D3C91" w14:paraId="58D6FA1D" w14:textId="77777777" w:rsidTr="00BD2B64">
        <w:tc>
          <w:tcPr>
            <w:tcW w:w="0" w:type="auto"/>
            <w:vAlign w:val="center"/>
            <w:hideMark/>
          </w:tcPr>
          <w:p w14:paraId="28ACA7DA" w14:textId="77777777" w:rsidR="005F4B1B" w:rsidRPr="003D3C91" w:rsidRDefault="005F4B1B" w:rsidP="00BD2B64">
            <w:pPr>
              <w:jc w:val="center"/>
              <w:rPr>
                <w:sz w:val="16"/>
                <w:szCs w:val="16"/>
              </w:rPr>
            </w:pPr>
            <w:r w:rsidRPr="003D3C91">
              <w:rPr>
                <w:sz w:val="16"/>
                <w:szCs w:val="16"/>
              </w:rPr>
              <w:t>Porcino en pie</w:t>
            </w:r>
          </w:p>
        </w:tc>
        <w:tc>
          <w:tcPr>
            <w:tcW w:w="0" w:type="auto"/>
            <w:vAlign w:val="center"/>
            <w:hideMark/>
          </w:tcPr>
          <w:p w14:paraId="02B012F5" w14:textId="77777777" w:rsidR="005F4B1B" w:rsidRPr="003D3C91" w:rsidRDefault="005F4B1B" w:rsidP="00BD2B64">
            <w:pPr>
              <w:jc w:val="center"/>
              <w:rPr>
                <w:sz w:val="16"/>
                <w:szCs w:val="16"/>
              </w:rPr>
            </w:pPr>
            <w:r w:rsidRPr="003D3C91">
              <w:rPr>
                <w:sz w:val="16"/>
                <w:szCs w:val="16"/>
              </w:rPr>
              <w:t>12,150 toneladas</w:t>
            </w:r>
          </w:p>
        </w:tc>
        <w:tc>
          <w:tcPr>
            <w:tcW w:w="0" w:type="auto"/>
            <w:vAlign w:val="center"/>
            <w:hideMark/>
          </w:tcPr>
          <w:p w14:paraId="37D3F125" w14:textId="77777777" w:rsidR="005F4B1B" w:rsidRPr="003D3C91" w:rsidRDefault="005F4B1B" w:rsidP="00BD2B64">
            <w:pPr>
              <w:jc w:val="center"/>
              <w:rPr>
                <w:sz w:val="16"/>
                <w:szCs w:val="16"/>
              </w:rPr>
            </w:pPr>
            <w:r w:rsidRPr="003D3C91">
              <w:rPr>
                <w:sz w:val="16"/>
                <w:szCs w:val="16"/>
              </w:rPr>
              <w:t>$485 MDP</w:t>
            </w:r>
          </w:p>
        </w:tc>
      </w:tr>
      <w:tr w:rsidR="005F4B1B" w:rsidRPr="003D3C91" w14:paraId="37D103C3" w14:textId="77777777" w:rsidTr="00BD2B64">
        <w:tc>
          <w:tcPr>
            <w:tcW w:w="0" w:type="auto"/>
            <w:vAlign w:val="center"/>
            <w:hideMark/>
          </w:tcPr>
          <w:p w14:paraId="4A45FF47" w14:textId="77777777" w:rsidR="005F4B1B" w:rsidRPr="003D3C91" w:rsidRDefault="005F4B1B" w:rsidP="00BD2B64">
            <w:pPr>
              <w:jc w:val="center"/>
              <w:rPr>
                <w:sz w:val="16"/>
                <w:szCs w:val="16"/>
              </w:rPr>
            </w:pPr>
            <w:r w:rsidRPr="003D3C91">
              <w:rPr>
                <w:sz w:val="16"/>
                <w:szCs w:val="16"/>
              </w:rPr>
              <w:t>Captura de Camarón</w:t>
            </w:r>
          </w:p>
        </w:tc>
        <w:tc>
          <w:tcPr>
            <w:tcW w:w="0" w:type="auto"/>
            <w:vAlign w:val="center"/>
            <w:hideMark/>
          </w:tcPr>
          <w:p w14:paraId="7A5F3156" w14:textId="77777777" w:rsidR="005F4B1B" w:rsidRPr="003D3C91" w:rsidRDefault="005F4B1B" w:rsidP="00BD2B64">
            <w:pPr>
              <w:jc w:val="center"/>
              <w:rPr>
                <w:sz w:val="16"/>
                <w:szCs w:val="16"/>
              </w:rPr>
            </w:pPr>
            <w:r w:rsidRPr="003D3C91">
              <w:rPr>
                <w:sz w:val="16"/>
                <w:szCs w:val="16"/>
              </w:rPr>
              <w:t>N/D</w:t>
            </w:r>
          </w:p>
        </w:tc>
        <w:tc>
          <w:tcPr>
            <w:tcW w:w="0" w:type="auto"/>
            <w:vAlign w:val="center"/>
            <w:hideMark/>
          </w:tcPr>
          <w:p w14:paraId="30F4BBAF" w14:textId="77777777" w:rsidR="005F4B1B" w:rsidRPr="003D3C91" w:rsidRDefault="005F4B1B" w:rsidP="00BD2B64">
            <w:pPr>
              <w:jc w:val="center"/>
              <w:rPr>
                <w:sz w:val="16"/>
                <w:szCs w:val="16"/>
              </w:rPr>
            </w:pPr>
            <w:r w:rsidRPr="003D3C91">
              <w:rPr>
                <w:sz w:val="16"/>
                <w:szCs w:val="16"/>
              </w:rPr>
              <w:t>$628 MDP</w:t>
            </w:r>
          </w:p>
        </w:tc>
      </w:tr>
      <w:tr w:rsidR="005F4B1B" w:rsidRPr="003D3C91" w14:paraId="337F11E1" w14:textId="77777777" w:rsidTr="00BD2B64">
        <w:tc>
          <w:tcPr>
            <w:tcW w:w="0" w:type="auto"/>
            <w:vAlign w:val="center"/>
            <w:hideMark/>
          </w:tcPr>
          <w:p w14:paraId="688A2BDA" w14:textId="77777777" w:rsidR="005F4B1B" w:rsidRPr="003D3C91" w:rsidRDefault="005F4B1B" w:rsidP="00BD2B64">
            <w:pPr>
              <w:jc w:val="center"/>
              <w:rPr>
                <w:sz w:val="16"/>
                <w:szCs w:val="16"/>
              </w:rPr>
            </w:pPr>
            <w:r w:rsidRPr="003D3C91">
              <w:rPr>
                <w:sz w:val="16"/>
                <w:szCs w:val="16"/>
              </w:rPr>
              <w:t>Captura de Pulpo</w:t>
            </w:r>
          </w:p>
        </w:tc>
        <w:tc>
          <w:tcPr>
            <w:tcW w:w="0" w:type="auto"/>
            <w:vAlign w:val="center"/>
            <w:hideMark/>
          </w:tcPr>
          <w:p w14:paraId="17C12623" w14:textId="77777777" w:rsidR="005F4B1B" w:rsidRPr="003D3C91" w:rsidRDefault="005F4B1B" w:rsidP="00BD2B64">
            <w:pPr>
              <w:jc w:val="center"/>
              <w:rPr>
                <w:sz w:val="16"/>
                <w:szCs w:val="16"/>
              </w:rPr>
            </w:pPr>
            <w:r w:rsidRPr="003D3C91">
              <w:rPr>
                <w:sz w:val="16"/>
                <w:szCs w:val="16"/>
              </w:rPr>
              <w:t>N/D</w:t>
            </w:r>
          </w:p>
        </w:tc>
        <w:tc>
          <w:tcPr>
            <w:tcW w:w="0" w:type="auto"/>
            <w:vAlign w:val="center"/>
            <w:hideMark/>
          </w:tcPr>
          <w:p w14:paraId="67E0BB51" w14:textId="77777777" w:rsidR="005F4B1B" w:rsidRPr="003D3C91" w:rsidRDefault="005F4B1B" w:rsidP="00BD2B64">
            <w:pPr>
              <w:jc w:val="center"/>
              <w:rPr>
                <w:sz w:val="16"/>
                <w:szCs w:val="16"/>
              </w:rPr>
            </w:pPr>
            <w:r w:rsidRPr="003D3C91">
              <w:rPr>
                <w:sz w:val="16"/>
                <w:szCs w:val="16"/>
              </w:rPr>
              <w:t>$312 MDP</w:t>
            </w:r>
          </w:p>
        </w:tc>
      </w:tr>
    </w:tbl>
    <w:p w14:paraId="2CDDBD74" w14:textId="77777777" w:rsidR="005F4B1B" w:rsidRPr="003D3C91" w:rsidRDefault="005F4B1B" w:rsidP="005F4B1B">
      <w:pPr>
        <w:rPr>
          <w:i/>
          <w:iCs/>
          <w:color w:val="404040" w:themeColor="text1" w:themeTint="BF"/>
          <w:sz w:val="16"/>
        </w:rPr>
      </w:pPr>
      <w:r w:rsidRPr="002E387E">
        <w:rPr>
          <w:rStyle w:val="nfasissutil"/>
        </w:rPr>
        <w:t>Fuente: Elaboración propia</w:t>
      </w:r>
    </w:p>
    <w:p w14:paraId="51B9E760" w14:textId="77777777" w:rsidR="005F4B1B" w:rsidRPr="00D41F7A" w:rsidRDefault="005F4B1B" w:rsidP="005F4B1B">
      <w:pPr>
        <w:pStyle w:val="Ttulo9"/>
      </w:pPr>
      <w:r w:rsidRPr="00D41F7A">
        <w:t>Actividades secundarias</w:t>
      </w:r>
    </w:p>
    <w:p w14:paraId="63EE3EB7" w14:textId="77777777" w:rsidR="005F4B1B" w:rsidRPr="00D41F7A" w:rsidRDefault="005F4B1B" w:rsidP="005F4B1B">
      <w:pPr>
        <w:spacing w:after="0"/>
      </w:pPr>
      <w:r w:rsidRPr="003D3C91">
        <w:rPr>
          <w:b/>
          <w:bCs/>
        </w:rPr>
        <w:t>Descripción:</w:t>
      </w:r>
      <w:r>
        <w:t xml:space="preserve"> </w:t>
      </w:r>
      <w:r w:rsidRPr="00D41F7A">
        <w:t>En este tema las variables corresponden al valor de la producción industrial, la concentración de unidades económicas manufactureras, el volumen de extracción de hidrocarburos por activo</w:t>
      </w:r>
      <w:r>
        <w:t>,</w:t>
      </w:r>
      <w:r w:rsidRPr="00D41F7A">
        <w:t xml:space="preserve"> la infraestructura logística de almacenamiento y </w:t>
      </w:r>
      <w:r>
        <w:t>refinamiento del</w:t>
      </w:r>
      <w:r w:rsidRPr="00D41F7A">
        <w:t xml:space="preserve"> estado de Campeche.</w:t>
      </w:r>
    </w:p>
    <w:p w14:paraId="45E8E173" w14:textId="77777777" w:rsidR="005F4B1B" w:rsidRPr="00D41F7A" w:rsidRDefault="005F4B1B" w:rsidP="005F4B1B">
      <w:pPr>
        <w:spacing w:after="0"/>
      </w:pPr>
      <w:r w:rsidRPr="003D3C91">
        <w:rPr>
          <w:b/>
          <w:bCs/>
        </w:rPr>
        <w:t>Variables:</w:t>
      </w:r>
      <w:r>
        <w:t xml:space="preserve"> </w:t>
      </w:r>
      <w:r w:rsidRPr="00D41F7A">
        <w:t>Índice de especialización industrial</w:t>
      </w:r>
      <w:r>
        <w:t xml:space="preserve">, </w:t>
      </w:r>
      <w:r w:rsidRPr="00D41F7A">
        <w:t>Producción bruta de minería extractiva y manufacturera</w:t>
      </w:r>
      <w:r>
        <w:t xml:space="preserve">, </w:t>
      </w:r>
      <w:r w:rsidRPr="00D41F7A">
        <w:t>Volumen de producción de petróleo crudo y gas natural</w:t>
      </w:r>
      <w:r>
        <w:t xml:space="preserve"> e </w:t>
      </w:r>
      <w:r w:rsidRPr="00D41F7A">
        <w:t>Infraestructura petrolera y ductos.</w:t>
      </w:r>
    </w:p>
    <w:p w14:paraId="121DD2FE" w14:textId="77777777" w:rsidR="005F4B1B" w:rsidRPr="003D3C91" w:rsidRDefault="005F4B1B" w:rsidP="005F4B1B">
      <w:pPr>
        <w:spacing w:after="0"/>
        <w:rPr>
          <w:b/>
          <w:bCs/>
        </w:rPr>
      </w:pPr>
      <w:r w:rsidRPr="003D3C91">
        <w:rPr>
          <w:b/>
          <w:bCs/>
        </w:rPr>
        <w:lastRenderedPageBreak/>
        <w:t>Capas utilizadas:</w:t>
      </w:r>
      <w:r>
        <w:rPr>
          <w:b/>
          <w:bCs/>
        </w:rPr>
        <w:t xml:space="preserve"> </w:t>
      </w:r>
      <w:r w:rsidRPr="00D41F7A">
        <w:t>C04_Ductos_CNH_2023, C04_Instalaciones_CNH_2023, C04_PozosZonaCuencasSE_CNH_2023, C04_TerminalAlmacenamiento_CNH_2023.</w:t>
      </w:r>
    </w:p>
    <w:p w14:paraId="1D34286D" w14:textId="77777777" w:rsidR="005F4B1B" w:rsidRPr="00FC31EC" w:rsidRDefault="005F4B1B" w:rsidP="005F4B1B">
      <w:pPr>
        <w:spacing w:after="0"/>
        <w:rPr>
          <w:b/>
          <w:bCs/>
        </w:rPr>
      </w:pPr>
      <w:r w:rsidRPr="00FC31EC">
        <w:rPr>
          <w:b/>
          <w:bCs/>
        </w:rPr>
        <w:t>Descripción analítica:</w:t>
      </w:r>
    </w:p>
    <w:p w14:paraId="74FFA261" w14:textId="77777777" w:rsidR="005F4B1B" w:rsidRPr="00D41F7A" w:rsidRDefault="005F4B1B">
      <w:pPr>
        <w:pStyle w:val="Prrafodelista"/>
        <w:numPr>
          <w:ilvl w:val="0"/>
          <w:numId w:val="57"/>
        </w:numPr>
        <w:spacing w:after="0"/>
      </w:pPr>
      <w:r w:rsidRPr="00FC31EC">
        <w:rPr>
          <w:b/>
          <w:bCs/>
        </w:rPr>
        <w:t>Producción de Hidrocarburos</w:t>
      </w:r>
      <w:r w:rsidRPr="00D41F7A">
        <w:t xml:space="preserve"> (Tabla 102 y 103): La minería petrolera aporta más del 80% del PIB estatal. Producción media de petróleo crudo: 1,485 miles de barriles diarios (mbd) repartidos en los activos Cantarell (160 mbd), Ku-Maloob-Zaap (720 mbd) y Abkatún-Pol-Chuc (210 mbd).</w:t>
      </w:r>
    </w:p>
    <w:p w14:paraId="0E0559B4" w14:textId="77777777" w:rsidR="005F4B1B" w:rsidRPr="00D41F7A" w:rsidRDefault="005F4B1B">
      <w:pPr>
        <w:pStyle w:val="Prrafodelista"/>
        <w:numPr>
          <w:ilvl w:val="0"/>
          <w:numId w:val="57"/>
        </w:numPr>
        <w:spacing w:after="0"/>
      </w:pPr>
      <w:r w:rsidRPr="00FC31EC">
        <w:rPr>
          <w:b/>
          <w:bCs/>
        </w:rPr>
        <w:t>Índice de Especialización Industrial</w:t>
      </w:r>
      <w:r w:rsidRPr="00D41F7A">
        <w:t xml:space="preserve"> (Tabla 101): Extracción de petróleo y gas natural (IE: 21.7 en producción bruta; 48.9 en personal ocupado). Fabricación de prendas de vestir (IE: 3.4 en Calkiní y Hopelchén).</w:t>
      </w:r>
    </w:p>
    <w:p w14:paraId="7E4F089B" w14:textId="77777777" w:rsidR="005F4B1B" w:rsidRPr="00D41F7A" w:rsidRDefault="005F4B1B">
      <w:pPr>
        <w:pStyle w:val="Prrafodelista"/>
        <w:numPr>
          <w:ilvl w:val="0"/>
          <w:numId w:val="57"/>
        </w:numPr>
        <w:spacing w:after="0"/>
      </w:pPr>
      <w:r w:rsidRPr="00FC31EC">
        <w:rPr>
          <w:b/>
          <w:bCs/>
        </w:rPr>
        <w:t>Ductos e Instalaciones:</w:t>
      </w:r>
      <w:r w:rsidRPr="00D41F7A">
        <w:t xml:space="preserve"> Red de más de 1,200 km de ductos marinos y terrestres que conectan la Sonda de Campeche con las terminales de almacenamiento en Atasta y Cayo Arcas.</w:t>
      </w:r>
    </w:p>
    <w:p w14:paraId="390A27AF" w14:textId="77777777" w:rsidR="005F4B1B" w:rsidRPr="00FC31EC" w:rsidRDefault="005F4B1B" w:rsidP="005F4B1B">
      <w:pPr>
        <w:rPr>
          <w:b/>
          <w:bCs/>
        </w:rPr>
      </w:pPr>
      <w:r w:rsidRPr="00FC31EC">
        <w:rPr>
          <w:b/>
          <w:bCs/>
        </w:rPr>
        <w:t>Descripción narrativa:</w:t>
      </w:r>
      <w:r>
        <w:rPr>
          <w:b/>
          <w:bCs/>
        </w:rPr>
        <w:t xml:space="preserve"> </w:t>
      </w:r>
      <w:r w:rsidRPr="00D41F7A">
        <w:t>El sector secundario de Campeche está hiper-concentrado en la minería extractiva de petróleo y gas natural en la Sonda de Campeche. Esta actividad genera la inmensa mayoría del ingreso estatal, pero su naturaleza intensiva en capital genera pocos empleos directos para la población local. La industria manufacturera no petrolera es sumamente incipiente y está representada por maquiladoras textiles en el norte (Calkiní y Hopelchén) y agroindustrias alimentarias dispersas, evidenciando la falta de parques industriales consolidados que le den valor agregado a la producción primaria local.</w:t>
      </w:r>
    </w:p>
    <w:p w14:paraId="55A12456"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49</w:t>
      </w:r>
      <w:r>
        <w:rPr>
          <w:noProof/>
        </w:rPr>
        <w:fldChar w:fldCharType="end"/>
      </w:r>
      <w:r>
        <w:t xml:space="preserve"> Ficha técnica de las Actividades secundarias</w:t>
      </w:r>
    </w:p>
    <w:tbl>
      <w:tblPr>
        <w:tblStyle w:val="Tablaconcuadrcula"/>
        <w:tblW w:w="0" w:type="auto"/>
        <w:tblLook w:val="04A0" w:firstRow="1" w:lastRow="0" w:firstColumn="1" w:lastColumn="0" w:noHBand="0" w:noVBand="1"/>
      </w:tblPr>
      <w:tblGrid>
        <w:gridCol w:w="2763"/>
        <w:gridCol w:w="2183"/>
        <w:gridCol w:w="3882"/>
      </w:tblGrid>
      <w:tr w:rsidR="005F4B1B" w:rsidRPr="00D41F7A" w14:paraId="57E0DE26" w14:textId="77777777" w:rsidTr="00BD2B64">
        <w:tc>
          <w:tcPr>
            <w:tcW w:w="0" w:type="auto"/>
            <w:gridSpan w:val="3"/>
            <w:shd w:val="clear" w:color="auto" w:fill="156082" w:themeFill="accent1"/>
            <w:vAlign w:val="center"/>
            <w:hideMark/>
          </w:tcPr>
          <w:p w14:paraId="21FBE730"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Actividades secundarias</w:t>
            </w:r>
          </w:p>
        </w:tc>
      </w:tr>
      <w:tr w:rsidR="005F4B1B" w:rsidRPr="00D41F7A" w14:paraId="58B024D3" w14:textId="77777777" w:rsidTr="00BD2B64">
        <w:tc>
          <w:tcPr>
            <w:tcW w:w="0" w:type="auto"/>
            <w:gridSpan w:val="3"/>
            <w:shd w:val="clear" w:color="auto" w:fill="156082" w:themeFill="accent1"/>
            <w:vAlign w:val="center"/>
            <w:hideMark/>
          </w:tcPr>
          <w:p w14:paraId="68B73D1B"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Descriptivo</w:t>
            </w:r>
          </w:p>
        </w:tc>
      </w:tr>
      <w:tr w:rsidR="005F4B1B" w:rsidRPr="00D41F7A" w14:paraId="3FB0F351" w14:textId="77777777" w:rsidTr="00BD2B64">
        <w:tc>
          <w:tcPr>
            <w:tcW w:w="0" w:type="auto"/>
            <w:shd w:val="clear" w:color="auto" w:fill="156082" w:themeFill="accent1"/>
            <w:vAlign w:val="center"/>
            <w:hideMark/>
          </w:tcPr>
          <w:p w14:paraId="7881A1B1"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Definición</w:t>
            </w:r>
          </w:p>
        </w:tc>
        <w:tc>
          <w:tcPr>
            <w:tcW w:w="0" w:type="auto"/>
            <w:shd w:val="clear" w:color="auto" w:fill="156082" w:themeFill="accent1"/>
            <w:vAlign w:val="center"/>
            <w:hideMark/>
          </w:tcPr>
          <w:p w14:paraId="20250AD9"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Variables</w:t>
            </w:r>
          </w:p>
        </w:tc>
        <w:tc>
          <w:tcPr>
            <w:tcW w:w="0" w:type="auto"/>
            <w:shd w:val="clear" w:color="auto" w:fill="156082" w:themeFill="accent1"/>
            <w:vAlign w:val="center"/>
            <w:hideMark/>
          </w:tcPr>
          <w:p w14:paraId="481DF0F0"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Capas utilizadas</w:t>
            </w:r>
          </w:p>
        </w:tc>
      </w:tr>
      <w:tr w:rsidR="005F4B1B" w:rsidRPr="00D41F7A" w14:paraId="66A618E3" w14:textId="77777777" w:rsidTr="00BD2B64">
        <w:tc>
          <w:tcPr>
            <w:tcW w:w="0" w:type="auto"/>
            <w:vAlign w:val="center"/>
            <w:hideMark/>
          </w:tcPr>
          <w:p w14:paraId="027332E3" w14:textId="77777777" w:rsidR="005F4B1B" w:rsidRPr="00FC31EC" w:rsidRDefault="005F4B1B" w:rsidP="00BD2B64">
            <w:pPr>
              <w:jc w:val="center"/>
              <w:rPr>
                <w:sz w:val="16"/>
                <w:szCs w:val="16"/>
              </w:rPr>
            </w:pPr>
            <w:r w:rsidRPr="00FC31EC">
              <w:rPr>
                <w:sz w:val="16"/>
                <w:szCs w:val="16"/>
              </w:rPr>
              <w:t>En este tema las variables corresponden a la producción industrial, extracción petrolera y distribución de unidades manufactureras en Campeche.</w:t>
            </w:r>
          </w:p>
        </w:tc>
        <w:tc>
          <w:tcPr>
            <w:tcW w:w="0" w:type="auto"/>
            <w:vAlign w:val="center"/>
            <w:hideMark/>
          </w:tcPr>
          <w:p w14:paraId="1873D462" w14:textId="77777777" w:rsidR="005F4B1B" w:rsidRPr="00FC31EC" w:rsidRDefault="005F4B1B" w:rsidP="00BD2B64">
            <w:pPr>
              <w:jc w:val="center"/>
              <w:rPr>
                <w:sz w:val="16"/>
                <w:szCs w:val="16"/>
              </w:rPr>
            </w:pPr>
            <w:r w:rsidRPr="00FC31EC">
              <w:rPr>
                <w:sz w:val="16"/>
                <w:szCs w:val="16"/>
              </w:rPr>
              <w:t>Producción bruta industrial, Volumen de extracción de petróleo/gas, Infraestructura petrolera.</w:t>
            </w:r>
          </w:p>
        </w:tc>
        <w:tc>
          <w:tcPr>
            <w:tcW w:w="0" w:type="auto"/>
            <w:vAlign w:val="center"/>
            <w:hideMark/>
          </w:tcPr>
          <w:p w14:paraId="2EA763A2" w14:textId="77777777" w:rsidR="005F4B1B" w:rsidRPr="00FC31EC" w:rsidRDefault="005F4B1B" w:rsidP="00BD2B64">
            <w:pPr>
              <w:jc w:val="center"/>
              <w:rPr>
                <w:sz w:val="16"/>
                <w:szCs w:val="16"/>
              </w:rPr>
            </w:pPr>
            <w:r w:rsidRPr="00FC31EC">
              <w:rPr>
                <w:sz w:val="16"/>
                <w:szCs w:val="16"/>
              </w:rPr>
              <w:t>C04_Ductos_CNH_2023, C04_Instalaciones_CNH_2023, C04_PozosZonaCuencasSE_CNH_2023.</w:t>
            </w:r>
          </w:p>
        </w:tc>
      </w:tr>
      <w:tr w:rsidR="005F4B1B" w:rsidRPr="00D41F7A" w14:paraId="1430721A" w14:textId="77777777" w:rsidTr="00BD2B64">
        <w:tc>
          <w:tcPr>
            <w:tcW w:w="0" w:type="auto"/>
            <w:gridSpan w:val="3"/>
            <w:shd w:val="clear" w:color="auto" w:fill="156082" w:themeFill="accent1"/>
            <w:vAlign w:val="center"/>
            <w:hideMark/>
          </w:tcPr>
          <w:p w14:paraId="0D15B0E8"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Analítico</w:t>
            </w:r>
          </w:p>
        </w:tc>
      </w:tr>
      <w:tr w:rsidR="005F4B1B" w:rsidRPr="00D41F7A" w14:paraId="318C2B01" w14:textId="77777777" w:rsidTr="00BD2B64">
        <w:tc>
          <w:tcPr>
            <w:tcW w:w="0" w:type="auto"/>
            <w:shd w:val="clear" w:color="auto" w:fill="156082" w:themeFill="accent1"/>
            <w:vAlign w:val="center"/>
            <w:hideMark/>
          </w:tcPr>
          <w:p w14:paraId="2195FD4E"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Activo / Sector Industrial</w:t>
            </w:r>
          </w:p>
        </w:tc>
        <w:tc>
          <w:tcPr>
            <w:tcW w:w="0" w:type="auto"/>
            <w:shd w:val="clear" w:color="auto" w:fill="156082" w:themeFill="accent1"/>
            <w:vAlign w:val="center"/>
            <w:hideMark/>
          </w:tcPr>
          <w:p w14:paraId="1223531C"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Volumen / Producción</w:t>
            </w:r>
          </w:p>
        </w:tc>
        <w:tc>
          <w:tcPr>
            <w:tcW w:w="0" w:type="auto"/>
            <w:shd w:val="clear" w:color="auto" w:fill="156082" w:themeFill="accent1"/>
            <w:vAlign w:val="center"/>
            <w:hideMark/>
          </w:tcPr>
          <w:p w14:paraId="70380E5E"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Índice de Especialización (IE)</w:t>
            </w:r>
          </w:p>
        </w:tc>
      </w:tr>
      <w:tr w:rsidR="005F4B1B" w:rsidRPr="00D41F7A" w14:paraId="2DD9E5BD" w14:textId="77777777" w:rsidTr="00BD2B64">
        <w:tc>
          <w:tcPr>
            <w:tcW w:w="0" w:type="auto"/>
            <w:vAlign w:val="center"/>
            <w:hideMark/>
          </w:tcPr>
          <w:p w14:paraId="695A8CC5" w14:textId="77777777" w:rsidR="005F4B1B" w:rsidRPr="00FC31EC" w:rsidRDefault="005F4B1B" w:rsidP="00BD2B64">
            <w:pPr>
              <w:jc w:val="center"/>
              <w:rPr>
                <w:sz w:val="16"/>
                <w:szCs w:val="16"/>
              </w:rPr>
            </w:pPr>
            <w:r w:rsidRPr="00FC31EC">
              <w:rPr>
                <w:sz w:val="16"/>
                <w:szCs w:val="16"/>
              </w:rPr>
              <w:t>Activo Ku-Maloob-Zaap</w:t>
            </w:r>
          </w:p>
        </w:tc>
        <w:tc>
          <w:tcPr>
            <w:tcW w:w="0" w:type="auto"/>
            <w:vAlign w:val="center"/>
            <w:hideMark/>
          </w:tcPr>
          <w:p w14:paraId="51D73F60" w14:textId="77777777" w:rsidR="005F4B1B" w:rsidRPr="00FC31EC" w:rsidRDefault="005F4B1B" w:rsidP="00BD2B64">
            <w:pPr>
              <w:jc w:val="center"/>
              <w:rPr>
                <w:sz w:val="16"/>
                <w:szCs w:val="16"/>
              </w:rPr>
            </w:pPr>
            <w:r w:rsidRPr="00FC31EC">
              <w:rPr>
                <w:sz w:val="16"/>
                <w:szCs w:val="16"/>
              </w:rPr>
              <w:t>720 mbd (miles de barriles/día)</w:t>
            </w:r>
          </w:p>
        </w:tc>
        <w:tc>
          <w:tcPr>
            <w:tcW w:w="0" w:type="auto"/>
            <w:vAlign w:val="center"/>
            <w:hideMark/>
          </w:tcPr>
          <w:p w14:paraId="49A72F99" w14:textId="77777777" w:rsidR="005F4B1B" w:rsidRPr="00FC31EC" w:rsidRDefault="005F4B1B" w:rsidP="00BD2B64">
            <w:pPr>
              <w:jc w:val="center"/>
              <w:rPr>
                <w:sz w:val="16"/>
                <w:szCs w:val="16"/>
              </w:rPr>
            </w:pPr>
            <w:r w:rsidRPr="00FC31EC">
              <w:rPr>
                <w:sz w:val="16"/>
                <w:szCs w:val="16"/>
              </w:rPr>
              <w:t>N/D</w:t>
            </w:r>
          </w:p>
        </w:tc>
      </w:tr>
      <w:tr w:rsidR="005F4B1B" w:rsidRPr="00D41F7A" w14:paraId="42701D97" w14:textId="77777777" w:rsidTr="00BD2B64">
        <w:tc>
          <w:tcPr>
            <w:tcW w:w="0" w:type="auto"/>
            <w:vAlign w:val="center"/>
            <w:hideMark/>
          </w:tcPr>
          <w:p w14:paraId="1B4F3F61" w14:textId="77777777" w:rsidR="005F4B1B" w:rsidRPr="00FC31EC" w:rsidRDefault="005F4B1B" w:rsidP="00BD2B64">
            <w:pPr>
              <w:jc w:val="center"/>
              <w:rPr>
                <w:sz w:val="16"/>
                <w:szCs w:val="16"/>
              </w:rPr>
            </w:pPr>
            <w:r w:rsidRPr="00FC31EC">
              <w:rPr>
                <w:sz w:val="16"/>
                <w:szCs w:val="16"/>
              </w:rPr>
              <w:t>Activo Abkatún-Pol-Chuc</w:t>
            </w:r>
          </w:p>
        </w:tc>
        <w:tc>
          <w:tcPr>
            <w:tcW w:w="0" w:type="auto"/>
            <w:vAlign w:val="center"/>
            <w:hideMark/>
          </w:tcPr>
          <w:p w14:paraId="4A3F3D29" w14:textId="77777777" w:rsidR="005F4B1B" w:rsidRPr="00FC31EC" w:rsidRDefault="005F4B1B" w:rsidP="00BD2B64">
            <w:pPr>
              <w:jc w:val="center"/>
              <w:rPr>
                <w:sz w:val="16"/>
                <w:szCs w:val="16"/>
              </w:rPr>
            </w:pPr>
            <w:r w:rsidRPr="00FC31EC">
              <w:rPr>
                <w:sz w:val="16"/>
                <w:szCs w:val="16"/>
              </w:rPr>
              <w:t>210 mbd</w:t>
            </w:r>
          </w:p>
        </w:tc>
        <w:tc>
          <w:tcPr>
            <w:tcW w:w="0" w:type="auto"/>
            <w:vAlign w:val="center"/>
            <w:hideMark/>
          </w:tcPr>
          <w:p w14:paraId="771A2E53" w14:textId="77777777" w:rsidR="005F4B1B" w:rsidRPr="00FC31EC" w:rsidRDefault="005F4B1B" w:rsidP="00BD2B64">
            <w:pPr>
              <w:jc w:val="center"/>
              <w:rPr>
                <w:sz w:val="16"/>
                <w:szCs w:val="16"/>
              </w:rPr>
            </w:pPr>
            <w:r w:rsidRPr="00FC31EC">
              <w:rPr>
                <w:sz w:val="16"/>
                <w:szCs w:val="16"/>
              </w:rPr>
              <w:t>N/D</w:t>
            </w:r>
          </w:p>
        </w:tc>
      </w:tr>
      <w:tr w:rsidR="005F4B1B" w:rsidRPr="00D41F7A" w14:paraId="7D486E38" w14:textId="77777777" w:rsidTr="00BD2B64">
        <w:tc>
          <w:tcPr>
            <w:tcW w:w="0" w:type="auto"/>
            <w:vAlign w:val="center"/>
            <w:hideMark/>
          </w:tcPr>
          <w:p w14:paraId="622BF202" w14:textId="77777777" w:rsidR="005F4B1B" w:rsidRPr="00FC31EC" w:rsidRDefault="005F4B1B" w:rsidP="00BD2B64">
            <w:pPr>
              <w:jc w:val="center"/>
              <w:rPr>
                <w:sz w:val="16"/>
                <w:szCs w:val="16"/>
              </w:rPr>
            </w:pPr>
            <w:r w:rsidRPr="00FC31EC">
              <w:rPr>
                <w:sz w:val="16"/>
                <w:szCs w:val="16"/>
              </w:rPr>
              <w:t>Activo Cantarell</w:t>
            </w:r>
          </w:p>
        </w:tc>
        <w:tc>
          <w:tcPr>
            <w:tcW w:w="0" w:type="auto"/>
            <w:vAlign w:val="center"/>
            <w:hideMark/>
          </w:tcPr>
          <w:p w14:paraId="4AF033DB" w14:textId="77777777" w:rsidR="005F4B1B" w:rsidRPr="00FC31EC" w:rsidRDefault="005F4B1B" w:rsidP="00BD2B64">
            <w:pPr>
              <w:jc w:val="center"/>
              <w:rPr>
                <w:sz w:val="16"/>
                <w:szCs w:val="16"/>
              </w:rPr>
            </w:pPr>
            <w:r w:rsidRPr="00FC31EC">
              <w:rPr>
                <w:sz w:val="16"/>
                <w:szCs w:val="16"/>
              </w:rPr>
              <w:t>160 mbd</w:t>
            </w:r>
          </w:p>
        </w:tc>
        <w:tc>
          <w:tcPr>
            <w:tcW w:w="0" w:type="auto"/>
            <w:vAlign w:val="center"/>
            <w:hideMark/>
          </w:tcPr>
          <w:p w14:paraId="7C023F6F" w14:textId="77777777" w:rsidR="005F4B1B" w:rsidRPr="00FC31EC" w:rsidRDefault="005F4B1B" w:rsidP="00BD2B64">
            <w:pPr>
              <w:jc w:val="center"/>
              <w:rPr>
                <w:sz w:val="16"/>
                <w:szCs w:val="16"/>
              </w:rPr>
            </w:pPr>
            <w:r w:rsidRPr="00FC31EC">
              <w:rPr>
                <w:sz w:val="16"/>
                <w:szCs w:val="16"/>
              </w:rPr>
              <w:t>N/D</w:t>
            </w:r>
          </w:p>
        </w:tc>
      </w:tr>
      <w:tr w:rsidR="005F4B1B" w:rsidRPr="00D41F7A" w14:paraId="1383690C" w14:textId="77777777" w:rsidTr="00BD2B64">
        <w:tc>
          <w:tcPr>
            <w:tcW w:w="0" w:type="auto"/>
            <w:vAlign w:val="center"/>
            <w:hideMark/>
          </w:tcPr>
          <w:p w14:paraId="5EB965EF" w14:textId="77777777" w:rsidR="005F4B1B" w:rsidRPr="00FC31EC" w:rsidRDefault="005F4B1B" w:rsidP="00BD2B64">
            <w:pPr>
              <w:jc w:val="center"/>
              <w:rPr>
                <w:sz w:val="16"/>
                <w:szCs w:val="16"/>
              </w:rPr>
            </w:pPr>
            <w:r w:rsidRPr="00FC31EC">
              <w:rPr>
                <w:sz w:val="16"/>
                <w:szCs w:val="16"/>
              </w:rPr>
              <w:t>Extracción de Petróleo y Gas</w:t>
            </w:r>
          </w:p>
        </w:tc>
        <w:tc>
          <w:tcPr>
            <w:tcW w:w="0" w:type="auto"/>
            <w:vAlign w:val="center"/>
            <w:hideMark/>
          </w:tcPr>
          <w:p w14:paraId="09886AF4" w14:textId="77777777" w:rsidR="005F4B1B" w:rsidRPr="00FC31EC" w:rsidRDefault="005F4B1B" w:rsidP="00BD2B64">
            <w:pPr>
              <w:jc w:val="center"/>
              <w:rPr>
                <w:sz w:val="16"/>
                <w:szCs w:val="16"/>
              </w:rPr>
            </w:pPr>
            <w:r w:rsidRPr="00FC31EC">
              <w:rPr>
                <w:sz w:val="16"/>
                <w:szCs w:val="16"/>
              </w:rPr>
              <w:t>&gt; 80% del PIB Estatal</w:t>
            </w:r>
          </w:p>
        </w:tc>
        <w:tc>
          <w:tcPr>
            <w:tcW w:w="0" w:type="auto"/>
            <w:vAlign w:val="center"/>
            <w:hideMark/>
          </w:tcPr>
          <w:p w14:paraId="517BC00C" w14:textId="77777777" w:rsidR="005F4B1B" w:rsidRPr="00FC31EC" w:rsidRDefault="005F4B1B" w:rsidP="00BD2B64">
            <w:pPr>
              <w:jc w:val="center"/>
              <w:rPr>
                <w:sz w:val="16"/>
                <w:szCs w:val="16"/>
              </w:rPr>
            </w:pPr>
            <w:r w:rsidRPr="00FC31EC">
              <w:rPr>
                <w:sz w:val="16"/>
                <w:szCs w:val="16"/>
              </w:rPr>
              <w:t>IE: 48.9 (Personal) / 21.7 (Producción)</w:t>
            </w:r>
          </w:p>
        </w:tc>
      </w:tr>
      <w:tr w:rsidR="005F4B1B" w:rsidRPr="00D41F7A" w14:paraId="10793B5C" w14:textId="77777777" w:rsidTr="00BD2B64">
        <w:tc>
          <w:tcPr>
            <w:tcW w:w="0" w:type="auto"/>
            <w:vAlign w:val="center"/>
            <w:hideMark/>
          </w:tcPr>
          <w:p w14:paraId="3361BF49" w14:textId="77777777" w:rsidR="005F4B1B" w:rsidRPr="00FC31EC" w:rsidRDefault="005F4B1B" w:rsidP="00BD2B64">
            <w:pPr>
              <w:jc w:val="center"/>
              <w:rPr>
                <w:sz w:val="16"/>
                <w:szCs w:val="16"/>
              </w:rPr>
            </w:pPr>
            <w:r w:rsidRPr="00FC31EC">
              <w:rPr>
                <w:sz w:val="16"/>
                <w:szCs w:val="16"/>
              </w:rPr>
              <w:t>Confección / Textil (Calkiní)</w:t>
            </w:r>
          </w:p>
        </w:tc>
        <w:tc>
          <w:tcPr>
            <w:tcW w:w="0" w:type="auto"/>
            <w:vAlign w:val="center"/>
            <w:hideMark/>
          </w:tcPr>
          <w:p w14:paraId="47F429C3" w14:textId="77777777" w:rsidR="005F4B1B" w:rsidRPr="00FC31EC" w:rsidRDefault="005F4B1B" w:rsidP="00BD2B64">
            <w:pPr>
              <w:jc w:val="center"/>
              <w:rPr>
                <w:sz w:val="16"/>
                <w:szCs w:val="16"/>
              </w:rPr>
            </w:pPr>
            <w:r w:rsidRPr="00FC31EC">
              <w:rPr>
                <w:sz w:val="16"/>
                <w:szCs w:val="16"/>
              </w:rPr>
              <w:t>N/D</w:t>
            </w:r>
          </w:p>
        </w:tc>
        <w:tc>
          <w:tcPr>
            <w:tcW w:w="0" w:type="auto"/>
            <w:vAlign w:val="center"/>
            <w:hideMark/>
          </w:tcPr>
          <w:p w14:paraId="7CF2FA4C" w14:textId="77777777" w:rsidR="005F4B1B" w:rsidRPr="00FC31EC" w:rsidRDefault="005F4B1B" w:rsidP="00BD2B64">
            <w:pPr>
              <w:jc w:val="center"/>
              <w:rPr>
                <w:sz w:val="16"/>
                <w:szCs w:val="16"/>
              </w:rPr>
            </w:pPr>
            <w:r w:rsidRPr="00FC31EC">
              <w:rPr>
                <w:sz w:val="16"/>
                <w:szCs w:val="16"/>
              </w:rPr>
              <w:t>IE: 3.4 (Local)</w:t>
            </w:r>
          </w:p>
        </w:tc>
      </w:tr>
    </w:tbl>
    <w:p w14:paraId="15E6F4BE" w14:textId="77777777" w:rsidR="005F4B1B" w:rsidRPr="00FC31EC" w:rsidRDefault="005F4B1B" w:rsidP="005F4B1B">
      <w:pPr>
        <w:rPr>
          <w:i/>
          <w:iCs/>
          <w:color w:val="404040" w:themeColor="text1" w:themeTint="BF"/>
          <w:sz w:val="16"/>
        </w:rPr>
      </w:pPr>
      <w:r w:rsidRPr="002E387E">
        <w:rPr>
          <w:rStyle w:val="nfasissutil"/>
        </w:rPr>
        <w:t>Fuente: Elaboración propia</w:t>
      </w:r>
    </w:p>
    <w:p w14:paraId="5847D8F7" w14:textId="77777777" w:rsidR="005F4B1B" w:rsidRPr="00D41F7A" w:rsidRDefault="005F4B1B" w:rsidP="005F4B1B">
      <w:pPr>
        <w:pStyle w:val="Ttulo9"/>
      </w:pPr>
      <w:r w:rsidRPr="00D41F7A">
        <w:t>Actividades terciarias</w:t>
      </w:r>
    </w:p>
    <w:p w14:paraId="575B618F" w14:textId="77777777" w:rsidR="005F4B1B" w:rsidRPr="00D41F7A" w:rsidRDefault="005F4B1B" w:rsidP="005F4B1B">
      <w:pPr>
        <w:spacing w:after="0"/>
      </w:pPr>
      <w:r w:rsidRPr="00FC31EC">
        <w:rPr>
          <w:b/>
          <w:bCs/>
        </w:rPr>
        <w:t>Descripción:</w:t>
      </w:r>
      <w:r>
        <w:t xml:space="preserve"> </w:t>
      </w:r>
      <w:r w:rsidRPr="00D41F7A">
        <w:t>En este tema las variables corresponden al valor agregado del sector comercio y servicios, el nivel de empleo formal e informal, y la densidad de unidades económicas por municipio.</w:t>
      </w:r>
    </w:p>
    <w:p w14:paraId="67BA7F04" w14:textId="77777777" w:rsidR="005F4B1B" w:rsidRPr="00D41F7A" w:rsidRDefault="005F4B1B" w:rsidP="005F4B1B">
      <w:pPr>
        <w:spacing w:after="0"/>
      </w:pPr>
      <w:r w:rsidRPr="00FC31EC">
        <w:rPr>
          <w:b/>
          <w:bCs/>
        </w:rPr>
        <w:t>Variables:</w:t>
      </w:r>
      <w:r w:rsidRPr="00D41F7A">
        <w:t xml:space="preserve"> Población Económicamente Activa (PEA) por sector, Unidades económicas terciarias (DENUE), Grado de encadenamiento productivo, Nivel de empleo informal.</w:t>
      </w:r>
    </w:p>
    <w:p w14:paraId="78A7B502" w14:textId="77777777" w:rsidR="005F4B1B" w:rsidRPr="00D41F7A" w:rsidRDefault="005F4B1B" w:rsidP="005F4B1B">
      <w:pPr>
        <w:spacing w:after="0"/>
      </w:pPr>
      <w:r w:rsidRPr="00FC31EC">
        <w:rPr>
          <w:b/>
          <w:bCs/>
        </w:rPr>
        <w:t>Capas utilizadas:</w:t>
      </w:r>
      <w:r w:rsidRPr="00D41F7A">
        <w:t xml:space="preserve"> C04_CentralidadEconomica_CE_DENUE_2019, C04_MunEconomicas_CE_INEGI_2019.</w:t>
      </w:r>
    </w:p>
    <w:p w14:paraId="54D817E5" w14:textId="77777777" w:rsidR="005F4B1B" w:rsidRPr="00FC31EC" w:rsidRDefault="005F4B1B" w:rsidP="005F4B1B">
      <w:pPr>
        <w:spacing w:after="0"/>
        <w:rPr>
          <w:b/>
          <w:bCs/>
        </w:rPr>
      </w:pPr>
      <w:r w:rsidRPr="00FC31EC">
        <w:rPr>
          <w:b/>
          <w:bCs/>
        </w:rPr>
        <w:t>Descripción analítica:</w:t>
      </w:r>
    </w:p>
    <w:p w14:paraId="011983F0" w14:textId="77777777" w:rsidR="005F4B1B" w:rsidRPr="00D41F7A" w:rsidRDefault="005F4B1B">
      <w:pPr>
        <w:pStyle w:val="Prrafodelista"/>
        <w:numPr>
          <w:ilvl w:val="0"/>
          <w:numId w:val="58"/>
        </w:numPr>
        <w:spacing w:after="0"/>
      </w:pPr>
      <w:r w:rsidRPr="00FC31EC">
        <w:rPr>
          <w:b/>
          <w:bCs/>
        </w:rPr>
        <w:t>Estructura de la PEA</w:t>
      </w:r>
      <w:r w:rsidRPr="00D41F7A">
        <w:t xml:space="preserve"> (Tabla 108 y 110): PEA de 432,150 personas. Sector Terciario absorbe el 58.4% del empleo (Comercio 18.2%, Servicios personales y sociales 24.1%, Restaurantes/Hoteles 8.1%).</w:t>
      </w:r>
    </w:p>
    <w:p w14:paraId="4AE73633" w14:textId="77777777" w:rsidR="005F4B1B" w:rsidRPr="00D41F7A" w:rsidRDefault="005F4B1B">
      <w:pPr>
        <w:pStyle w:val="Prrafodelista"/>
        <w:numPr>
          <w:ilvl w:val="0"/>
          <w:numId w:val="58"/>
        </w:numPr>
        <w:spacing w:after="0"/>
      </w:pPr>
      <w:r w:rsidRPr="00FC31EC">
        <w:rPr>
          <w:b/>
          <w:bCs/>
        </w:rPr>
        <w:t>Unidades Económicas</w:t>
      </w:r>
      <w:r w:rsidRPr="00D41F7A">
        <w:t xml:space="preserve"> (Gráfica 42 y 43): 41,205 unidades económicas en el estado. El 94.2% son microempresas (0 a 5 trabajadores). Campeche y Carmen concentran el 62% del total de establecimientos comerciales y de servicios.</w:t>
      </w:r>
    </w:p>
    <w:p w14:paraId="23171C38" w14:textId="77777777" w:rsidR="005F4B1B" w:rsidRPr="00D41F7A" w:rsidRDefault="005F4B1B">
      <w:pPr>
        <w:pStyle w:val="Prrafodelista"/>
        <w:numPr>
          <w:ilvl w:val="0"/>
          <w:numId w:val="58"/>
        </w:numPr>
        <w:spacing w:after="0"/>
      </w:pPr>
      <w:r w:rsidRPr="00FC31EC">
        <w:rPr>
          <w:b/>
          <w:bCs/>
        </w:rPr>
        <w:t>Encadenamiento Productivo</w:t>
      </w:r>
      <w:r w:rsidRPr="00D41F7A">
        <w:t xml:space="preserve"> (Tabla 105 y 106): El sector terciario presenta bajos encadenamientos hacia atrás y hacia adelante con la economía local, funcionando principalmente como comercio al por menor y servicios gubernamentales.</w:t>
      </w:r>
    </w:p>
    <w:p w14:paraId="48A25F8B" w14:textId="77777777" w:rsidR="005F4B1B" w:rsidRPr="00FC31EC" w:rsidRDefault="005F4B1B" w:rsidP="005F4B1B">
      <w:pPr>
        <w:rPr>
          <w:b/>
          <w:bCs/>
        </w:rPr>
      </w:pPr>
      <w:r w:rsidRPr="00FC31EC">
        <w:rPr>
          <w:b/>
          <w:bCs/>
        </w:rPr>
        <w:t>Descripción narrativa:</w:t>
      </w:r>
      <w:r>
        <w:rPr>
          <w:b/>
          <w:bCs/>
        </w:rPr>
        <w:t xml:space="preserve"> </w:t>
      </w:r>
      <w:r w:rsidRPr="00D41F7A">
        <w:t xml:space="preserve">El sector servicios y comercio es el gran empleador de la población campechana, absorbiendo a casi 6 de cada 10 trabajadores. No obstante, la estructura empresarial </w:t>
      </w:r>
      <w:r w:rsidRPr="00D41F7A">
        <w:lastRenderedPageBreak/>
        <w:t>es altamente frágil: la abrumadora mayoría de los negocios son microempresas familiares de subsistencia con baja productividad y alto grado de informalidad. Salvo en las ciudades de San Francisco de Campeche y Ciudad del Carmen, donde predominan los servicios corporativos, bancarios y de administración pública, en el resto de los municipios el comercio terciario es puramente local y está desconectado de las grandes cadenas de valor.</w:t>
      </w:r>
    </w:p>
    <w:tbl>
      <w:tblPr>
        <w:tblStyle w:val="Tablaconcuadrcula"/>
        <w:tblW w:w="0" w:type="auto"/>
        <w:tblLook w:val="04A0" w:firstRow="1" w:lastRow="0" w:firstColumn="1" w:lastColumn="0" w:noHBand="0" w:noVBand="1"/>
      </w:tblPr>
      <w:tblGrid>
        <w:gridCol w:w="2443"/>
        <w:gridCol w:w="2131"/>
        <w:gridCol w:w="4254"/>
      </w:tblGrid>
      <w:tr w:rsidR="005F4B1B" w:rsidRPr="00FC31EC" w14:paraId="3EC0E24D" w14:textId="77777777" w:rsidTr="00BD2B64">
        <w:tc>
          <w:tcPr>
            <w:tcW w:w="0" w:type="auto"/>
            <w:gridSpan w:val="3"/>
            <w:shd w:val="clear" w:color="auto" w:fill="156082" w:themeFill="accent1"/>
            <w:vAlign w:val="center"/>
            <w:hideMark/>
          </w:tcPr>
          <w:p w14:paraId="1838311D"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Actividades terciarias</w:t>
            </w:r>
          </w:p>
        </w:tc>
      </w:tr>
      <w:tr w:rsidR="005F4B1B" w:rsidRPr="00FC31EC" w14:paraId="5DCE71AC" w14:textId="77777777" w:rsidTr="00BD2B64">
        <w:tc>
          <w:tcPr>
            <w:tcW w:w="0" w:type="auto"/>
            <w:gridSpan w:val="3"/>
            <w:shd w:val="clear" w:color="auto" w:fill="156082" w:themeFill="accent1"/>
            <w:vAlign w:val="center"/>
            <w:hideMark/>
          </w:tcPr>
          <w:p w14:paraId="08B689BB"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Descriptivo</w:t>
            </w:r>
          </w:p>
        </w:tc>
      </w:tr>
      <w:tr w:rsidR="005F4B1B" w:rsidRPr="00FC31EC" w14:paraId="3D96BCB1" w14:textId="77777777" w:rsidTr="00BD2B64">
        <w:tc>
          <w:tcPr>
            <w:tcW w:w="0" w:type="auto"/>
            <w:shd w:val="clear" w:color="auto" w:fill="156082" w:themeFill="accent1"/>
            <w:vAlign w:val="center"/>
            <w:hideMark/>
          </w:tcPr>
          <w:p w14:paraId="53EBA9CD"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Definición</w:t>
            </w:r>
          </w:p>
        </w:tc>
        <w:tc>
          <w:tcPr>
            <w:tcW w:w="0" w:type="auto"/>
            <w:shd w:val="clear" w:color="auto" w:fill="156082" w:themeFill="accent1"/>
            <w:vAlign w:val="center"/>
            <w:hideMark/>
          </w:tcPr>
          <w:p w14:paraId="12DE00E8"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Variables</w:t>
            </w:r>
          </w:p>
        </w:tc>
        <w:tc>
          <w:tcPr>
            <w:tcW w:w="0" w:type="auto"/>
            <w:shd w:val="clear" w:color="auto" w:fill="156082" w:themeFill="accent1"/>
            <w:vAlign w:val="center"/>
            <w:hideMark/>
          </w:tcPr>
          <w:p w14:paraId="69D5792E"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Capas utilizadas</w:t>
            </w:r>
          </w:p>
        </w:tc>
      </w:tr>
      <w:tr w:rsidR="005F4B1B" w:rsidRPr="00FC31EC" w14:paraId="236142D5" w14:textId="77777777" w:rsidTr="00BD2B64">
        <w:tc>
          <w:tcPr>
            <w:tcW w:w="0" w:type="auto"/>
            <w:vAlign w:val="center"/>
            <w:hideMark/>
          </w:tcPr>
          <w:p w14:paraId="5AD1AA1E" w14:textId="77777777" w:rsidR="005F4B1B" w:rsidRPr="00FC31EC" w:rsidRDefault="005F4B1B" w:rsidP="00BD2B64">
            <w:pPr>
              <w:jc w:val="center"/>
              <w:rPr>
                <w:sz w:val="16"/>
                <w:szCs w:val="16"/>
              </w:rPr>
            </w:pPr>
            <w:r w:rsidRPr="00FC31EC">
              <w:rPr>
                <w:sz w:val="16"/>
                <w:szCs w:val="16"/>
              </w:rPr>
              <w:t>En este tema las variables corresponden a la estructura del sector comercio, distribución de unidades económicas y composición del empleo.</w:t>
            </w:r>
          </w:p>
        </w:tc>
        <w:tc>
          <w:tcPr>
            <w:tcW w:w="0" w:type="auto"/>
            <w:vAlign w:val="center"/>
            <w:hideMark/>
          </w:tcPr>
          <w:p w14:paraId="3878163E" w14:textId="77777777" w:rsidR="005F4B1B" w:rsidRPr="00FC31EC" w:rsidRDefault="005F4B1B" w:rsidP="00BD2B64">
            <w:pPr>
              <w:jc w:val="center"/>
              <w:rPr>
                <w:sz w:val="16"/>
                <w:szCs w:val="16"/>
              </w:rPr>
            </w:pPr>
            <w:r w:rsidRPr="00FC31EC">
              <w:rPr>
                <w:sz w:val="16"/>
                <w:szCs w:val="16"/>
              </w:rPr>
              <w:t>PEA terciaria, Tamaño de unidades económicas, Encadenamiento productivo.</w:t>
            </w:r>
          </w:p>
        </w:tc>
        <w:tc>
          <w:tcPr>
            <w:tcW w:w="0" w:type="auto"/>
            <w:vAlign w:val="center"/>
            <w:hideMark/>
          </w:tcPr>
          <w:p w14:paraId="71FA1E17" w14:textId="77777777" w:rsidR="005F4B1B" w:rsidRPr="00FC31EC" w:rsidRDefault="005F4B1B" w:rsidP="00BD2B64">
            <w:pPr>
              <w:jc w:val="center"/>
              <w:rPr>
                <w:sz w:val="16"/>
                <w:szCs w:val="16"/>
              </w:rPr>
            </w:pPr>
            <w:r w:rsidRPr="00FC31EC">
              <w:rPr>
                <w:sz w:val="16"/>
                <w:szCs w:val="16"/>
              </w:rPr>
              <w:t>C04_CentralidadEconomica_CE_DENUE_2019, C04_MunEconomicas_CE_INEGI_2019.</w:t>
            </w:r>
          </w:p>
        </w:tc>
      </w:tr>
      <w:tr w:rsidR="005F4B1B" w:rsidRPr="00FC31EC" w14:paraId="6D9493BA" w14:textId="77777777" w:rsidTr="00BD2B64">
        <w:tc>
          <w:tcPr>
            <w:tcW w:w="0" w:type="auto"/>
            <w:gridSpan w:val="3"/>
            <w:shd w:val="clear" w:color="auto" w:fill="156082" w:themeFill="accent1"/>
            <w:vAlign w:val="center"/>
            <w:hideMark/>
          </w:tcPr>
          <w:p w14:paraId="654D9D33"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Analítico</w:t>
            </w:r>
          </w:p>
        </w:tc>
      </w:tr>
      <w:tr w:rsidR="005F4B1B" w:rsidRPr="00FC31EC" w14:paraId="77C1BE28" w14:textId="77777777" w:rsidTr="00BD2B64">
        <w:tc>
          <w:tcPr>
            <w:tcW w:w="0" w:type="auto"/>
            <w:shd w:val="clear" w:color="auto" w:fill="156082" w:themeFill="accent1"/>
            <w:vAlign w:val="center"/>
            <w:hideMark/>
          </w:tcPr>
          <w:p w14:paraId="77F43D7A"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Subsector Terciario</w:t>
            </w:r>
          </w:p>
        </w:tc>
        <w:tc>
          <w:tcPr>
            <w:tcW w:w="0" w:type="auto"/>
            <w:shd w:val="clear" w:color="auto" w:fill="156082" w:themeFill="accent1"/>
            <w:vAlign w:val="center"/>
            <w:hideMark/>
          </w:tcPr>
          <w:p w14:paraId="6FE77BB6"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Participación en Empleo PEA (%)</w:t>
            </w:r>
          </w:p>
        </w:tc>
        <w:tc>
          <w:tcPr>
            <w:tcW w:w="0" w:type="auto"/>
            <w:shd w:val="clear" w:color="auto" w:fill="156082" w:themeFill="accent1"/>
            <w:vAlign w:val="center"/>
            <w:hideMark/>
          </w:tcPr>
          <w:p w14:paraId="1E81E1D7"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Característica de las Unidades</w:t>
            </w:r>
          </w:p>
        </w:tc>
      </w:tr>
      <w:tr w:rsidR="005F4B1B" w:rsidRPr="00FC31EC" w14:paraId="76E20164" w14:textId="77777777" w:rsidTr="00BD2B64">
        <w:tc>
          <w:tcPr>
            <w:tcW w:w="0" w:type="auto"/>
            <w:vAlign w:val="center"/>
            <w:hideMark/>
          </w:tcPr>
          <w:p w14:paraId="5EA9088E" w14:textId="77777777" w:rsidR="005F4B1B" w:rsidRPr="00FC31EC" w:rsidRDefault="005F4B1B" w:rsidP="00BD2B64">
            <w:pPr>
              <w:jc w:val="center"/>
              <w:rPr>
                <w:sz w:val="16"/>
                <w:szCs w:val="16"/>
              </w:rPr>
            </w:pPr>
            <w:r w:rsidRPr="00FC31EC">
              <w:rPr>
                <w:sz w:val="16"/>
                <w:szCs w:val="16"/>
              </w:rPr>
              <w:t>Comercio al por menor</w:t>
            </w:r>
          </w:p>
        </w:tc>
        <w:tc>
          <w:tcPr>
            <w:tcW w:w="0" w:type="auto"/>
            <w:vAlign w:val="center"/>
            <w:hideMark/>
          </w:tcPr>
          <w:p w14:paraId="15BA0B87" w14:textId="77777777" w:rsidR="005F4B1B" w:rsidRPr="00FC31EC" w:rsidRDefault="005F4B1B" w:rsidP="00BD2B64">
            <w:pPr>
              <w:jc w:val="center"/>
              <w:rPr>
                <w:sz w:val="16"/>
                <w:szCs w:val="16"/>
              </w:rPr>
            </w:pPr>
            <w:r w:rsidRPr="00FC31EC">
              <w:rPr>
                <w:sz w:val="16"/>
                <w:szCs w:val="16"/>
              </w:rPr>
              <w:t>18.2%</w:t>
            </w:r>
          </w:p>
        </w:tc>
        <w:tc>
          <w:tcPr>
            <w:tcW w:w="0" w:type="auto"/>
            <w:vAlign w:val="center"/>
            <w:hideMark/>
          </w:tcPr>
          <w:p w14:paraId="1D58E8A7" w14:textId="77777777" w:rsidR="005F4B1B" w:rsidRPr="00FC31EC" w:rsidRDefault="005F4B1B" w:rsidP="00BD2B64">
            <w:pPr>
              <w:jc w:val="center"/>
              <w:rPr>
                <w:sz w:val="16"/>
                <w:szCs w:val="16"/>
              </w:rPr>
            </w:pPr>
            <w:r w:rsidRPr="00FC31EC">
              <w:rPr>
                <w:sz w:val="16"/>
                <w:szCs w:val="16"/>
              </w:rPr>
              <w:t>Dominio de microempresas (0-5 empleados)</w:t>
            </w:r>
          </w:p>
        </w:tc>
      </w:tr>
      <w:tr w:rsidR="005F4B1B" w:rsidRPr="00FC31EC" w14:paraId="2A8C8837" w14:textId="77777777" w:rsidTr="00BD2B64">
        <w:tc>
          <w:tcPr>
            <w:tcW w:w="0" w:type="auto"/>
            <w:vAlign w:val="center"/>
            <w:hideMark/>
          </w:tcPr>
          <w:p w14:paraId="575C5868" w14:textId="77777777" w:rsidR="005F4B1B" w:rsidRPr="00FC31EC" w:rsidRDefault="005F4B1B" w:rsidP="00BD2B64">
            <w:pPr>
              <w:jc w:val="center"/>
              <w:rPr>
                <w:sz w:val="16"/>
                <w:szCs w:val="16"/>
              </w:rPr>
            </w:pPr>
            <w:r w:rsidRPr="00FC31EC">
              <w:rPr>
                <w:sz w:val="16"/>
                <w:szCs w:val="16"/>
              </w:rPr>
              <w:t>Servicios personales / sociales</w:t>
            </w:r>
          </w:p>
        </w:tc>
        <w:tc>
          <w:tcPr>
            <w:tcW w:w="0" w:type="auto"/>
            <w:vAlign w:val="center"/>
            <w:hideMark/>
          </w:tcPr>
          <w:p w14:paraId="0CB86A05" w14:textId="77777777" w:rsidR="005F4B1B" w:rsidRPr="00FC31EC" w:rsidRDefault="005F4B1B" w:rsidP="00BD2B64">
            <w:pPr>
              <w:jc w:val="center"/>
              <w:rPr>
                <w:sz w:val="16"/>
                <w:szCs w:val="16"/>
              </w:rPr>
            </w:pPr>
            <w:r w:rsidRPr="00FC31EC">
              <w:rPr>
                <w:sz w:val="16"/>
                <w:szCs w:val="16"/>
              </w:rPr>
              <w:t>24.1%</w:t>
            </w:r>
          </w:p>
        </w:tc>
        <w:tc>
          <w:tcPr>
            <w:tcW w:w="0" w:type="auto"/>
            <w:vAlign w:val="center"/>
            <w:hideMark/>
          </w:tcPr>
          <w:p w14:paraId="19C80C4C" w14:textId="77777777" w:rsidR="005F4B1B" w:rsidRPr="00FC31EC" w:rsidRDefault="005F4B1B" w:rsidP="00BD2B64">
            <w:pPr>
              <w:jc w:val="center"/>
              <w:rPr>
                <w:sz w:val="16"/>
                <w:szCs w:val="16"/>
              </w:rPr>
            </w:pPr>
            <w:r w:rsidRPr="00FC31EC">
              <w:rPr>
                <w:sz w:val="16"/>
                <w:szCs w:val="16"/>
              </w:rPr>
              <w:t>Alta tasa de empleo informal</w:t>
            </w:r>
          </w:p>
        </w:tc>
      </w:tr>
      <w:tr w:rsidR="005F4B1B" w:rsidRPr="00FC31EC" w14:paraId="2A3C3B96" w14:textId="77777777" w:rsidTr="00BD2B64">
        <w:tc>
          <w:tcPr>
            <w:tcW w:w="0" w:type="auto"/>
            <w:vAlign w:val="center"/>
            <w:hideMark/>
          </w:tcPr>
          <w:p w14:paraId="6C528031" w14:textId="77777777" w:rsidR="005F4B1B" w:rsidRPr="00FC31EC" w:rsidRDefault="005F4B1B" w:rsidP="00BD2B64">
            <w:pPr>
              <w:jc w:val="center"/>
              <w:rPr>
                <w:sz w:val="16"/>
                <w:szCs w:val="16"/>
              </w:rPr>
            </w:pPr>
            <w:r w:rsidRPr="00FC31EC">
              <w:rPr>
                <w:sz w:val="16"/>
                <w:szCs w:val="16"/>
              </w:rPr>
              <w:t>Restaurantes y Alojamiento</w:t>
            </w:r>
          </w:p>
        </w:tc>
        <w:tc>
          <w:tcPr>
            <w:tcW w:w="0" w:type="auto"/>
            <w:vAlign w:val="center"/>
            <w:hideMark/>
          </w:tcPr>
          <w:p w14:paraId="340CCC51" w14:textId="77777777" w:rsidR="005F4B1B" w:rsidRPr="00FC31EC" w:rsidRDefault="005F4B1B" w:rsidP="00BD2B64">
            <w:pPr>
              <w:jc w:val="center"/>
              <w:rPr>
                <w:sz w:val="16"/>
                <w:szCs w:val="16"/>
              </w:rPr>
            </w:pPr>
            <w:r w:rsidRPr="00FC31EC">
              <w:rPr>
                <w:sz w:val="16"/>
                <w:szCs w:val="16"/>
              </w:rPr>
              <w:t>8.1%</w:t>
            </w:r>
          </w:p>
        </w:tc>
        <w:tc>
          <w:tcPr>
            <w:tcW w:w="0" w:type="auto"/>
            <w:vAlign w:val="center"/>
            <w:hideMark/>
          </w:tcPr>
          <w:p w14:paraId="6A070448" w14:textId="77777777" w:rsidR="005F4B1B" w:rsidRPr="00FC31EC" w:rsidRDefault="005F4B1B" w:rsidP="00BD2B64">
            <w:pPr>
              <w:jc w:val="center"/>
              <w:rPr>
                <w:sz w:val="16"/>
                <w:szCs w:val="16"/>
              </w:rPr>
            </w:pPr>
            <w:r w:rsidRPr="00FC31EC">
              <w:rPr>
                <w:sz w:val="16"/>
                <w:szCs w:val="16"/>
              </w:rPr>
              <w:t>Vinculado a nodos turísticos urbanos</w:t>
            </w:r>
          </w:p>
        </w:tc>
      </w:tr>
      <w:tr w:rsidR="005F4B1B" w:rsidRPr="00FC31EC" w14:paraId="7CDB1B27" w14:textId="77777777" w:rsidTr="00BD2B64">
        <w:tc>
          <w:tcPr>
            <w:tcW w:w="0" w:type="auto"/>
            <w:vAlign w:val="center"/>
            <w:hideMark/>
          </w:tcPr>
          <w:p w14:paraId="63C6C5E0" w14:textId="77777777" w:rsidR="005F4B1B" w:rsidRPr="00FC31EC" w:rsidRDefault="005F4B1B" w:rsidP="00BD2B64">
            <w:pPr>
              <w:jc w:val="center"/>
              <w:rPr>
                <w:sz w:val="16"/>
                <w:szCs w:val="16"/>
              </w:rPr>
            </w:pPr>
            <w:r w:rsidRPr="00FC31EC">
              <w:rPr>
                <w:sz w:val="16"/>
                <w:szCs w:val="16"/>
              </w:rPr>
              <w:t>Servicios profesionales / corporativos</w:t>
            </w:r>
          </w:p>
        </w:tc>
        <w:tc>
          <w:tcPr>
            <w:tcW w:w="0" w:type="auto"/>
            <w:vAlign w:val="center"/>
            <w:hideMark/>
          </w:tcPr>
          <w:p w14:paraId="5BA22127" w14:textId="77777777" w:rsidR="005F4B1B" w:rsidRPr="00FC31EC" w:rsidRDefault="005F4B1B" w:rsidP="00BD2B64">
            <w:pPr>
              <w:jc w:val="center"/>
              <w:rPr>
                <w:sz w:val="16"/>
                <w:szCs w:val="16"/>
              </w:rPr>
            </w:pPr>
            <w:r w:rsidRPr="00FC31EC">
              <w:rPr>
                <w:sz w:val="16"/>
                <w:szCs w:val="16"/>
              </w:rPr>
              <w:t>8.0%</w:t>
            </w:r>
          </w:p>
        </w:tc>
        <w:tc>
          <w:tcPr>
            <w:tcW w:w="0" w:type="auto"/>
            <w:vAlign w:val="center"/>
            <w:hideMark/>
          </w:tcPr>
          <w:p w14:paraId="75DEBBE4" w14:textId="77777777" w:rsidR="005F4B1B" w:rsidRPr="00FC31EC" w:rsidRDefault="005F4B1B" w:rsidP="00BD2B64">
            <w:pPr>
              <w:jc w:val="center"/>
              <w:rPr>
                <w:sz w:val="16"/>
                <w:szCs w:val="16"/>
              </w:rPr>
            </w:pPr>
            <w:r w:rsidRPr="00FC31EC">
              <w:rPr>
                <w:sz w:val="16"/>
                <w:szCs w:val="16"/>
              </w:rPr>
              <w:t>Concentrado en Carmen y Campeche</w:t>
            </w:r>
          </w:p>
        </w:tc>
      </w:tr>
    </w:tbl>
    <w:p w14:paraId="7CAD94C9" w14:textId="77777777" w:rsidR="005F4B1B" w:rsidRPr="00FC31EC" w:rsidRDefault="005F4B1B" w:rsidP="005F4B1B">
      <w:pPr>
        <w:rPr>
          <w:i/>
          <w:iCs/>
          <w:color w:val="404040" w:themeColor="text1" w:themeTint="BF"/>
          <w:sz w:val="16"/>
        </w:rPr>
      </w:pPr>
      <w:r w:rsidRPr="002E387E">
        <w:rPr>
          <w:rStyle w:val="nfasissutil"/>
        </w:rPr>
        <w:t>Fuente: Elaboración propia</w:t>
      </w:r>
    </w:p>
    <w:p w14:paraId="2A31D955" w14:textId="77777777" w:rsidR="005F4B1B" w:rsidRPr="00D41F7A" w:rsidRDefault="005F4B1B" w:rsidP="005F4B1B">
      <w:pPr>
        <w:pStyle w:val="Ttulo7"/>
      </w:pPr>
      <w:r w:rsidRPr="00D41F7A">
        <w:t>Turismo</w:t>
      </w:r>
    </w:p>
    <w:p w14:paraId="556B6486" w14:textId="77777777" w:rsidR="005F4B1B" w:rsidRPr="00D41F7A" w:rsidRDefault="005F4B1B" w:rsidP="005F4B1B">
      <w:pPr>
        <w:pStyle w:val="Ttulo8"/>
      </w:pPr>
      <w:r w:rsidRPr="00D41F7A">
        <w:t>Infraestructura, oferta y afluencia turística</w:t>
      </w:r>
    </w:p>
    <w:p w14:paraId="13FC4FEF" w14:textId="77777777" w:rsidR="005F4B1B" w:rsidRPr="00D41F7A" w:rsidRDefault="005F4B1B" w:rsidP="005F4B1B">
      <w:pPr>
        <w:spacing w:after="0"/>
      </w:pPr>
      <w:r w:rsidRPr="00FC31EC">
        <w:rPr>
          <w:b/>
          <w:bCs/>
        </w:rPr>
        <w:t>Descripción:</w:t>
      </w:r>
      <w:r>
        <w:t xml:space="preserve"> </w:t>
      </w:r>
      <w:r w:rsidRPr="00D41F7A">
        <w:t>En este tema las variables corresponden a la infraestructura hotelera, afluencia de visitantes a zonas arqueológicas y museos, ocupación promedio por categoría y circuitos turísticos identificados en Campeche.</w:t>
      </w:r>
    </w:p>
    <w:p w14:paraId="519342D7" w14:textId="77777777" w:rsidR="005F4B1B" w:rsidRPr="00D41F7A" w:rsidRDefault="005F4B1B" w:rsidP="005F4B1B">
      <w:pPr>
        <w:spacing w:after="0"/>
      </w:pPr>
      <w:r w:rsidRPr="00FC31EC">
        <w:rPr>
          <w:b/>
          <w:bCs/>
        </w:rPr>
        <w:t>Variables:</w:t>
      </w:r>
      <w:r w:rsidRPr="00D41F7A">
        <w:t xml:space="preserve"> Número de establecimientos hoteleros y cuartos disponibles, Porcentaje de ocupación hotelera, Afluencia de visitantes a zonas culturales/naturales, Oferta de servicios de alimentos y bebidas.</w:t>
      </w:r>
    </w:p>
    <w:p w14:paraId="197802BB" w14:textId="77777777" w:rsidR="005F4B1B" w:rsidRPr="00D41F7A" w:rsidRDefault="005F4B1B" w:rsidP="005F4B1B">
      <w:pPr>
        <w:spacing w:after="0"/>
      </w:pPr>
      <w:r w:rsidRPr="00FC31EC">
        <w:rPr>
          <w:b/>
          <w:bCs/>
        </w:rPr>
        <w:t>Capas utilizadas:</w:t>
      </w:r>
      <w:r>
        <w:t xml:space="preserve"> </w:t>
      </w:r>
      <w:r w:rsidRPr="00D41F7A">
        <w:t>C04_Circuitos_turisticos_SICM_2020_OPMATPG_2023, 04_EFPatrimonioInmble_SIC_2023, C04_ZonasArqueológicas_SIC_2023.</w:t>
      </w:r>
    </w:p>
    <w:p w14:paraId="2C0D847F" w14:textId="77777777" w:rsidR="005F4B1B" w:rsidRPr="00FC31EC" w:rsidRDefault="005F4B1B" w:rsidP="005F4B1B">
      <w:pPr>
        <w:spacing w:after="0"/>
        <w:rPr>
          <w:b/>
          <w:bCs/>
        </w:rPr>
      </w:pPr>
      <w:r w:rsidRPr="00FC31EC">
        <w:rPr>
          <w:b/>
          <w:bCs/>
        </w:rPr>
        <w:t>Descripción analítica:</w:t>
      </w:r>
    </w:p>
    <w:p w14:paraId="1DA0B755" w14:textId="77777777" w:rsidR="005F4B1B" w:rsidRPr="00D41F7A" w:rsidRDefault="005F4B1B">
      <w:pPr>
        <w:pStyle w:val="Prrafodelista"/>
        <w:numPr>
          <w:ilvl w:val="0"/>
          <w:numId w:val="59"/>
        </w:numPr>
        <w:spacing w:after="0"/>
      </w:pPr>
      <w:r w:rsidRPr="00FC31EC">
        <w:rPr>
          <w:b/>
          <w:bCs/>
        </w:rPr>
        <w:t>Infraestructura Hotelera</w:t>
      </w:r>
      <w:r w:rsidRPr="00D41F7A">
        <w:t xml:space="preserve"> (Tabla 111 a 113): 345 establecimientos hoteleros con 8,820 cuartos. Ocupación promedio estatal del 38.5%. Campeche capital concentra 132 hoteles (3,450 cuartos) y Carmen 118 hoteles (3,120 cuartos).</w:t>
      </w:r>
    </w:p>
    <w:p w14:paraId="39A5FE63" w14:textId="77777777" w:rsidR="005F4B1B" w:rsidRPr="00D41F7A" w:rsidRDefault="005F4B1B">
      <w:pPr>
        <w:pStyle w:val="Prrafodelista"/>
        <w:numPr>
          <w:ilvl w:val="0"/>
          <w:numId w:val="59"/>
        </w:numPr>
        <w:spacing w:after="0"/>
      </w:pPr>
      <w:r w:rsidRPr="00FC31EC">
        <w:rPr>
          <w:b/>
          <w:bCs/>
        </w:rPr>
        <w:t>Afluencia Turística</w:t>
      </w:r>
      <w:r w:rsidRPr="00D41F7A">
        <w:t xml:space="preserve"> (Tabla 118 y 119): Registro anual de más de 450,000 visitantes a zonas arqueológicas y museos. Calakmul y Edzná concentran más del 65% del turismo arqueológico.</w:t>
      </w:r>
    </w:p>
    <w:p w14:paraId="301CF2E2" w14:textId="77777777" w:rsidR="005F4B1B" w:rsidRPr="00D41F7A" w:rsidRDefault="005F4B1B">
      <w:pPr>
        <w:pStyle w:val="Prrafodelista"/>
        <w:numPr>
          <w:ilvl w:val="0"/>
          <w:numId w:val="59"/>
        </w:numPr>
        <w:spacing w:after="0"/>
      </w:pPr>
      <w:r w:rsidRPr="00FC31EC">
        <w:rPr>
          <w:b/>
          <w:bCs/>
        </w:rPr>
        <w:t>Pueblos Mágicos y Nodos:</w:t>
      </w:r>
      <w:r w:rsidRPr="00D41F7A">
        <w:t xml:space="preserve"> Palizada e Isla Aguada cuentan con oferta hotelera de baja escala (Tabla 120 y 121: 18 y 22 establecimientos respectivamente), orientada al turismo de naturaleza y patrimonio biocultural.</w:t>
      </w:r>
    </w:p>
    <w:p w14:paraId="619E968D" w14:textId="77777777" w:rsidR="005F4B1B" w:rsidRPr="00FC31EC" w:rsidRDefault="005F4B1B" w:rsidP="005F4B1B">
      <w:pPr>
        <w:rPr>
          <w:b/>
          <w:bCs/>
        </w:rPr>
      </w:pPr>
      <w:r w:rsidRPr="00FC31EC">
        <w:rPr>
          <w:b/>
          <w:bCs/>
        </w:rPr>
        <w:t>Descripción narrativa:</w:t>
      </w:r>
      <w:r>
        <w:rPr>
          <w:b/>
          <w:bCs/>
        </w:rPr>
        <w:t xml:space="preserve"> </w:t>
      </w:r>
      <w:r w:rsidRPr="00D41F7A">
        <w:t>A pesar del inmenso patrimonio arqueológico, colonial y natural del estado, la actividad turística se encuentra desaprovechada y fragmentada. La pernocta promedio es baja (1.4 noches por visitante) y la infraestructura de calidad se concentra casi exclusivamente en la capital y Ciudad del Carmen. Los destinos con mayor potencial de naturaleza y biocultural (Calakmul, Palizada, Calkiní y la costa de Champotón) carecen de conectividad terrestre fluida, esquemas de capacitación de servicios y circuitos turísticos consolidados que articulen el patrimonio maya con la gastronomía y las artesanías locales.</w:t>
      </w:r>
    </w:p>
    <w:p w14:paraId="1C027FE2"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50</w:t>
      </w:r>
      <w:r>
        <w:rPr>
          <w:noProof/>
        </w:rPr>
        <w:fldChar w:fldCharType="end"/>
      </w:r>
      <w:r>
        <w:t xml:space="preserve"> Ficha técnica de Turismo y afluencia turística</w:t>
      </w:r>
    </w:p>
    <w:tbl>
      <w:tblPr>
        <w:tblStyle w:val="Tablaconcuadrcula"/>
        <w:tblW w:w="0" w:type="auto"/>
        <w:tblLook w:val="04A0" w:firstRow="1" w:lastRow="0" w:firstColumn="1" w:lastColumn="0" w:noHBand="0" w:noVBand="1"/>
      </w:tblPr>
      <w:tblGrid>
        <w:gridCol w:w="2036"/>
        <w:gridCol w:w="2061"/>
        <w:gridCol w:w="4731"/>
      </w:tblGrid>
      <w:tr w:rsidR="005F4B1B" w:rsidRPr="00FC31EC" w14:paraId="7D1E0E7C" w14:textId="77777777" w:rsidTr="00BD2B64">
        <w:tc>
          <w:tcPr>
            <w:tcW w:w="0" w:type="auto"/>
            <w:gridSpan w:val="3"/>
            <w:shd w:val="clear" w:color="auto" w:fill="156082" w:themeFill="accent1"/>
            <w:vAlign w:val="center"/>
            <w:hideMark/>
          </w:tcPr>
          <w:p w14:paraId="26F0C0B8"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Turismo y patrimonio biocultural</w:t>
            </w:r>
          </w:p>
        </w:tc>
      </w:tr>
      <w:tr w:rsidR="005F4B1B" w:rsidRPr="00FC31EC" w14:paraId="023B236B" w14:textId="77777777" w:rsidTr="00BD2B64">
        <w:tc>
          <w:tcPr>
            <w:tcW w:w="0" w:type="auto"/>
            <w:gridSpan w:val="3"/>
            <w:shd w:val="clear" w:color="auto" w:fill="156082" w:themeFill="accent1"/>
            <w:vAlign w:val="center"/>
            <w:hideMark/>
          </w:tcPr>
          <w:p w14:paraId="051E9B5E"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Descriptivo</w:t>
            </w:r>
          </w:p>
        </w:tc>
      </w:tr>
      <w:tr w:rsidR="005F4B1B" w:rsidRPr="00FC31EC" w14:paraId="5B6766C1" w14:textId="77777777" w:rsidTr="00BD2B64">
        <w:tc>
          <w:tcPr>
            <w:tcW w:w="0" w:type="auto"/>
            <w:shd w:val="clear" w:color="auto" w:fill="156082" w:themeFill="accent1"/>
            <w:vAlign w:val="center"/>
            <w:hideMark/>
          </w:tcPr>
          <w:p w14:paraId="31CA712D"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Definición</w:t>
            </w:r>
          </w:p>
        </w:tc>
        <w:tc>
          <w:tcPr>
            <w:tcW w:w="0" w:type="auto"/>
            <w:shd w:val="clear" w:color="auto" w:fill="156082" w:themeFill="accent1"/>
            <w:vAlign w:val="center"/>
            <w:hideMark/>
          </w:tcPr>
          <w:p w14:paraId="3E6492C2"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Variables</w:t>
            </w:r>
          </w:p>
        </w:tc>
        <w:tc>
          <w:tcPr>
            <w:tcW w:w="0" w:type="auto"/>
            <w:shd w:val="clear" w:color="auto" w:fill="156082" w:themeFill="accent1"/>
            <w:vAlign w:val="center"/>
            <w:hideMark/>
          </w:tcPr>
          <w:p w14:paraId="335EEAED"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Capas utilizadas</w:t>
            </w:r>
          </w:p>
        </w:tc>
      </w:tr>
      <w:tr w:rsidR="005F4B1B" w:rsidRPr="00FC31EC" w14:paraId="287FC037" w14:textId="77777777" w:rsidTr="00BD2B64">
        <w:tc>
          <w:tcPr>
            <w:tcW w:w="0" w:type="auto"/>
            <w:vAlign w:val="center"/>
            <w:hideMark/>
          </w:tcPr>
          <w:p w14:paraId="28DDE018" w14:textId="77777777" w:rsidR="005F4B1B" w:rsidRPr="00FC31EC" w:rsidRDefault="005F4B1B" w:rsidP="00BD2B64">
            <w:pPr>
              <w:jc w:val="center"/>
              <w:rPr>
                <w:sz w:val="16"/>
                <w:szCs w:val="16"/>
              </w:rPr>
            </w:pPr>
            <w:r w:rsidRPr="00FC31EC">
              <w:rPr>
                <w:sz w:val="16"/>
                <w:szCs w:val="16"/>
              </w:rPr>
              <w:t xml:space="preserve">En este tema las variables corresponden a la capacidad receptiva </w:t>
            </w:r>
            <w:r w:rsidRPr="00FC31EC">
              <w:rPr>
                <w:sz w:val="16"/>
                <w:szCs w:val="16"/>
              </w:rPr>
              <w:lastRenderedPageBreak/>
              <w:t>turística, oferta de alojamiento y flujo de visitantes a sitios patrimoniales.</w:t>
            </w:r>
          </w:p>
        </w:tc>
        <w:tc>
          <w:tcPr>
            <w:tcW w:w="0" w:type="auto"/>
            <w:vAlign w:val="center"/>
            <w:hideMark/>
          </w:tcPr>
          <w:p w14:paraId="62EAB45C" w14:textId="77777777" w:rsidR="005F4B1B" w:rsidRPr="00FC31EC" w:rsidRDefault="005F4B1B" w:rsidP="00BD2B64">
            <w:pPr>
              <w:jc w:val="center"/>
              <w:rPr>
                <w:sz w:val="16"/>
                <w:szCs w:val="16"/>
              </w:rPr>
            </w:pPr>
            <w:r w:rsidRPr="00FC31EC">
              <w:rPr>
                <w:sz w:val="16"/>
                <w:szCs w:val="16"/>
              </w:rPr>
              <w:lastRenderedPageBreak/>
              <w:t xml:space="preserve">Establecimientos y cuartos hoteleros, Afluencia a museos/sitios </w:t>
            </w:r>
            <w:r w:rsidRPr="00FC31EC">
              <w:rPr>
                <w:sz w:val="16"/>
                <w:szCs w:val="16"/>
              </w:rPr>
              <w:lastRenderedPageBreak/>
              <w:t>arqueológicos, Ocupación.</w:t>
            </w:r>
          </w:p>
        </w:tc>
        <w:tc>
          <w:tcPr>
            <w:tcW w:w="0" w:type="auto"/>
            <w:vAlign w:val="center"/>
            <w:hideMark/>
          </w:tcPr>
          <w:p w14:paraId="61161DBD" w14:textId="77777777" w:rsidR="005F4B1B" w:rsidRPr="00FC31EC" w:rsidRDefault="005F4B1B" w:rsidP="00BD2B64">
            <w:pPr>
              <w:jc w:val="center"/>
              <w:rPr>
                <w:sz w:val="16"/>
                <w:szCs w:val="16"/>
              </w:rPr>
            </w:pPr>
            <w:r w:rsidRPr="00FC31EC">
              <w:rPr>
                <w:sz w:val="16"/>
                <w:szCs w:val="16"/>
              </w:rPr>
              <w:lastRenderedPageBreak/>
              <w:t>C04_Circuitos_turisticos_SICM_2020_OPMATPG_2023, C04_ZonasArqueológicas_SIC_2023.</w:t>
            </w:r>
          </w:p>
        </w:tc>
      </w:tr>
      <w:tr w:rsidR="005F4B1B" w:rsidRPr="00FC31EC" w14:paraId="6EEEB4BC" w14:textId="77777777" w:rsidTr="00BD2B64">
        <w:tc>
          <w:tcPr>
            <w:tcW w:w="0" w:type="auto"/>
            <w:gridSpan w:val="3"/>
            <w:shd w:val="clear" w:color="auto" w:fill="156082" w:themeFill="accent1"/>
            <w:vAlign w:val="center"/>
            <w:hideMark/>
          </w:tcPr>
          <w:p w14:paraId="47FDCEAE"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Analítico</w:t>
            </w:r>
          </w:p>
        </w:tc>
      </w:tr>
      <w:tr w:rsidR="005F4B1B" w:rsidRPr="00FC31EC" w14:paraId="5E2181B9" w14:textId="77777777" w:rsidTr="00BD2B64">
        <w:tc>
          <w:tcPr>
            <w:tcW w:w="0" w:type="auto"/>
            <w:shd w:val="clear" w:color="auto" w:fill="156082" w:themeFill="accent1"/>
            <w:vAlign w:val="center"/>
            <w:hideMark/>
          </w:tcPr>
          <w:p w14:paraId="56989418"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Municipio / Indicador Turístico</w:t>
            </w:r>
          </w:p>
        </w:tc>
        <w:tc>
          <w:tcPr>
            <w:tcW w:w="0" w:type="auto"/>
            <w:shd w:val="clear" w:color="auto" w:fill="156082" w:themeFill="accent1"/>
            <w:vAlign w:val="center"/>
            <w:hideMark/>
          </w:tcPr>
          <w:p w14:paraId="36764A0A"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Establecimientos / Cuartos</w:t>
            </w:r>
          </w:p>
        </w:tc>
        <w:tc>
          <w:tcPr>
            <w:tcW w:w="0" w:type="auto"/>
            <w:shd w:val="clear" w:color="auto" w:fill="156082" w:themeFill="accent1"/>
            <w:vAlign w:val="center"/>
            <w:hideMark/>
          </w:tcPr>
          <w:p w14:paraId="73033BFE" w14:textId="77777777" w:rsidR="005F4B1B" w:rsidRPr="00FC31EC" w:rsidRDefault="005F4B1B" w:rsidP="00BD2B64">
            <w:pPr>
              <w:jc w:val="center"/>
              <w:rPr>
                <w:b/>
                <w:bCs/>
                <w:color w:val="FFFFFF" w:themeColor="background1"/>
                <w:sz w:val="16"/>
                <w:szCs w:val="16"/>
              </w:rPr>
            </w:pPr>
            <w:r w:rsidRPr="00FC31EC">
              <w:rPr>
                <w:b/>
                <w:bCs/>
                <w:color w:val="FFFFFF" w:themeColor="background1"/>
                <w:sz w:val="16"/>
                <w:szCs w:val="16"/>
              </w:rPr>
              <w:t>Afluencia / Ocupación</w:t>
            </w:r>
          </w:p>
        </w:tc>
      </w:tr>
      <w:tr w:rsidR="005F4B1B" w:rsidRPr="00FC31EC" w14:paraId="5A5D0492" w14:textId="77777777" w:rsidTr="00BD2B64">
        <w:tc>
          <w:tcPr>
            <w:tcW w:w="0" w:type="auto"/>
            <w:vAlign w:val="center"/>
            <w:hideMark/>
          </w:tcPr>
          <w:p w14:paraId="467A7930" w14:textId="77777777" w:rsidR="005F4B1B" w:rsidRPr="00FC31EC" w:rsidRDefault="005F4B1B" w:rsidP="00BD2B64">
            <w:pPr>
              <w:jc w:val="center"/>
              <w:rPr>
                <w:sz w:val="16"/>
                <w:szCs w:val="16"/>
              </w:rPr>
            </w:pPr>
            <w:r w:rsidRPr="00FC31EC">
              <w:rPr>
                <w:sz w:val="16"/>
                <w:szCs w:val="16"/>
              </w:rPr>
              <w:t>Campeche (Capital)</w:t>
            </w:r>
          </w:p>
        </w:tc>
        <w:tc>
          <w:tcPr>
            <w:tcW w:w="0" w:type="auto"/>
            <w:vAlign w:val="center"/>
            <w:hideMark/>
          </w:tcPr>
          <w:p w14:paraId="6387FE40" w14:textId="77777777" w:rsidR="005F4B1B" w:rsidRPr="00FC31EC" w:rsidRDefault="005F4B1B" w:rsidP="00BD2B64">
            <w:pPr>
              <w:jc w:val="center"/>
              <w:rPr>
                <w:sz w:val="16"/>
                <w:szCs w:val="16"/>
              </w:rPr>
            </w:pPr>
            <w:r w:rsidRPr="00FC31EC">
              <w:rPr>
                <w:sz w:val="16"/>
                <w:szCs w:val="16"/>
              </w:rPr>
              <w:t>132 hoteles / 3,450 cuartos</w:t>
            </w:r>
          </w:p>
        </w:tc>
        <w:tc>
          <w:tcPr>
            <w:tcW w:w="0" w:type="auto"/>
            <w:vAlign w:val="center"/>
            <w:hideMark/>
          </w:tcPr>
          <w:p w14:paraId="7331D8F4" w14:textId="77777777" w:rsidR="005F4B1B" w:rsidRPr="00FC31EC" w:rsidRDefault="005F4B1B" w:rsidP="00BD2B64">
            <w:pPr>
              <w:jc w:val="center"/>
              <w:rPr>
                <w:sz w:val="16"/>
                <w:szCs w:val="16"/>
              </w:rPr>
            </w:pPr>
            <w:r w:rsidRPr="00FC31EC">
              <w:rPr>
                <w:sz w:val="16"/>
                <w:szCs w:val="16"/>
              </w:rPr>
              <w:t>42.1% Ocupación promedio</w:t>
            </w:r>
          </w:p>
        </w:tc>
      </w:tr>
      <w:tr w:rsidR="005F4B1B" w:rsidRPr="00FC31EC" w14:paraId="28A01B6B" w14:textId="77777777" w:rsidTr="00BD2B64">
        <w:tc>
          <w:tcPr>
            <w:tcW w:w="0" w:type="auto"/>
            <w:vAlign w:val="center"/>
            <w:hideMark/>
          </w:tcPr>
          <w:p w14:paraId="3D853FAA" w14:textId="77777777" w:rsidR="005F4B1B" w:rsidRPr="00FC31EC" w:rsidRDefault="005F4B1B" w:rsidP="00BD2B64">
            <w:pPr>
              <w:jc w:val="center"/>
              <w:rPr>
                <w:sz w:val="16"/>
                <w:szCs w:val="16"/>
              </w:rPr>
            </w:pPr>
            <w:r w:rsidRPr="00FC31EC">
              <w:rPr>
                <w:sz w:val="16"/>
                <w:szCs w:val="16"/>
              </w:rPr>
              <w:t>Carmen</w:t>
            </w:r>
          </w:p>
        </w:tc>
        <w:tc>
          <w:tcPr>
            <w:tcW w:w="0" w:type="auto"/>
            <w:vAlign w:val="center"/>
            <w:hideMark/>
          </w:tcPr>
          <w:p w14:paraId="3BE82271" w14:textId="77777777" w:rsidR="005F4B1B" w:rsidRPr="00FC31EC" w:rsidRDefault="005F4B1B" w:rsidP="00BD2B64">
            <w:pPr>
              <w:jc w:val="center"/>
              <w:rPr>
                <w:sz w:val="16"/>
                <w:szCs w:val="16"/>
              </w:rPr>
            </w:pPr>
            <w:r w:rsidRPr="00FC31EC">
              <w:rPr>
                <w:sz w:val="16"/>
                <w:szCs w:val="16"/>
              </w:rPr>
              <w:t>118 hoteles / 3,120 cuartos</w:t>
            </w:r>
          </w:p>
        </w:tc>
        <w:tc>
          <w:tcPr>
            <w:tcW w:w="0" w:type="auto"/>
            <w:vAlign w:val="center"/>
            <w:hideMark/>
          </w:tcPr>
          <w:p w14:paraId="537E200B" w14:textId="77777777" w:rsidR="005F4B1B" w:rsidRPr="00FC31EC" w:rsidRDefault="005F4B1B" w:rsidP="00BD2B64">
            <w:pPr>
              <w:jc w:val="center"/>
              <w:rPr>
                <w:sz w:val="16"/>
                <w:szCs w:val="16"/>
              </w:rPr>
            </w:pPr>
            <w:r w:rsidRPr="00FC31EC">
              <w:rPr>
                <w:sz w:val="16"/>
                <w:szCs w:val="16"/>
              </w:rPr>
              <w:t>39.5% Ocupación promedio</w:t>
            </w:r>
          </w:p>
        </w:tc>
      </w:tr>
      <w:tr w:rsidR="005F4B1B" w:rsidRPr="00FC31EC" w14:paraId="268BC3B7" w14:textId="77777777" w:rsidTr="00BD2B64">
        <w:tc>
          <w:tcPr>
            <w:tcW w:w="0" w:type="auto"/>
            <w:vAlign w:val="center"/>
            <w:hideMark/>
          </w:tcPr>
          <w:p w14:paraId="21488E0C" w14:textId="77777777" w:rsidR="005F4B1B" w:rsidRPr="00FC31EC" w:rsidRDefault="005F4B1B" w:rsidP="00BD2B64">
            <w:pPr>
              <w:jc w:val="center"/>
              <w:rPr>
                <w:sz w:val="16"/>
                <w:szCs w:val="16"/>
              </w:rPr>
            </w:pPr>
            <w:r w:rsidRPr="00FC31EC">
              <w:rPr>
                <w:sz w:val="16"/>
                <w:szCs w:val="16"/>
              </w:rPr>
              <w:t>Calakmul (Sitio Arqueológico)</w:t>
            </w:r>
          </w:p>
        </w:tc>
        <w:tc>
          <w:tcPr>
            <w:tcW w:w="0" w:type="auto"/>
            <w:vAlign w:val="center"/>
            <w:hideMark/>
          </w:tcPr>
          <w:p w14:paraId="777E2258" w14:textId="77777777" w:rsidR="005F4B1B" w:rsidRPr="00FC31EC" w:rsidRDefault="005F4B1B" w:rsidP="00BD2B64">
            <w:pPr>
              <w:jc w:val="center"/>
              <w:rPr>
                <w:sz w:val="16"/>
                <w:szCs w:val="16"/>
              </w:rPr>
            </w:pPr>
            <w:r w:rsidRPr="00FC31EC">
              <w:rPr>
                <w:sz w:val="16"/>
                <w:szCs w:val="16"/>
              </w:rPr>
              <w:t>N/D</w:t>
            </w:r>
          </w:p>
        </w:tc>
        <w:tc>
          <w:tcPr>
            <w:tcW w:w="0" w:type="auto"/>
            <w:vAlign w:val="center"/>
            <w:hideMark/>
          </w:tcPr>
          <w:p w14:paraId="3CF88ED1" w14:textId="77777777" w:rsidR="005F4B1B" w:rsidRPr="00FC31EC" w:rsidRDefault="005F4B1B" w:rsidP="00BD2B64">
            <w:pPr>
              <w:jc w:val="center"/>
              <w:rPr>
                <w:sz w:val="16"/>
                <w:szCs w:val="16"/>
              </w:rPr>
            </w:pPr>
            <w:r w:rsidRPr="00FC31EC">
              <w:rPr>
                <w:sz w:val="16"/>
                <w:szCs w:val="16"/>
              </w:rPr>
              <w:t>&gt; 120,000 visitantes/año</w:t>
            </w:r>
          </w:p>
        </w:tc>
      </w:tr>
      <w:tr w:rsidR="005F4B1B" w:rsidRPr="00FC31EC" w14:paraId="7A393B4E" w14:textId="77777777" w:rsidTr="00BD2B64">
        <w:tc>
          <w:tcPr>
            <w:tcW w:w="0" w:type="auto"/>
            <w:vAlign w:val="center"/>
            <w:hideMark/>
          </w:tcPr>
          <w:p w14:paraId="5AE00A83" w14:textId="77777777" w:rsidR="005F4B1B" w:rsidRPr="00FC31EC" w:rsidRDefault="005F4B1B" w:rsidP="00BD2B64">
            <w:pPr>
              <w:jc w:val="center"/>
              <w:rPr>
                <w:sz w:val="16"/>
                <w:szCs w:val="16"/>
              </w:rPr>
            </w:pPr>
            <w:r w:rsidRPr="00FC31EC">
              <w:rPr>
                <w:sz w:val="16"/>
                <w:szCs w:val="16"/>
              </w:rPr>
              <w:t>Edzná (Sitio Arqueológico)</w:t>
            </w:r>
          </w:p>
        </w:tc>
        <w:tc>
          <w:tcPr>
            <w:tcW w:w="0" w:type="auto"/>
            <w:vAlign w:val="center"/>
            <w:hideMark/>
          </w:tcPr>
          <w:p w14:paraId="600024EC" w14:textId="77777777" w:rsidR="005F4B1B" w:rsidRPr="00FC31EC" w:rsidRDefault="005F4B1B" w:rsidP="00BD2B64">
            <w:pPr>
              <w:jc w:val="center"/>
              <w:rPr>
                <w:sz w:val="16"/>
                <w:szCs w:val="16"/>
              </w:rPr>
            </w:pPr>
            <w:r w:rsidRPr="00FC31EC">
              <w:rPr>
                <w:sz w:val="16"/>
                <w:szCs w:val="16"/>
              </w:rPr>
              <w:t>N/D</w:t>
            </w:r>
          </w:p>
        </w:tc>
        <w:tc>
          <w:tcPr>
            <w:tcW w:w="0" w:type="auto"/>
            <w:vAlign w:val="center"/>
            <w:hideMark/>
          </w:tcPr>
          <w:p w14:paraId="009549B4" w14:textId="77777777" w:rsidR="005F4B1B" w:rsidRPr="00FC31EC" w:rsidRDefault="005F4B1B" w:rsidP="00BD2B64">
            <w:pPr>
              <w:jc w:val="center"/>
              <w:rPr>
                <w:sz w:val="16"/>
                <w:szCs w:val="16"/>
              </w:rPr>
            </w:pPr>
            <w:r w:rsidRPr="00FC31EC">
              <w:rPr>
                <w:sz w:val="16"/>
                <w:szCs w:val="16"/>
              </w:rPr>
              <w:t>&gt; 150,000 visitantes/año</w:t>
            </w:r>
          </w:p>
        </w:tc>
      </w:tr>
      <w:tr w:rsidR="005F4B1B" w:rsidRPr="00FC31EC" w14:paraId="005C1610" w14:textId="77777777" w:rsidTr="00BD2B64">
        <w:tc>
          <w:tcPr>
            <w:tcW w:w="0" w:type="auto"/>
            <w:vAlign w:val="center"/>
            <w:hideMark/>
          </w:tcPr>
          <w:p w14:paraId="00A51308" w14:textId="77777777" w:rsidR="005F4B1B" w:rsidRPr="00FC31EC" w:rsidRDefault="005F4B1B" w:rsidP="00BD2B64">
            <w:pPr>
              <w:jc w:val="center"/>
              <w:rPr>
                <w:sz w:val="16"/>
                <w:szCs w:val="16"/>
              </w:rPr>
            </w:pPr>
            <w:r w:rsidRPr="00FC31EC">
              <w:rPr>
                <w:sz w:val="16"/>
                <w:szCs w:val="16"/>
              </w:rPr>
              <w:t>Palizada (Pueblo Mágico)</w:t>
            </w:r>
          </w:p>
        </w:tc>
        <w:tc>
          <w:tcPr>
            <w:tcW w:w="0" w:type="auto"/>
            <w:vAlign w:val="center"/>
            <w:hideMark/>
          </w:tcPr>
          <w:p w14:paraId="57D7C3F1" w14:textId="77777777" w:rsidR="005F4B1B" w:rsidRPr="00FC31EC" w:rsidRDefault="005F4B1B" w:rsidP="00BD2B64">
            <w:pPr>
              <w:jc w:val="center"/>
              <w:rPr>
                <w:sz w:val="16"/>
                <w:szCs w:val="16"/>
              </w:rPr>
            </w:pPr>
            <w:r w:rsidRPr="00FC31EC">
              <w:rPr>
                <w:sz w:val="16"/>
                <w:szCs w:val="16"/>
              </w:rPr>
              <w:t>18 hoteles / 210 cuartos</w:t>
            </w:r>
          </w:p>
        </w:tc>
        <w:tc>
          <w:tcPr>
            <w:tcW w:w="0" w:type="auto"/>
            <w:vAlign w:val="center"/>
            <w:hideMark/>
          </w:tcPr>
          <w:p w14:paraId="0B84CA93" w14:textId="77777777" w:rsidR="005F4B1B" w:rsidRPr="00FC31EC" w:rsidRDefault="005F4B1B" w:rsidP="00BD2B64">
            <w:pPr>
              <w:jc w:val="center"/>
              <w:rPr>
                <w:sz w:val="16"/>
                <w:szCs w:val="16"/>
              </w:rPr>
            </w:pPr>
            <w:r w:rsidRPr="00FC31EC">
              <w:rPr>
                <w:sz w:val="16"/>
                <w:szCs w:val="16"/>
              </w:rPr>
              <w:t>28.0% Ocupación promedio</w:t>
            </w:r>
          </w:p>
        </w:tc>
      </w:tr>
    </w:tbl>
    <w:p w14:paraId="67C7212D" w14:textId="77777777" w:rsidR="005F4B1B" w:rsidRPr="00FC31EC" w:rsidRDefault="005F4B1B" w:rsidP="005F4B1B">
      <w:pPr>
        <w:rPr>
          <w:i/>
          <w:iCs/>
          <w:color w:val="404040" w:themeColor="text1" w:themeTint="BF"/>
          <w:sz w:val="16"/>
        </w:rPr>
      </w:pPr>
      <w:r w:rsidRPr="002E387E">
        <w:rPr>
          <w:rStyle w:val="nfasissutil"/>
        </w:rPr>
        <w:t>Fuente: Elaboración propia</w:t>
      </w:r>
    </w:p>
    <w:p w14:paraId="5D50B27C" w14:textId="77777777" w:rsidR="005F4B1B" w:rsidRDefault="005F4B1B" w:rsidP="005F4B1B">
      <w:pPr>
        <w:pStyle w:val="Descripcin"/>
        <w:keepNext/>
        <w:spacing w:after="0"/>
        <w:jc w:val="center"/>
      </w:pPr>
      <w:r>
        <w:t xml:space="preserve">Figura </w:t>
      </w:r>
      <w:r>
        <w:fldChar w:fldCharType="begin"/>
      </w:r>
      <w:r>
        <w:instrText xml:space="preserve"> SEQ Figura \* ARABIC </w:instrText>
      </w:r>
      <w:r>
        <w:fldChar w:fldCharType="separate"/>
      </w:r>
      <w:r>
        <w:rPr>
          <w:noProof/>
        </w:rPr>
        <w:t>33</w:t>
      </w:r>
      <w:r>
        <w:rPr>
          <w:noProof/>
        </w:rPr>
        <w:fldChar w:fldCharType="end"/>
      </w:r>
      <w:r>
        <w:t xml:space="preserve"> Mapa base del monitor económico</w:t>
      </w:r>
    </w:p>
    <w:p w14:paraId="7BDC1FED" w14:textId="77777777" w:rsidR="005F4B1B" w:rsidRDefault="005F4B1B" w:rsidP="005F4B1B">
      <w:pPr>
        <w:spacing w:after="0"/>
        <w:jc w:val="center"/>
        <w:rPr>
          <w:i/>
          <w:iCs/>
          <w:color w:val="404040" w:themeColor="text1" w:themeTint="BF"/>
          <w:sz w:val="16"/>
        </w:rPr>
      </w:pPr>
      <w:r>
        <w:rPr>
          <w:i/>
          <w:iCs/>
          <w:noProof/>
          <w:color w:val="404040" w:themeColor="text1" w:themeTint="BF"/>
          <w:sz w:val="16"/>
        </w:rPr>
        <w:drawing>
          <wp:inline distT="0" distB="0" distL="0" distR="0" wp14:anchorId="6BC64FE1" wp14:editId="31F36CAA">
            <wp:extent cx="5942274" cy="4201795"/>
            <wp:effectExtent l="0" t="0" r="1905" b="8255"/>
            <wp:docPr id="20989212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85779" name="Imagen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2274" cy="4201795"/>
                    </a:xfrm>
                    <a:prstGeom prst="rect">
                      <a:avLst/>
                    </a:prstGeom>
                  </pic:spPr>
                </pic:pic>
              </a:graphicData>
            </a:graphic>
          </wp:inline>
        </w:drawing>
      </w:r>
    </w:p>
    <w:p w14:paraId="46C1C1FB" w14:textId="77777777" w:rsidR="005F4B1B" w:rsidRPr="00267B2C" w:rsidRDefault="005F4B1B" w:rsidP="005F4B1B">
      <w:pPr>
        <w:jc w:val="center"/>
        <w:rPr>
          <w:i/>
          <w:iCs/>
          <w:color w:val="404040" w:themeColor="text1" w:themeTint="BF"/>
          <w:sz w:val="16"/>
        </w:rPr>
      </w:pPr>
      <w:r w:rsidRPr="002E387E">
        <w:rPr>
          <w:rStyle w:val="nfasissutil"/>
        </w:rPr>
        <w:t>Fuente: Elaboración propia</w:t>
      </w:r>
    </w:p>
    <w:p w14:paraId="123B8FD4" w14:textId="77777777" w:rsidR="005F4B1B" w:rsidRPr="00377DA1" w:rsidRDefault="005F4B1B" w:rsidP="005F4B1B">
      <w:pPr>
        <w:pStyle w:val="Ttulo6"/>
        <w:rPr>
          <w:szCs w:val="18"/>
        </w:rPr>
      </w:pPr>
      <w:r w:rsidRPr="00377DA1">
        <w:rPr>
          <w:szCs w:val="18"/>
        </w:rPr>
        <w:t>Monitor Social</w:t>
      </w:r>
    </w:p>
    <w:p w14:paraId="12098319" w14:textId="77777777" w:rsidR="005F4B1B" w:rsidRPr="00377DA1" w:rsidRDefault="005F4B1B" w:rsidP="005F4B1B">
      <w:pPr>
        <w:rPr>
          <w:szCs w:val="18"/>
        </w:rPr>
      </w:pPr>
      <w:r w:rsidRPr="00377DA1">
        <w:rPr>
          <w:szCs w:val="18"/>
        </w:rPr>
        <w:t xml:space="preserve">Este monitor modela el patrón de análisis correspondiente al eje estratégico de E3 Comunidades, hogar y bienestar; y las diferentes secciones temáticas del PEOTDU. El análisis de este </w:t>
      </w:r>
      <w:r>
        <w:rPr>
          <w:szCs w:val="18"/>
        </w:rPr>
        <w:t>monitor</w:t>
      </w:r>
      <w:r w:rsidRPr="00377DA1">
        <w:rPr>
          <w:szCs w:val="18"/>
        </w:rPr>
        <w:t xml:space="preserve"> se orienta a la dimensión humana y demográfica del territorio. Las entidades centrales modelan la estructura poblacional, rezago social, etnicidad, educación, salud y las características de las viviendas. A nivel de base de datos, este </w:t>
      </w:r>
      <w:r>
        <w:rPr>
          <w:szCs w:val="18"/>
        </w:rPr>
        <w:t>monitor</w:t>
      </w:r>
      <w:r w:rsidRPr="00377DA1">
        <w:rPr>
          <w:szCs w:val="18"/>
        </w:rPr>
        <w:t xml:space="preserve"> procesa la mayor densidad de variables tabulares (como las derivadas de censos), vinculándolas a geometrías de nivel AGEB, localidad o municipio. Su arquitectura permite generar diagnósticos de habitabilidad y bienestar, trazando correlaciones directas con las estrategias de desarrollo.</w:t>
      </w:r>
    </w:p>
    <w:p w14:paraId="11F709B6" w14:textId="77777777" w:rsidR="005F4B1B" w:rsidRPr="00377DA1" w:rsidRDefault="005F4B1B" w:rsidP="005F4B1B">
      <w:pPr>
        <w:pStyle w:val="Descripcin"/>
        <w:keepNext/>
        <w:spacing w:after="0"/>
        <w:jc w:val="center"/>
        <w:rPr>
          <w:sz w:val="18"/>
        </w:rPr>
      </w:pPr>
      <w:r w:rsidRPr="00377DA1">
        <w:rPr>
          <w:sz w:val="18"/>
        </w:rPr>
        <w:lastRenderedPageBreak/>
        <w:t xml:space="preserve">Figura </w:t>
      </w:r>
      <w:r w:rsidRPr="00377DA1">
        <w:rPr>
          <w:sz w:val="18"/>
        </w:rPr>
        <w:fldChar w:fldCharType="begin"/>
      </w:r>
      <w:r w:rsidRPr="00377DA1">
        <w:rPr>
          <w:sz w:val="18"/>
        </w:rPr>
        <w:instrText xml:space="preserve"> SEQ Figura \* ARABIC </w:instrText>
      </w:r>
      <w:r w:rsidRPr="00377DA1">
        <w:rPr>
          <w:sz w:val="18"/>
        </w:rPr>
        <w:fldChar w:fldCharType="separate"/>
      </w:r>
      <w:r>
        <w:rPr>
          <w:noProof/>
          <w:sz w:val="18"/>
        </w:rPr>
        <w:t>34</w:t>
      </w:r>
      <w:r w:rsidRPr="00377DA1">
        <w:rPr>
          <w:noProof/>
          <w:sz w:val="18"/>
        </w:rPr>
        <w:fldChar w:fldCharType="end"/>
      </w:r>
      <w:r w:rsidRPr="00377DA1">
        <w:rPr>
          <w:sz w:val="18"/>
        </w:rPr>
        <w:t xml:space="preserve"> UML - Monitor Social</w:t>
      </w:r>
    </w:p>
    <w:p w14:paraId="4D3C445D" w14:textId="77777777" w:rsidR="005F4B1B" w:rsidRPr="00377DA1" w:rsidRDefault="005F4B1B" w:rsidP="005F4B1B">
      <w:pPr>
        <w:spacing w:after="0"/>
        <w:jc w:val="center"/>
        <w:rPr>
          <w:szCs w:val="18"/>
        </w:rPr>
      </w:pPr>
      <w:r>
        <w:rPr>
          <w:noProof/>
          <w:szCs w:val="18"/>
        </w:rPr>
        <w:drawing>
          <wp:inline distT="0" distB="0" distL="0" distR="0" wp14:anchorId="629C8E65" wp14:editId="2B0FB453">
            <wp:extent cx="2171844" cy="6055743"/>
            <wp:effectExtent l="0" t="0" r="0" b="2540"/>
            <wp:docPr id="2042270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3704" name="Imagen 14346637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4930" cy="6064348"/>
                    </a:xfrm>
                    <a:prstGeom prst="rect">
                      <a:avLst/>
                    </a:prstGeom>
                  </pic:spPr>
                </pic:pic>
              </a:graphicData>
            </a:graphic>
          </wp:inline>
        </w:drawing>
      </w:r>
    </w:p>
    <w:p w14:paraId="1C1774EF" w14:textId="77777777" w:rsidR="005F4B1B" w:rsidRPr="009E35D4" w:rsidRDefault="005F4B1B" w:rsidP="005F4B1B">
      <w:pPr>
        <w:jc w:val="center"/>
        <w:rPr>
          <w:i/>
          <w:iCs/>
          <w:color w:val="404040" w:themeColor="text1" w:themeTint="BF"/>
          <w:szCs w:val="18"/>
        </w:rPr>
      </w:pPr>
      <w:r w:rsidRPr="00377DA1">
        <w:rPr>
          <w:rStyle w:val="nfasissutil"/>
          <w:sz w:val="18"/>
          <w:szCs w:val="18"/>
        </w:rPr>
        <w:t>Fuente: Elaboración propia</w:t>
      </w:r>
    </w:p>
    <w:p w14:paraId="4AEDC3CC" w14:textId="77777777" w:rsidR="005F4B1B" w:rsidRPr="00377DA1" w:rsidRDefault="005F4B1B" w:rsidP="005F4B1B">
      <w:pPr>
        <w:pStyle w:val="Ttulo7"/>
        <w:rPr>
          <w:rFonts w:eastAsia="Times New Roman"/>
          <w:szCs w:val="18"/>
          <w:lang w:eastAsia="es-MX"/>
        </w:rPr>
      </w:pPr>
      <w:r w:rsidRPr="00377DA1">
        <w:rPr>
          <w:rFonts w:eastAsia="Times New Roman"/>
          <w:szCs w:val="18"/>
          <w:lang w:eastAsia="es-MX"/>
        </w:rPr>
        <w:t>Sociodemográfico</w:t>
      </w:r>
    </w:p>
    <w:p w14:paraId="1E7D542F" w14:textId="77777777" w:rsidR="005F4B1B" w:rsidRPr="00377DA1" w:rsidRDefault="005F4B1B" w:rsidP="005F4B1B">
      <w:pPr>
        <w:pStyle w:val="Ttulo8"/>
        <w:rPr>
          <w:rFonts w:eastAsia="Times New Roman"/>
          <w:szCs w:val="18"/>
          <w:lang w:eastAsia="es-MX"/>
        </w:rPr>
      </w:pPr>
      <w:r w:rsidRPr="00377DA1">
        <w:rPr>
          <w:rFonts w:eastAsia="Times New Roman"/>
          <w:szCs w:val="18"/>
          <w:lang w:eastAsia="es-MX"/>
        </w:rPr>
        <w:t>Dinámica poblacional</w:t>
      </w:r>
    </w:p>
    <w:p w14:paraId="49135834"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Descripción:</w:t>
      </w:r>
      <w:r>
        <w:rPr>
          <w:rFonts w:eastAsia="Times New Roman" w:cs="Times New Roman"/>
          <w:color w:val="000000"/>
          <w:szCs w:val="18"/>
          <w:lang w:eastAsia="es-MX"/>
          <w14:ligatures w14:val="none"/>
        </w:rPr>
        <w:t xml:space="preserve"> </w:t>
      </w:r>
      <w:r w:rsidRPr="00377DA1">
        <w:rPr>
          <w:rFonts w:eastAsia="Times New Roman" w:cs="Times New Roman"/>
          <w:color w:val="000000"/>
          <w:szCs w:val="18"/>
          <w:lang w:eastAsia="es-MX"/>
          <w14:ligatures w14:val="none"/>
        </w:rPr>
        <w:t xml:space="preserve">Analizar el volumen de la población, su densidad en el territorio, el envejecimiento o rejuvenecimiento (pirámides de edad) y la tipología de los hogares (nucleares o ampliados) es el paso </w:t>
      </w:r>
      <w:r>
        <w:rPr>
          <w:rFonts w:eastAsia="Times New Roman" w:cs="Times New Roman"/>
          <w:color w:val="000000"/>
          <w:szCs w:val="18"/>
          <w:lang w:eastAsia="es-MX"/>
          <w14:ligatures w14:val="none"/>
        </w:rPr>
        <w:t>inicial</w:t>
      </w:r>
      <w:r w:rsidRPr="00377DA1">
        <w:rPr>
          <w:rFonts w:eastAsia="Times New Roman" w:cs="Times New Roman"/>
          <w:color w:val="000000"/>
          <w:szCs w:val="18"/>
          <w:lang w:eastAsia="es-MX"/>
          <w14:ligatures w14:val="none"/>
        </w:rPr>
        <w:t xml:space="preserve"> para una política urbana. Entender cómo se conforman las familias dicta directamente qué tipo de vivienda, cuántos metros de tubería de agua, qué tamaño de espacios públicos y cuántas escuelas se necesitan construir en un polígono específico.</w:t>
      </w:r>
    </w:p>
    <w:p w14:paraId="062BA786"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Variables:</w:t>
      </w:r>
      <w:r>
        <w:rPr>
          <w:rFonts w:eastAsia="Times New Roman" w:cs="Times New Roman"/>
          <w:color w:val="000000"/>
          <w:szCs w:val="18"/>
          <w:lang w:eastAsia="es-MX"/>
          <w14:ligatures w14:val="none"/>
        </w:rPr>
        <w:t xml:space="preserve"> </w:t>
      </w:r>
      <w:r w:rsidRPr="00377DA1">
        <w:rPr>
          <w:rFonts w:eastAsia="Times New Roman" w:cs="Times New Roman"/>
          <w:color w:val="000000"/>
          <w:szCs w:val="18"/>
          <w:lang w:eastAsia="es-MX"/>
          <w14:ligatures w14:val="none"/>
        </w:rPr>
        <w:t>Volumen de población total y densidad bruta (Hab/km²)</w:t>
      </w:r>
      <w:r>
        <w:rPr>
          <w:rFonts w:eastAsia="Times New Roman" w:cs="Times New Roman"/>
          <w:color w:val="000000"/>
          <w:szCs w:val="18"/>
          <w:lang w:eastAsia="es-MX"/>
          <w14:ligatures w14:val="none"/>
        </w:rPr>
        <w:t xml:space="preserve">, </w:t>
      </w:r>
      <w:r w:rsidRPr="00377DA1">
        <w:rPr>
          <w:rFonts w:eastAsia="Times New Roman" w:cs="Times New Roman"/>
          <w:color w:val="000000"/>
          <w:szCs w:val="18"/>
          <w:lang w:eastAsia="es-MX"/>
          <w14:ligatures w14:val="none"/>
        </w:rPr>
        <w:t>Tasa de crecimiento poblacional histórico por municipio</w:t>
      </w:r>
      <w:r>
        <w:rPr>
          <w:rFonts w:eastAsia="Times New Roman" w:cs="Times New Roman"/>
          <w:color w:val="000000"/>
          <w:szCs w:val="18"/>
          <w:lang w:eastAsia="es-MX"/>
          <w14:ligatures w14:val="none"/>
        </w:rPr>
        <w:t xml:space="preserve">, </w:t>
      </w:r>
      <w:r w:rsidRPr="00377DA1">
        <w:rPr>
          <w:rFonts w:eastAsia="Times New Roman" w:cs="Times New Roman"/>
          <w:color w:val="000000"/>
          <w:szCs w:val="18"/>
          <w:lang w:eastAsia="es-MX"/>
          <w14:ligatures w14:val="none"/>
        </w:rPr>
        <w:t>Estructura por edad y sexo (Grupos quinquenales para pirámide poblacional)</w:t>
      </w:r>
      <w:r>
        <w:rPr>
          <w:rFonts w:eastAsia="Times New Roman" w:cs="Times New Roman"/>
          <w:color w:val="000000"/>
          <w:szCs w:val="18"/>
          <w:lang w:eastAsia="es-MX"/>
          <w14:ligatures w14:val="none"/>
        </w:rPr>
        <w:t xml:space="preserve">, </w:t>
      </w:r>
      <w:r w:rsidRPr="00377DA1">
        <w:rPr>
          <w:rFonts w:eastAsia="Times New Roman" w:cs="Times New Roman"/>
          <w:color w:val="000000"/>
          <w:szCs w:val="18"/>
          <w:lang w:eastAsia="es-MX"/>
          <w14:ligatures w14:val="none"/>
        </w:rPr>
        <w:t>Tipología de hogares (Familiares nucleares, familiares ampliados, familiares compuestos y no familiares)</w:t>
      </w:r>
      <w:r>
        <w:rPr>
          <w:rFonts w:eastAsia="Times New Roman" w:cs="Times New Roman"/>
          <w:color w:val="000000"/>
          <w:szCs w:val="18"/>
          <w:lang w:eastAsia="es-MX"/>
          <w14:ligatures w14:val="none"/>
        </w:rPr>
        <w:t xml:space="preserve"> y </w:t>
      </w:r>
      <w:r w:rsidRPr="00377DA1">
        <w:rPr>
          <w:color w:val="000000"/>
          <w:szCs w:val="18"/>
        </w:rPr>
        <w:t>Jefatura de hogar femenina y Tamaño promedio de los hogares.</w:t>
      </w:r>
    </w:p>
    <w:p w14:paraId="53C670FB" w14:textId="77777777" w:rsidR="005F4B1B" w:rsidRPr="00167670"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Capas utilizadas:</w:t>
      </w:r>
      <w:r>
        <w:rPr>
          <w:rFonts w:eastAsia="Times New Roman" w:cs="Times New Roman"/>
          <w:color w:val="000000"/>
          <w:szCs w:val="18"/>
          <w:lang w:eastAsia="es-MX"/>
          <w14:ligatures w14:val="none"/>
        </w:rPr>
        <w:t xml:space="preserve"> </w:t>
      </w:r>
      <w:r w:rsidRPr="00167670">
        <w:rPr>
          <w:rFonts w:eastAsia="Times New Roman" w:cs="Courier New"/>
          <w:szCs w:val="18"/>
          <w:lang w:eastAsia="es-MX"/>
          <w14:ligatures w14:val="none"/>
        </w:rPr>
        <w:t>C04_Localidades_ITER_INEGI_2020</w:t>
      </w:r>
      <w:r w:rsidRPr="00167670">
        <w:rPr>
          <w:rFonts w:eastAsia="Times New Roman" w:cs="Times New Roman"/>
          <w:szCs w:val="18"/>
          <w:lang w:eastAsia="es-MX"/>
          <w14:ligatures w14:val="none"/>
        </w:rPr>
        <w:t> (1)</w:t>
      </w:r>
      <w:r>
        <w:rPr>
          <w:rFonts w:eastAsia="Times New Roman" w:cs="Times New Roman"/>
          <w:color w:val="000000"/>
          <w:szCs w:val="18"/>
          <w:lang w:eastAsia="es-MX"/>
          <w14:ligatures w14:val="none"/>
        </w:rPr>
        <w:t xml:space="preserve">, </w:t>
      </w:r>
      <w:r w:rsidRPr="00167670">
        <w:rPr>
          <w:rFonts w:eastAsia="Times New Roman" w:cs="Courier New"/>
          <w:szCs w:val="18"/>
          <w:lang w:eastAsia="es-MX"/>
          <w14:ligatures w14:val="none"/>
        </w:rPr>
        <w:t>C04_LocUrb_ITER_INEGI_2020</w:t>
      </w:r>
      <w:r w:rsidRPr="00167670">
        <w:rPr>
          <w:rFonts w:eastAsia="Times New Roman" w:cs="Times New Roman"/>
          <w:szCs w:val="18"/>
          <w:lang w:eastAsia="es-MX"/>
          <w14:ligatures w14:val="none"/>
        </w:rPr>
        <w:t> (3)</w:t>
      </w:r>
      <w:r>
        <w:rPr>
          <w:rFonts w:eastAsia="Times New Roman" w:cs="Times New Roman"/>
          <w:color w:val="000000"/>
          <w:szCs w:val="18"/>
          <w:lang w:eastAsia="es-MX"/>
          <w14:ligatures w14:val="none"/>
        </w:rPr>
        <w:t xml:space="preserve"> y </w:t>
      </w:r>
      <w:r w:rsidRPr="00167670">
        <w:rPr>
          <w:rFonts w:eastAsia="Times New Roman" w:cs="Courier New"/>
          <w:szCs w:val="18"/>
          <w:lang w:eastAsia="es-MX"/>
          <w14:ligatures w14:val="none"/>
        </w:rPr>
        <w:t>R04_DensLoc_OPMATPG_2023.tif</w:t>
      </w:r>
      <w:r w:rsidRPr="00167670">
        <w:rPr>
          <w:rFonts w:eastAsia="Times New Roman" w:cs="Times New Roman"/>
          <w:szCs w:val="18"/>
          <w:lang w:eastAsia="es-MX"/>
          <w14:ligatures w14:val="none"/>
        </w:rPr>
        <w:t> (3)</w:t>
      </w:r>
      <w:r>
        <w:rPr>
          <w:rFonts w:eastAsia="Times New Roman" w:cs="Times New Roman"/>
          <w:szCs w:val="18"/>
          <w:lang w:eastAsia="es-MX"/>
          <w14:ligatures w14:val="none"/>
        </w:rPr>
        <w:t>.</w:t>
      </w:r>
    </w:p>
    <w:p w14:paraId="7EE93AF3"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lastRenderedPageBreak/>
        <w:t xml:space="preserve">Descripción </w:t>
      </w:r>
      <w:r>
        <w:rPr>
          <w:rFonts w:eastAsia="Times New Roman" w:cs="Times New Roman"/>
          <w:b/>
          <w:bCs/>
          <w:color w:val="000000"/>
          <w:szCs w:val="18"/>
          <w:lang w:eastAsia="es-MX"/>
          <w14:ligatures w14:val="none"/>
        </w:rPr>
        <w:t>a</w:t>
      </w:r>
      <w:r w:rsidRPr="00377DA1">
        <w:rPr>
          <w:rFonts w:eastAsia="Times New Roman" w:cs="Times New Roman"/>
          <w:b/>
          <w:bCs/>
          <w:color w:val="000000"/>
          <w:szCs w:val="18"/>
          <w:lang w:eastAsia="es-MX"/>
          <w14:ligatures w14:val="none"/>
        </w:rPr>
        <w:t>nalítica</w:t>
      </w:r>
      <w:r>
        <w:rPr>
          <w:rFonts w:eastAsia="Times New Roman" w:cs="Times New Roman"/>
          <w:b/>
          <w:bCs/>
          <w:color w:val="000000"/>
          <w:szCs w:val="18"/>
          <w:lang w:eastAsia="es-MX"/>
          <w14:ligatures w14:val="none"/>
        </w:rPr>
        <w:t>:</w:t>
      </w:r>
    </w:p>
    <w:p w14:paraId="54878073" w14:textId="77777777" w:rsidR="005F4B1B" w:rsidRPr="00377DA1" w:rsidRDefault="005F4B1B">
      <w:pPr>
        <w:numPr>
          <w:ilvl w:val="0"/>
          <w:numId w:val="19"/>
        </w:numPr>
        <w:spacing w:after="100" w:afterAutospacing="1"/>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Volumen y Densidad:</w:t>
      </w:r>
      <w:r w:rsidRPr="00377DA1">
        <w:rPr>
          <w:rFonts w:eastAsia="Times New Roman" w:cs="Times New Roman"/>
          <w:color w:val="000000"/>
          <w:szCs w:val="18"/>
          <w:lang w:eastAsia="es-MX"/>
          <w14:ligatures w14:val="none"/>
        </w:rPr>
        <w:t xml:space="preserve"> El estado de Campeche cuenta con una población total de 928,363 </w:t>
      </w:r>
      <w:r w:rsidRPr="00167670">
        <w:rPr>
          <w:rFonts w:eastAsia="Times New Roman" w:cs="Times New Roman"/>
          <w:color w:val="000000"/>
          <w:szCs w:val="18"/>
          <w:lang w:eastAsia="es-MX"/>
          <w14:ligatures w14:val="none"/>
        </w:rPr>
        <w:t>habitantes, lo que representa apenas el 0.7% del total nacional, con una densidad bruta muy baja de 16 habitantes por km² (ocupando</w:t>
      </w:r>
      <w:r w:rsidRPr="00377DA1">
        <w:rPr>
          <w:rFonts w:eastAsia="Times New Roman" w:cs="Times New Roman"/>
          <w:color w:val="000000"/>
          <w:szCs w:val="18"/>
          <w:lang w:eastAsia="es-MX"/>
          <w14:ligatures w14:val="none"/>
        </w:rPr>
        <w:t xml:space="preserve"> el lugar 29 de 32 a nivel nacional con menor densidad).</w:t>
      </w:r>
    </w:p>
    <w:p w14:paraId="6D57A580" w14:textId="77777777" w:rsidR="005F4B1B" w:rsidRPr="00377DA1" w:rsidRDefault="005F4B1B">
      <w:pPr>
        <w:numPr>
          <w:ilvl w:val="0"/>
          <w:numId w:val="19"/>
        </w:numPr>
        <w:spacing w:after="100" w:afterAutospacing="1"/>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Tasa de Crecimiento (2015-2020):</w:t>
      </w:r>
      <w:r w:rsidRPr="00377DA1">
        <w:rPr>
          <w:rFonts w:eastAsia="Times New Roman" w:cs="Times New Roman"/>
          <w:color w:val="000000"/>
          <w:szCs w:val="18"/>
          <w:lang w:eastAsia="es-MX"/>
          <w14:ligatures w14:val="none"/>
        </w:rPr>
        <w:t> La dinámica de crecimiento se está desacelerando e incluso contrayendo en municipios clave. Campeche capital creció apenas un </w:t>
      </w:r>
      <w:r w:rsidRPr="00167670">
        <w:rPr>
          <w:rFonts w:eastAsia="Times New Roman" w:cs="Times New Roman"/>
          <w:color w:val="000000"/>
          <w:szCs w:val="18"/>
          <w:lang w:eastAsia="es-MX"/>
          <w14:ligatures w14:val="none"/>
        </w:rPr>
        <w:t>0.8%, Carmen se estancó con 0.0%, y Champotón registró una tasa negativa histórica de -2.8%.</w:t>
      </w:r>
    </w:p>
    <w:p w14:paraId="567504A7" w14:textId="77777777" w:rsidR="005F4B1B" w:rsidRPr="00377DA1" w:rsidRDefault="005F4B1B">
      <w:pPr>
        <w:numPr>
          <w:ilvl w:val="0"/>
          <w:numId w:val="19"/>
        </w:numPr>
        <w:spacing w:after="100" w:afterAutospacing="1"/>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Estructura por Edad:</w:t>
      </w:r>
      <w:r w:rsidRPr="00377DA1">
        <w:rPr>
          <w:rFonts w:eastAsia="Times New Roman" w:cs="Times New Roman"/>
          <w:color w:val="000000"/>
          <w:szCs w:val="18"/>
          <w:lang w:eastAsia="es-MX"/>
          <w14:ligatures w14:val="none"/>
        </w:rPr>
        <w:t> Campeche sigue siendo un estado joven, pero en transición. Las concentraciones más altas de población se encuentran en la primera infancia y juventud temprana: </w:t>
      </w:r>
      <w:r w:rsidRPr="00377DA1">
        <w:rPr>
          <w:rFonts w:eastAsia="Times New Roman" w:cs="Times New Roman"/>
          <w:b/>
          <w:bCs/>
          <w:color w:val="000000"/>
          <w:szCs w:val="18"/>
          <w:lang w:eastAsia="es-MX"/>
          <w14:ligatures w14:val="none"/>
        </w:rPr>
        <w:t>82,015 niños de 5 a 9 años</w:t>
      </w:r>
      <w:r w:rsidRPr="00377DA1">
        <w:rPr>
          <w:rFonts w:eastAsia="Times New Roman" w:cs="Times New Roman"/>
          <w:color w:val="000000"/>
          <w:szCs w:val="18"/>
          <w:lang w:eastAsia="es-MX"/>
          <w14:ligatures w14:val="none"/>
        </w:rPr>
        <w:t> y </w:t>
      </w:r>
      <w:r w:rsidRPr="00377DA1">
        <w:rPr>
          <w:rFonts w:eastAsia="Times New Roman" w:cs="Times New Roman"/>
          <w:b/>
          <w:bCs/>
          <w:color w:val="000000"/>
          <w:szCs w:val="18"/>
          <w:lang w:eastAsia="es-MX"/>
          <w14:ligatures w14:val="none"/>
        </w:rPr>
        <w:t>80,168 de 10 a 14 años</w:t>
      </w:r>
      <w:r w:rsidRPr="00377DA1">
        <w:rPr>
          <w:rFonts w:eastAsia="Times New Roman" w:cs="Times New Roman"/>
          <w:color w:val="000000"/>
          <w:szCs w:val="18"/>
          <w:lang w:eastAsia="es-MX"/>
          <w14:ligatures w14:val="none"/>
        </w:rPr>
        <w:t>. Sin embargo, los grupos de mayor edad comienzan a engrosar la pirámide.</w:t>
      </w:r>
    </w:p>
    <w:p w14:paraId="62405CE6" w14:textId="77777777" w:rsidR="005F4B1B" w:rsidRPr="00377DA1" w:rsidRDefault="005F4B1B">
      <w:pPr>
        <w:numPr>
          <w:ilvl w:val="0"/>
          <w:numId w:val="19"/>
        </w:numPr>
        <w:spacing w:after="100" w:afterAutospacing="1"/>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Hogares:</w:t>
      </w:r>
      <w:r w:rsidRPr="00377DA1">
        <w:rPr>
          <w:rFonts w:eastAsia="Times New Roman" w:cs="Times New Roman"/>
          <w:color w:val="000000"/>
          <w:szCs w:val="18"/>
          <w:lang w:eastAsia="es-MX"/>
          <w14:ligatures w14:val="none"/>
        </w:rPr>
        <w:t> De un total de 260,725 hogares en 2020, 159,654 son nucleares y </w:t>
      </w:r>
      <w:r w:rsidRPr="00377DA1">
        <w:rPr>
          <w:rFonts w:eastAsia="Times New Roman" w:cs="Times New Roman"/>
          <w:b/>
          <w:bCs/>
          <w:color w:val="000000"/>
          <w:szCs w:val="18"/>
          <w:lang w:eastAsia="es-MX"/>
          <w14:ligatures w14:val="none"/>
        </w:rPr>
        <w:t>64,467 son ampliados</w:t>
      </w:r>
      <w:r w:rsidRPr="00377DA1">
        <w:rPr>
          <w:rFonts w:eastAsia="Times New Roman" w:cs="Times New Roman"/>
          <w:color w:val="000000"/>
          <w:szCs w:val="18"/>
          <w:lang w:eastAsia="es-MX"/>
          <w14:ligatures w14:val="none"/>
        </w:rPr>
        <w:t>. El dato crítico es el crecimiento de los hogares ampliados, los cuales pasaron de ser 36,431 en el año 2000 a casi duplicarse en 2020.</w:t>
      </w:r>
    </w:p>
    <w:p w14:paraId="5A38C26A" w14:textId="77777777" w:rsidR="005F4B1B" w:rsidRPr="00377DA1" w:rsidRDefault="005F4B1B">
      <w:pPr>
        <w:numPr>
          <w:ilvl w:val="0"/>
          <w:numId w:val="19"/>
        </w:numPr>
        <w:spacing w:after="0"/>
        <w:rPr>
          <w:rFonts w:eastAsia="Times New Roman" w:cs="Times New Roman"/>
          <w:color w:val="000000"/>
          <w:szCs w:val="18"/>
          <w:lang w:eastAsia="es-MX"/>
          <w14:ligatures w14:val="none"/>
        </w:rPr>
      </w:pPr>
      <w:r w:rsidRPr="00377DA1">
        <w:rPr>
          <w:color w:val="000000"/>
          <w:szCs w:val="18"/>
        </w:rPr>
        <w:t>Jefatura de hogar: El tamaño promedio del hogar en el estado se redujo de 4.3 integrantes en el año 2000 a</w:t>
      </w:r>
      <w:r w:rsidRPr="00377DA1">
        <w:rPr>
          <w:rStyle w:val="apple-converted-space"/>
          <w:color w:val="000000"/>
          <w:szCs w:val="18"/>
        </w:rPr>
        <w:t> </w:t>
      </w:r>
      <w:r w:rsidRPr="00377DA1">
        <w:rPr>
          <w:b/>
          <w:bCs/>
          <w:color w:val="000000"/>
          <w:szCs w:val="18"/>
        </w:rPr>
        <w:t>3.6 integrantes en 2020</w:t>
      </w:r>
      <w:r w:rsidRPr="00377DA1">
        <w:rPr>
          <w:color w:val="000000"/>
          <w:szCs w:val="18"/>
        </w:rPr>
        <w:t>. A la par, los hogares con jefatura femenina sufrieron un incremento monumental: pasaron de 29,864 en el 2000 a</w:t>
      </w:r>
      <w:r w:rsidRPr="00377DA1">
        <w:rPr>
          <w:rStyle w:val="apple-converted-space"/>
          <w:color w:val="000000"/>
          <w:szCs w:val="18"/>
        </w:rPr>
        <w:t> </w:t>
      </w:r>
      <w:r w:rsidRPr="00377DA1">
        <w:rPr>
          <w:b/>
          <w:bCs/>
          <w:color w:val="000000"/>
          <w:szCs w:val="18"/>
        </w:rPr>
        <w:t>79,531 en 2020</w:t>
      </w:r>
      <w:r w:rsidRPr="00377DA1">
        <w:rPr>
          <w:color w:val="000000"/>
          <w:szCs w:val="18"/>
        </w:rPr>
        <w:t>.</w:t>
      </w:r>
    </w:p>
    <w:p w14:paraId="4E8734B3"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b/>
          <w:bCs/>
          <w:color w:val="000000"/>
          <w:szCs w:val="18"/>
          <w:lang w:eastAsia="es-MX"/>
          <w14:ligatures w14:val="none"/>
        </w:rPr>
        <w:t xml:space="preserve">Descripción </w:t>
      </w:r>
      <w:r>
        <w:rPr>
          <w:rFonts w:eastAsia="Times New Roman" w:cs="Times New Roman"/>
          <w:b/>
          <w:bCs/>
          <w:color w:val="000000"/>
          <w:szCs w:val="18"/>
          <w:lang w:eastAsia="es-MX"/>
          <w14:ligatures w14:val="none"/>
        </w:rPr>
        <w:t>n</w:t>
      </w:r>
      <w:r w:rsidRPr="00377DA1">
        <w:rPr>
          <w:rFonts w:eastAsia="Times New Roman" w:cs="Times New Roman"/>
          <w:b/>
          <w:bCs/>
          <w:color w:val="000000"/>
          <w:szCs w:val="18"/>
          <w:lang w:eastAsia="es-MX"/>
          <w14:ligatures w14:val="none"/>
        </w:rPr>
        <w:t>arrativa:</w:t>
      </w:r>
      <w:r>
        <w:rPr>
          <w:rFonts w:eastAsia="Times New Roman" w:cs="Times New Roman"/>
          <w:color w:val="000000"/>
          <w:szCs w:val="18"/>
          <w:lang w:eastAsia="es-MX"/>
          <w14:ligatures w14:val="none"/>
        </w:rPr>
        <w:t xml:space="preserve"> </w:t>
      </w:r>
      <w:r w:rsidRPr="00377DA1">
        <w:rPr>
          <w:rFonts w:eastAsia="Times New Roman" w:cs="Times New Roman"/>
          <w:color w:val="000000"/>
          <w:szCs w:val="18"/>
          <w:lang w:eastAsia="es-MX"/>
          <w14:ligatures w14:val="none"/>
        </w:rPr>
        <w:t>La demografía de Campeche dibuja un territorio de grandes contrastes y retos urgentes. Por un lado, su bajísima densidad (16 hab/km²) revela un modelo de ocupación sumamente disperso que eleva estratosféricamente los costos para que el Estado pueda llevar infraestructura básica (agua, luz, pavimentación) a todas las localidades.</w:t>
      </w:r>
    </w:p>
    <w:p w14:paraId="33FD88DA" w14:textId="77777777" w:rsidR="005F4B1B" w:rsidRPr="00377DA1" w:rsidRDefault="005F4B1B" w:rsidP="005F4B1B">
      <w:pPr>
        <w:rPr>
          <w:rFonts w:eastAsia="Times New Roman" w:cs="Times New Roman"/>
          <w:color w:val="000000"/>
          <w:szCs w:val="18"/>
          <w:lang w:eastAsia="es-MX"/>
          <w14:ligatures w14:val="none"/>
        </w:rPr>
      </w:pPr>
      <w:r w:rsidRPr="00377DA1">
        <w:rPr>
          <w:rFonts w:eastAsia="Times New Roman" w:cs="Times New Roman"/>
          <w:color w:val="000000"/>
          <w:szCs w:val="18"/>
          <w:lang w:eastAsia="es-MX"/>
          <w14:ligatures w14:val="none"/>
        </w:rPr>
        <w:t>Por otro lado, al mirar dentro de las casas, los datos revelan una transformación social profunda: el crecimiento acelerado de los "hogares ampliados". Cada vez más familias extendidas (abuelos, tíos, primos) se ven obligadas a vivir bajo un mismo techo, lo que es un síntoma directo de las dificultades económicas para acceder a una vivienda propia. Este fenómeno genera hacinamiento, saturando la capacidad de las redes hidrosanitarias locales. Cartografiar a nivel de manzana (usando las capas de SCINCE e ITER) la densidad de población y la tipología de hogar permite a las autoridades dejar de adivinar y saber exactamente en qué polígonos urbanos se necesita inyectar subsidios para ampliación de vivienda o rescate de espacios públicos para los más de 160 mil niños y adolescentes del estado.</w:t>
      </w:r>
    </w:p>
    <w:p w14:paraId="2077D429"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Pr>
          <w:noProof/>
          <w:sz w:val="18"/>
        </w:rPr>
        <w:t>51</w:t>
      </w:r>
      <w:r w:rsidRPr="00377DA1">
        <w:rPr>
          <w:sz w:val="18"/>
        </w:rPr>
        <w:fldChar w:fldCharType="end"/>
      </w:r>
      <w:r w:rsidRPr="00377DA1">
        <w:rPr>
          <w:sz w:val="18"/>
        </w:rPr>
        <w:t xml:space="preserve"> Ficha </w:t>
      </w:r>
      <w:r>
        <w:rPr>
          <w:sz w:val="18"/>
        </w:rPr>
        <w:t>t</w:t>
      </w:r>
      <w:r w:rsidRPr="00377DA1">
        <w:rPr>
          <w:sz w:val="18"/>
        </w:rPr>
        <w:t>écnica</w:t>
      </w:r>
      <w:r>
        <w:rPr>
          <w:sz w:val="18"/>
        </w:rPr>
        <w:t xml:space="preserve"> de la</w:t>
      </w:r>
      <w:r w:rsidRPr="00377DA1">
        <w:rPr>
          <w:sz w:val="18"/>
        </w:rPr>
        <w:t xml:space="preserve"> Dinámica </w:t>
      </w:r>
      <w:r>
        <w:rPr>
          <w:sz w:val="18"/>
        </w:rPr>
        <w:t>p</w:t>
      </w:r>
      <w:r w:rsidRPr="00377DA1">
        <w:rPr>
          <w:sz w:val="18"/>
        </w:rPr>
        <w:t>oblacional</w:t>
      </w:r>
    </w:p>
    <w:tbl>
      <w:tblPr>
        <w:tblStyle w:val="Tablaconcuadrcula"/>
        <w:tblW w:w="9351" w:type="dxa"/>
        <w:tblLayout w:type="fixed"/>
        <w:tblLook w:val="04A0" w:firstRow="1" w:lastRow="0" w:firstColumn="1" w:lastColumn="0" w:noHBand="0" w:noVBand="1"/>
      </w:tblPr>
      <w:tblGrid>
        <w:gridCol w:w="2122"/>
        <w:gridCol w:w="1559"/>
        <w:gridCol w:w="1276"/>
        <w:gridCol w:w="708"/>
        <w:gridCol w:w="3686"/>
      </w:tblGrid>
      <w:tr w:rsidR="005F4B1B" w:rsidRPr="00377DA1" w14:paraId="6162FA3D" w14:textId="77777777" w:rsidTr="00BD2B64">
        <w:tc>
          <w:tcPr>
            <w:tcW w:w="9351" w:type="dxa"/>
            <w:gridSpan w:val="5"/>
            <w:shd w:val="clear" w:color="auto" w:fill="156082"/>
            <w:vAlign w:val="center"/>
          </w:tcPr>
          <w:p w14:paraId="3012EEE1"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Pr>
                <w:rFonts w:eastAsia="Times New Roman" w:cs="Times New Roman"/>
                <w:b/>
                <w:bCs/>
                <w:color w:val="FFFFFF" w:themeColor="background1"/>
                <w:szCs w:val="18"/>
                <w:lang w:eastAsia="es-MX"/>
                <w14:ligatures w14:val="none"/>
              </w:rPr>
              <w:t>Dinámica poblacional</w:t>
            </w:r>
          </w:p>
        </w:tc>
      </w:tr>
      <w:tr w:rsidR="005F4B1B" w:rsidRPr="00377DA1" w14:paraId="231823C0" w14:textId="77777777" w:rsidTr="00BD2B64">
        <w:tc>
          <w:tcPr>
            <w:tcW w:w="2122" w:type="dxa"/>
            <w:shd w:val="clear" w:color="auto" w:fill="156082"/>
            <w:vAlign w:val="center"/>
            <w:hideMark/>
          </w:tcPr>
          <w:p w14:paraId="2D26E175"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Descriptivo</w:t>
            </w:r>
          </w:p>
        </w:tc>
        <w:tc>
          <w:tcPr>
            <w:tcW w:w="1559" w:type="dxa"/>
            <w:shd w:val="clear" w:color="auto" w:fill="156082"/>
            <w:vAlign w:val="center"/>
            <w:hideMark/>
          </w:tcPr>
          <w:p w14:paraId="47A4238A"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Definición</w:t>
            </w:r>
          </w:p>
        </w:tc>
        <w:tc>
          <w:tcPr>
            <w:tcW w:w="1984" w:type="dxa"/>
            <w:gridSpan w:val="2"/>
            <w:shd w:val="clear" w:color="auto" w:fill="156082"/>
            <w:vAlign w:val="center"/>
            <w:hideMark/>
          </w:tcPr>
          <w:p w14:paraId="7EF43D65"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Variables</w:t>
            </w:r>
          </w:p>
        </w:tc>
        <w:tc>
          <w:tcPr>
            <w:tcW w:w="3686" w:type="dxa"/>
            <w:shd w:val="clear" w:color="auto" w:fill="156082"/>
            <w:vAlign w:val="center"/>
            <w:hideMark/>
          </w:tcPr>
          <w:p w14:paraId="7AE44AD7"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Capas utilizadas</w:t>
            </w:r>
          </w:p>
        </w:tc>
      </w:tr>
      <w:tr w:rsidR="005F4B1B" w:rsidRPr="00377DA1" w14:paraId="55A5BF8E" w14:textId="77777777" w:rsidTr="00BD2B64">
        <w:tc>
          <w:tcPr>
            <w:tcW w:w="2122" w:type="dxa"/>
            <w:vAlign w:val="center"/>
            <w:hideMark/>
          </w:tcPr>
          <w:p w14:paraId="70204A26"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En este tema las variables corresponden a la distribución de la población, su densidad en el territorio, su estructura de edad y las formas en que se agrupan en hogares.</w:t>
            </w:r>
          </w:p>
        </w:tc>
        <w:tc>
          <w:tcPr>
            <w:tcW w:w="1559" w:type="dxa"/>
            <w:vAlign w:val="center"/>
            <w:hideMark/>
          </w:tcPr>
          <w:p w14:paraId="21C985FF"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Dinámica y estructura demográfica de la población.</w:t>
            </w:r>
          </w:p>
        </w:tc>
        <w:tc>
          <w:tcPr>
            <w:tcW w:w="1984" w:type="dxa"/>
            <w:gridSpan w:val="2"/>
            <w:vAlign w:val="center"/>
            <w:hideMark/>
          </w:tcPr>
          <w:p w14:paraId="4B265A95"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 Volumen y densidad.</w:t>
            </w:r>
          </w:p>
        </w:tc>
        <w:tc>
          <w:tcPr>
            <w:tcW w:w="3686" w:type="dxa"/>
            <w:vAlign w:val="center"/>
            <w:hideMark/>
          </w:tcPr>
          <w:p w14:paraId="196DE2E5"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C04_Localidades_ITER_INEGI_2020</w:t>
            </w:r>
            <w:r w:rsidRPr="00D2661A">
              <w:rPr>
                <w:rFonts w:eastAsia="Times New Roman" w:cs="Times New Roman"/>
                <w:sz w:val="16"/>
                <w:szCs w:val="16"/>
                <w:lang w:eastAsia="es-MX"/>
                <w14:ligatures w14:val="none"/>
              </w:rPr>
              <w:t> (1)</w:t>
            </w:r>
          </w:p>
          <w:p w14:paraId="27A619B9"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C04_LocUrb_ITER_INEGI_2020</w:t>
            </w:r>
            <w:r w:rsidRPr="00D2661A">
              <w:rPr>
                <w:rFonts w:eastAsia="Times New Roman" w:cs="Times New Roman"/>
                <w:sz w:val="16"/>
                <w:szCs w:val="16"/>
                <w:lang w:eastAsia="es-MX"/>
                <w14:ligatures w14:val="none"/>
              </w:rPr>
              <w:t> (3)</w:t>
            </w:r>
          </w:p>
          <w:p w14:paraId="2A35A055"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R04_DensLoc_OPMATPG_2023.tif</w:t>
            </w:r>
            <w:r w:rsidRPr="00D2661A">
              <w:rPr>
                <w:rFonts w:eastAsia="Times New Roman" w:cs="Times New Roman"/>
                <w:sz w:val="16"/>
                <w:szCs w:val="16"/>
                <w:lang w:eastAsia="es-MX"/>
                <w14:ligatures w14:val="none"/>
              </w:rPr>
              <w:t> (3)</w:t>
            </w:r>
          </w:p>
          <w:p w14:paraId="6654935A" w14:textId="77777777" w:rsidR="005F4B1B" w:rsidRPr="00D2661A" w:rsidRDefault="005F4B1B" w:rsidP="00BD2B64">
            <w:pPr>
              <w:spacing w:after="100" w:afterAutospacing="1"/>
              <w:jc w:val="center"/>
              <w:rPr>
                <w:rFonts w:eastAsia="Times New Roman" w:cs="Times New Roman"/>
                <w:color w:val="000000"/>
                <w:sz w:val="16"/>
                <w:szCs w:val="16"/>
                <w:lang w:eastAsia="es-MX"/>
                <w14:ligatures w14:val="none"/>
              </w:rPr>
            </w:pPr>
          </w:p>
        </w:tc>
      </w:tr>
      <w:tr w:rsidR="005F4B1B" w:rsidRPr="00377DA1" w14:paraId="2988AD7D" w14:textId="77777777" w:rsidTr="00BD2B64">
        <w:tc>
          <w:tcPr>
            <w:tcW w:w="9351" w:type="dxa"/>
            <w:gridSpan w:val="5"/>
            <w:shd w:val="clear" w:color="auto" w:fill="156082"/>
            <w:vAlign w:val="center"/>
            <w:hideMark/>
          </w:tcPr>
          <w:p w14:paraId="52B29EF3"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Analítico</w:t>
            </w:r>
          </w:p>
        </w:tc>
      </w:tr>
      <w:tr w:rsidR="005F4B1B" w:rsidRPr="00377DA1" w14:paraId="1DE41776" w14:textId="77777777" w:rsidTr="00BD2B64">
        <w:tc>
          <w:tcPr>
            <w:tcW w:w="4957" w:type="dxa"/>
            <w:gridSpan w:val="3"/>
            <w:shd w:val="clear" w:color="auto" w:fill="156082"/>
            <w:vAlign w:val="center"/>
            <w:hideMark/>
          </w:tcPr>
          <w:p w14:paraId="7B746CBF"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Población y Densidad</w:t>
            </w:r>
          </w:p>
        </w:tc>
        <w:tc>
          <w:tcPr>
            <w:tcW w:w="4394" w:type="dxa"/>
            <w:gridSpan w:val="2"/>
            <w:shd w:val="clear" w:color="auto" w:fill="156082"/>
            <w:vAlign w:val="center"/>
            <w:hideMark/>
          </w:tcPr>
          <w:p w14:paraId="3C7CE182"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Dato Duro (2020)</w:t>
            </w:r>
          </w:p>
        </w:tc>
      </w:tr>
      <w:tr w:rsidR="005F4B1B" w:rsidRPr="00377DA1" w14:paraId="37386C88" w14:textId="77777777" w:rsidTr="00BD2B64">
        <w:tc>
          <w:tcPr>
            <w:tcW w:w="4957" w:type="dxa"/>
            <w:gridSpan w:val="3"/>
            <w:vAlign w:val="center"/>
            <w:hideMark/>
          </w:tcPr>
          <w:p w14:paraId="5264DE89"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Población total del estado</w:t>
            </w:r>
          </w:p>
        </w:tc>
        <w:tc>
          <w:tcPr>
            <w:tcW w:w="4394" w:type="dxa"/>
            <w:gridSpan w:val="2"/>
            <w:vAlign w:val="center"/>
            <w:hideMark/>
          </w:tcPr>
          <w:p w14:paraId="02BA115A"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928,363 habitantes</w:t>
            </w:r>
          </w:p>
        </w:tc>
      </w:tr>
      <w:tr w:rsidR="005F4B1B" w:rsidRPr="00377DA1" w14:paraId="75E41F52" w14:textId="77777777" w:rsidTr="00BD2B64">
        <w:tc>
          <w:tcPr>
            <w:tcW w:w="4957" w:type="dxa"/>
            <w:gridSpan w:val="3"/>
            <w:vAlign w:val="center"/>
            <w:hideMark/>
          </w:tcPr>
          <w:p w14:paraId="0AA87826"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Densidad bruta</w:t>
            </w:r>
          </w:p>
        </w:tc>
        <w:tc>
          <w:tcPr>
            <w:tcW w:w="4394" w:type="dxa"/>
            <w:gridSpan w:val="2"/>
            <w:vAlign w:val="center"/>
            <w:hideMark/>
          </w:tcPr>
          <w:p w14:paraId="7C161302"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16 Hab/km²</w:t>
            </w:r>
          </w:p>
        </w:tc>
      </w:tr>
      <w:tr w:rsidR="005F4B1B" w:rsidRPr="00377DA1" w14:paraId="5666E75C" w14:textId="77777777" w:rsidTr="00BD2B64">
        <w:tc>
          <w:tcPr>
            <w:tcW w:w="4957" w:type="dxa"/>
            <w:gridSpan w:val="3"/>
            <w:shd w:val="clear" w:color="auto" w:fill="156082"/>
            <w:vAlign w:val="center"/>
            <w:hideMark/>
          </w:tcPr>
          <w:p w14:paraId="4B9286B2"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Tasas de Crecimiento (2015-2020)</w:t>
            </w:r>
          </w:p>
        </w:tc>
        <w:tc>
          <w:tcPr>
            <w:tcW w:w="4394" w:type="dxa"/>
            <w:gridSpan w:val="2"/>
            <w:shd w:val="clear" w:color="auto" w:fill="156082"/>
            <w:vAlign w:val="center"/>
            <w:hideMark/>
          </w:tcPr>
          <w:p w14:paraId="4F4648E2"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Porcentaje (%)</w:t>
            </w:r>
          </w:p>
        </w:tc>
      </w:tr>
      <w:tr w:rsidR="005F4B1B" w:rsidRPr="00377DA1" w14:paraId="0B49E762" w14:textId="77777777" w:rsidTr="00BD2B64">
        <w:tc>
          <w:tcPr>
            <w:tcW w:w="4957" w:type="dxa"/>
            <w:gridSpan w:val="3"/>
            <w:vAlign w:val="center"/>
            <w:hideMark/>
          </w:tcPr>
          <w:p w14:paraId="44C6856B"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Campeche</w:t>
            </w:r>
          </w:p>
        </w:tc>
        <w:tc>
          <w:tcPr>
            <w:tcW w:w="4394" w:type="dxa"/>
            <w:gridSpan w:val="2"/>
            <w:vAlign w:val="center"/>
            <w:hideMark/>
          </w:tcPr>
          <w:p w14:paraId="0EF94147"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0.8 %</w:t>
            </w:r>
          </w:p>
        </w:tc>
      </w:tr>
      <w:tr w:rsidR="005F4B1B" w:rsidRPr="00377DA1" w14:paraId="2F0E0613" w14:textId="77777777" w:rsidTr="00BD2B64">
        <w:tc>
          <w:tcPr>
            <w:tcW w:w="4957" w:type="dxa"/>
            <w:gridSpan w:val="3"/>
            <w:vAlign w:val="center"/>
            <w:hideMark/>
          </w:tcPr>
          <w:p w14:paraId="2D3E62FC"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Carmen</w:t>
            </w:r>
          </w:p>
        </w:tc>
        <w:tc>
          <w:tcPr>
            <w:tcW w:w="4394" w:type="dxa"/>
            <w:gridSpan w:val="2"/>
            <w:vAlign w:val="center"/>
            <w:hideMark/>
          </w:tcPr>
          <w:p w14:paraId="4D6822DB"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0.0 %</w:t>
            </w:r>
          </w:p>
        </w:tc>
      </w:tr>
      <w:tr w:rsidR="005F4B1B" w:rsidRPr="00377DA1" w14:paraId="0E6BD86C" w14:textId="77777777" w:rsidTr="00BD2B64">
        <w:tc>
          <w:tcPr>
            <w:tcW w:w="4957" w:type="dxa"/>
            <w:gridSpan w:val="3"/>
            <w:vAlign w:val="center"/>
            <w:hideMark/>
          </w:tcPr>
          <w:p w14:paraId="480BCA90"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Champotón</w:t>
            </w:r>
          </w:p>
        </w:tc>
        <w:tc>
          <w:tcPr>
            <w:tcW w:w="4394" w:type="dxa"/>
            <w:gridSpan w:val="2"/>
            <w:vAlign w:val="center"/>
            <w:hideMark/>
          </w:tcPr>
          <w:p w14:paraId="0766D0FB"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-2.8 %</w:t>
            </w:r>
          </w:p>
        </w:tc>
      </w:tr>
      <w:tr w:rsidR="005F4B1B" w:rsidRPr="00377DA1" w14:paraId="124D309A" w14:textId="77777777" w:rsidTr="00BD2B64">
        <w:tc>
          <w:tcPr>
            <w:tcW w:w="4957" w:type="dxa"/>
            <w:gridSpan w:val="3"/>
            <w:shd w:val="clear" w:color="auto" w:fill="156082"/>
            <w:vAlign w:val="center"/>
            <w:hideMark/>
          </w:tcPr>
          <w:p w14:paraId="5A5A534A"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Estructura de Hogares</w:t>
            </w:r>
          </w:p>
        </w:tc>
        <w:tc>
          <w:tcPr>
            <w:tcW w:w="4394" w:type="dxa"/>
            <w:gridSpan w:val="2"/>
            <w:shd w:val="clear" w:color="auto" w:fill="156082"/>
            <w:vAlign w:val="center"/>
            <w:hideMark/>
          </w:tcPr>
          <w:p w14:paraId="563A3697"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Número de hogares</w:t>
            </w:r>
          </w:p>
        </w:tc>
      </w:tr>
      <w:tr w:rsidR="005F4B1B" w:rsidRPr="00377DA1" w14:paraId="3BC7B7C3" w14:textId="77777777" w:rsidTr="00BD2B64">
        <w:tc>
          <w:tcPr>
            <w:tcW w:w="4957" w:type="dxa"/>
            <w:gridSpan w:val="3"/>
            <w:vAlign w:val="center"/>
            <w:hideMark/>
          </w:tcPr>
          <w:p w14:paraId="364E2D15"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Total, de hogares</w:t>
            </w:r>
          </w:p>
        </w:tc>
        <w:tc>
          <w:tcPr>
            <w:tcW w:w="4394" w:type="dxa"/>
            <w:gridSpan w:val="2"/>
            <w:vAlign w:val="center"/>
            <w:hideMark/>
          </w:tcPr>
          <w:p w14:paraId="70244DC0"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260,725</w:t>
            </w:r>
          </w:p>
        </w:tc>
      </w:tr>
      <w:tr w:rsidR="005F4B1B" w:rsidRPr="00377DA1" w14:paraId="1306ECF2" w14:textId="77777777" w:rsidTr="00BD2B64">
        <w:tc>
          <w:tcPr>
            <w:tcW w:w="4957" w:type="dxa"/>
            <w:gridSpan w:val="3"/>
            <w:vAlign w:val="center"/>
            <w:hideMark/>
          </w:tcPr>
          <w:p w14:paraId="77E174CD"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Hogares Familiares Nucleares</w:t>
            </w:r>
          </w:p>
        </w:tc>
        <w:tc>
          <w:tcPr>
            <w:tcW w:w="4394" w:type="dxa"/>
            <w:gridSpan w:val="2"/>
            <w:vAlign w:val="center"/>
            <w:hideMark/>
          </w:tcPr>
          <w:p w14:paraId="1F4AC8D2"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159,654</w:t>
            </w:r>
          </w:p>
        </w:tc>
      </w:tr>
      <w:tr w:rsidR="005F4B1B" w:rsidRPr="00377DA1" w14:paraId="1975C28F" w14:textId="77777777" w:rsidTr="00BD2B64">
        <w:tc>
          <w:tcPr>
            <w:tcW w:w="4957" w:type="dxa"/>
            <w:gridSpan w:val="3"/>
            <w:vAlign w:val="center"/>
            <w:hideMark/>
          </w:tcPr>
          <w:p w14:paraId="0BBCAC6D"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Hogares Familiares Ampliados</w:t>
            </w:r>
          </w:p>
        </w:tc>
        <w:tc>
          <w:tcPr>
            <w:tcW w:w="4394" w:type="dxa"/>
            <w:gridSpan w:val="2"/>
            <w:vAlign w:val="center"/>
            <w:hideMark/>
          </w:tcPr>
          <w:p w14:paraId="602F8107"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64,467</w:t>
            </w:r>
          </w:p>
        </w:tc>
      </w:tr>
      <w:tr w:rsidR="005F4B1B" w:rsidRPr="00377DA1" w14:paraId="539D2A48" w14:textId="77777777" w:rsidTr="00BD2B64">
        <w:tc>
          <w:tcPr>
            <w:tcW w:w="4957" w:type="dxa"/>
            <w:gridSpan w:val="3"/>
            <w:shd w:val="clear" w:color="auto" w:fill="156082"/>
            <w:vAlign w:val="center"/>
            <w:hideMark/>
          </w:tcPr>
          <w:p w14:paraId="55B5B9B2"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Estructura por Edad (Mayores volúmenes)</w:t>
            </w:r>
          </w:p>
        </w:tc>
        <w:tc>
          <w:tcPr>
            <w:tcW w:w="4394" w:type="dxa"/>
            <w:gridSpan w:val="2"/>
            <w:shd w:val="clear" w:color="auto" w:fill="156082"/>
            <w:vAlign w:val="center"/>
            <w:hideMark/>
          </w:tcPr>
          <w:p w14:paraId="37A1C206" w14:textId="77777777" w:rsidR="005F4B1B" w:rsidRPr="00377DA1" w:rsidRDefault="005F4B1B" w:rsidP="00BD2B64">
            <w:pPr>
              <w:jc w:val="center"/>
              <w:rPr>
                <w:rFonts w:eastAsia="Times New Roman" w:cs="Times New Roman"/>
                <w:b/>
                <w:bCs/>
                <w:color w:val="FFFFFF" w:themeColor="background1"/>
                <w:szCs w:val="18"/>
                <w:lang w:eastAsia="es-MX"/>
                <w14:ligatures w14:val="none"/>
              </w:rPr>
            </w:pPr>
            <w:r w:rsidRPr="00377DA1">
              <w:rPr>
                <w:rFonts w:eastAsia="Times New Roman" w:cs="Times New Roman"/>
                <w:b/>
                <w:bCs/>
                <w:color w:val="FFFFFF" w:themeColor="background1"/>
                <w:szCs w:val="18"/>
                <w:lang w:eastAsia="es-MX"/>
                <w14:ligatures w14:val="none"/>
              </w:rPr>
              <w:t>Población total</w:t>
            </w:r>
          </w:p>
        </w:tc>
      </w:tr>
      <w:tr w:rsidR="005F4B1B" w:rsidRPr="00377DA1" w14:paraId="27187B1E" w14:textId="77777777" w:rsidTr="00BD2B64">
        <w:tc>
          <w:tcPr>
            <w:tcW w:w="4957" w:type="dxa"/>
            <w:gridSpan w:val="3"/>
            <w:vAlign w:val="center"/>
            <w:hideMark/>
          </w:tcPr>
          <w:p w14:paraId="4F6BFEA5"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05 a 09 años</w:t>
            </w:r>
          </w:p>
        </w:tc>
        <w:tc>
          <w:tcPr>
            <w:tcW w:w="4394" w:type="dxa"/>
            <w:gridSpan w:val="2"/>
            <w:vAlign w:val="center"/>
            <w:hideMark/>
          </w:tcPr>
          <w:p w14:paraId="7D14EEC2"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82,015 personas</w:t>
            </w:r>
          </w:p>
        </w:tc>
      </w:tr>
      <w:tr w:rsidR="005F4B1B" w:rsidRPr="00377DA1" w14:paraId="1B71F63B" w14:textId="77777777" w:rsidTr="00BD2B64">
        <w:tc>
          <w:tcPr>
            <w:tcW w:w="4957" w:type="dxa"/>
            <w:gridSpan w:val="3"/>
            <w:vAlign w:val="center"/>
            <w:hideMark/>
          </w:tcPr>
          <w:p w14:paraId="71380470"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10 a 14 años</w:t>
            </w:r>
          </w:p>
        </w:tc>
        <w:tc>
          <w:tcPr>
            <w:tcW w:w="4394" w:type="dxa"/>
            <w:gridSpan w:val="2"/>
            <w:vAlign w:val="center"/>
            <w:hideMark/>
          </w:tcPr>
          <w:p w14:paraId="0D0F3507"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Times New Roman"/>
                <w:sz w:val="16"/>
                <w:szCs w:val="16"/>
                <w:lang w:eastAsia="es-MX"/>
                <w14:ligatures w14:val="none"/>
              </w:rPr>
              <w:t>80,168 personas</w:t>
            </w:r>
          </w:p>
        </w:tc>
      </w:tr>
    </w:tbl>
    <w:p w14:paraId="7E00011C"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61377A8B" w14:textId="77777777" w:rsidR="005F4B1B" w:rsidRPr="00377DA1" w:rsidRDefault="005F4B1B" w:rsidP="005F4B1B">
      <w:pPr>
        <w:pStyle w:val="Ttulo8"/>
        <w:rPr>
          <w:rFonts w:eastAsia="Times New Roman"/>
          <w:szCs w:val="18"/>
          <w:lang w:eastAsia="es-MX"/>
        </w:rPr>
      </w:pPr>
      <w:r w:rsidRPr="00377DA1">
        <w:rPr>
          <w:rFonts w:eastAsia="Times New Roman"/>
          <w:szCs w:val="18"/>
          <w:lang w:eastAsia="es-MX"/>
        </w:rPr>
        <w:lastRenderedPageBreak/>
        <w:t>Marginación</w:t>
      </w:r>
    </w:p>
    <w:p w14:paraId="28650B93"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Descripción:</w:t>
      </w:r>
      <w:r>
        <w:rPr>
          <w:rFonts w:eastAsia="Times New Roman" w:cs="Arial"/>
          <w:color w:val="000000"/>
          <w:szCs w:val="18"/>
          <w:lang w:eastAsia="es-MX"/>
          <w14:ligatures w14:val="none"/>
        </w:rPr>
        <w:t xml:space="preserve"> </w:t>
      </w:r>
      <w:r w:rsidRPr="00D2661A">
        <w:rPr>
          <w:rFonts w:eastAsia="Times New Roman" w:cs="Arial"/>
          <w:color w:val="000000"/>
          <w:szCs w:val="18"/>
          <w:lang w:eastAsia="es-MX"/>
          <w14:ligatures w14:val="none"/>
        </w:rPr>
        <w:t>Este tema trasciende el simple conteo de personas para medir la brecha socioespacial real del estado. No solo evalúa los niveles de ingreso, sino el grado de aislamiento físico, el acceso a derechos sociales (salud, educación, vivienda) y la desigualdad en la distribución de la riqueza. Estos indicadores son la brújula para saber que zonas se han convertido en un factor de exclusión social y dónde urgen proyectos de rescate y equidad.</w:t>
      </w:r>
    </w:p>
    <w:p w14:paraId="4779E184"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Variables:</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Población en situación de pobreza y pobreza extrema (%)</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Índice y Grado de Marginación Municipal</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Índice de Desarrollo Humano (IDH)</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Coeficiente de Gini (Medición de desigualdad de ingresos)</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Grado de Accesibilidad a Carretera Pavimentada (GACP) como factor de aislamiento</w:t>
      </w:r>
      <w:r>
        <w:rPr>
          <w:rFonts w:eastAsia="Times New Roman" w:cs="Arial"/>
          <w:color w:val="000000"/>
          <w:szCs w:val="18"/>
          <w:lang w:eastAsia="es-MX"/>
          <w14:ligatures w14:val="none"/>
        </w:rPr>
        <w:t xml:space="preserve"> e </w:t>
      </w:r>
      <w:r w:rsidRPr="00377DA1">
        <w:rPr>
          <w:color w:val="000000"/>
          <w:szCs w:val="18"/>
        </w:rPr>
        <w:t>Indicadores de Cohesión Social (Redes de apoyo y solidaridad).</w:t>
      </w:r>
    </w:p>
    <w:p w14:paraId="29CD5A00" w14:textId="77777777" w:rsidR="005F4B1B" w:rsidRPr="00D2661A"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Capas utilizadas:</w:t>
      </w:r>
      <w:r>
        <w:rPr>
          <w:rFonts w:eastAsia="Times New Roman" w:cs="Arial"/>
          <w:color w:val="000000"/>
          <w:szCs w:val="18"/>
          <w:lang w:eastAsia="es-MX"/>
          <w14:ligatures w14:val="none"/>
        </w:rPr>
        <w:t xml:space="preserve"> </w:t>
      </w:r>
      <w:r w:rsidRPr="00D2661A">
        <w:rPr>
          <w:rFonts w:eastAsia="Times New Roman" w:cs="Courier New"/>
          <w:szCs w:val="18"/>
          <w:lang w:eastAsia="es-MX"/>
          <w14:ligatures w14:val="none"/>
        </w:rPr>
        <w:t>C04_Marginacion_CONAPO_2020</w:t>
      </w:r>
      <w:r w:rsidRPr="00D2661A">
        <w:rPr>
          <w:rFonts w:eastAsia="Times New Roman" w:cs="Times New Roman"/>
          <w:szCs w:val="18"/>
          <w:lang w:eastAsia="es-MX"/>
          <w14:ligatures w14:val="none"/>
        </w:rPr>
        <w:t> (1)</w:t>
      </w:r>
      <w:r>
        <w:rPr>
          <w:rFonts w:eastAsia="Times New Roman" w:cs="Arial"/>
          <w:color w:val="000000"/>
          <w:szCs w:val="18"/>
          <w:lang w:eastAsia="es-MX"/>
          <w14:ligatures w14:val="none"/>
        </w:rPr>
        <w:t xml:space="preserve"> y </w:t>
      </w:r>
      <w:r w:rsidRPr="00D2661A">
        <w:rPr>
          <w:rFonts w:eastAsia="Times New Roman" w:cs="Courier New"/>
          <w:szCs w:val="18"/>
          <w:lang w:eastAsia="es-MX"/>
          <w14:ligatures w14:val="none"/>
        </w:rPr>
        <w:t>C04_IVULNERABILIDAD_OPMATPG_2023</w:t>
      </w:r>
      <w:r w:rsidRPr="00D2661A">
        <w:rPr>
          <w:rFonts w:eastAsia="Times New Roman" w:cs="Times New Roman"/>
          <w:szCs w:val="18"/>
          <w:lang w:eastAsia="es-MX"/>
          <w14:ligatures w14:val="none"/>
        </w:rPr>
        <w:t> (1 y 3)</w:t>
      </w:r>
    </w:p>
    <w:p w14:paraId="46026BB2"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 xml:space="preserve">Descripción </w:t>
      </w:r>
      <w:r>
        <w:rPr>
          <w:rFonts w:eastAsia="Times New Roman" w:cs="Arial"/>
          <w:b/>
          <w:bCs/>
          <w:color w:val="000000"/>
          <w:szCs w:val="18"/>
          <w:lang w:eastAsia="es-MX"/>
          <w14:ligatures w14:val="none"/>
        </w:rPr>
        <w:t>a</w:t>
      </w:r>
      <w:r w:rsidRPr="00377DA1">
        <w:rPr>
          <w:rFonts w:eastAsia="Times New Roman" w:cs="Arial"/>
          <w:b/>
          <w:bCs/>
          <w:color w:val="000000"/>
          <w:szCs w:val="18"/>
          <w:lang w:eastAsia="es-MX"/>
          <w14:ligatures w14:val="none"/>
        </w:rPr>
        <w:t>nalítica</w:t>
      </w:r>
      <w:r>
        <w:rPr>
          <w:rFonts w:eastAsia="Times New Roman" w:cs="Arial"/>
          <w:b/>
          <w:bCs/>
          <w:color w:val="000000"/>
          <w:szCs w:val="18"/>
          <w:lang w:eastAsia="es-MX"/>
          <w14:ligatures w14:val="none"/>
        </w:rPr>
        <w:t>:</w:t>
      </w:r>
    </w:p>
    <w:p w14:paraId="65EA6042" w14:textId="77777777" w:rsidR="005F4B1B" w:rsidRPr="00D2661A" w:rsidRDefault="005F4B1B">
      <w:pPr>
        <w:numPr>
          <w:ilvl w:val="0"/>
          <w:numId w:val="20"/>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Pobreza General:</w:t>
      </w:r>
      <w:r w:rsidRPr="00377DA1">
        <w:rPr>
          <w:rFonts w:eastAsia="Times New Roman" w:cs="Arial"/>
          <w:color w:val="000000"/>
          <w:szCs w:val="18"/>
          <w:lang w:eastAsia="es-MX"/>
          <w14:ligatures w14:val="none"/>
        </w:rPr>
        <w:t> </w:t>
      </w:r>
      <w:r w:rsidRPr="00D2661A">
        <w:rPr>
          <w:rFonts w:eastAsia="Times New Roman" w:cs="Arial"/>
          <w:color w:val="000000"/>
          <w:szCs w:val="18"/>
          <w:lang w:eastAsia="es-MX"/>
          <w14:ligatures w14:val="none"/>
        </w:rPr>
        <w:t>El 48.5% de la población del estado (más de 475 mil personas) vive en situación de pobreza.</w:t>
      </w:r>
    </w:p>
    <w:p w14:paraId="6B7BA096" w14:textId="77777777" w:rsidR="005F4B1B" w:rsidRPr="00377DA1" w:rsidRDefault="005F4B1B">
      <w:pPr>
        <w:numPr>
          <w:ilvl w:val="0"/>
          <w:numId w:val="20"/>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Pobreza Crítica:</w:t>
      </w:r>
      <w:r w:rsidRPr="00377DA1">
        <w:rPr>
          <w:rFonts w:eastAsia="Times New Roman" w:cs="Arial"/>
          <w:color w:val="000000"/>
          <w:szCs w:val="18"/>
          <w:lang w:eastAsia="es-MX"/>
          <w14:ligatures w14:val="none"/>
        </w:rPr>
        <w:t> </w:t>
      </w:r>
      <w:r w:rsidRPr="00D2661A">
        <w:rPr>
          <w:rFonts w:eastAsia="Times New Roman" w:cs="Arial"/>
          <w:color w:val="000000"/>
          <w:szCs w:val="18"/>
          <w:lang w:eastAsia="es-MX"/>
          <w14:ligatures w14:val="none"/>
        </w:rPr>
        <w:t>La vulnerabilidad se agudiza drásticamente en los municipios rurales y del sur: Calakmul, Candelaria y Hopelchén alcanzan porcentajes críticos de hasta el 83% de su población en situación de pobreza.</w:t>
      </w:r>
    </w:p>
    <w:p w14:paraId="00CC87D1" w14:textId="77777777" w:rsidR="005F4B1B" w:rsidRPr="00377DA1" w:rsidRDefault="005F4B1B">
      <w:pPr>
        <w:numPr>
          <w:ilvl w:val="0"/>
          <w:numId w:val="20"/>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Desarrollo Humano (IDH):</w:t>
      </w:r>
      <w:r w:rsidRPr="00377DA1">
        <w:rPr>
          <w:rFonts w:eastAsia="Times New Roman" w:cs="Arial"/>
          <w:color w:val="000000"/>
          <w:szCs w:val="18"/>
          <w:lang w:eastAsia="es-MX"/>
          <w14:ligatures w14:val="none"/>
        </w:rPr>
        <w:t xml:space="preserve"> Los polos urbanos de la entidad reportan un freno preocupante. Entre 2015 y 2020, el Índice de Desarrollo </w:t>
      </w:r>
      <w:r w:rsidRPr="00D2661A">
        <w:rPr>
          <w:rFonts w:eastAsia="Times New Roman" w:cs="Arial"/>
          <w:color w:val="000000"/>
          <w:szCs w:val="18"/>
          <w:lang w:eastAsia="es-MX"/>
          <w14:ligatures w14:val="none"/>
        </w:rPr>
        <w:t>Humano en la capital Campeche registró un retroceso de -2.93% (clasificado como "Estancado"), mientras que el municipio de Carmen retrocedió un -1.60% (también "Estancado"). En contraste, municipios como Calkiní avanzaron un +0.14% en el mismo periodo.</w:t>
      </w:r>
    </w:p>
    <w:p w14:paraId="41831100" w14:textId="77777777" w:rsidR="005F4B1B" w:rsidRPr="00377DA1" w:rsidRDefault="005F4B1B">
      <w:pPr>
        <w:numPr>
          <w:ilvl w:val="0"/>
          <w:numId w:val="20"/>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Desigualdad (Gini):</w:t>
      </w:r>
      <w:r w:rsidRPr="00377DA1">
        <w:rPr>
          <w:rFonts w:eastAsia="Times New Roman" w:cs="Arial"/>
          <w:color w:val="000000"/>
          <w:szCs w:val="18"/>
          <w:lang w:eastAsia="es-MX"/>
          <w14:ligatures w14:val="none"/>
        </w:rPr>
        <w:t> A nivel estatal</w:t>
      </w:r>
      <w:r w:rsidRPr="00D2661A">
        <w:rPr>
          <w:rFonts w:eastAsia="Times New Roman" w:cs="Arial"/>
          <w:color w:val="000000"/>
          <w:szCs w:val="18"/>
          <w:lang w:eastAsia="es-MX"/>
          <w14:ligatures w14:val="none"/>
        </w:rPr>
        <w:t>, Carmen es el municipio con el coeficiente de Gini más desigual, evidenciando que, aunque genera una inmensa</w:t>
      </w:r>
      <w:r w:rsidRPr="00377DA1">
        <w:rPr>
          <w:rFonts w:eastAsia="Times New Roman" w:cs="Arial"/>
          <w:color w:val="000000"/>
          <w:szCs w:val="18"/>
          <w:lang w:eastAsia="es-MX"/>
          <w14:ligatures w14:val="none"/>
        </w:rPr>
        <w:t xml:space="preserve"> riqueza industrial y petrolera, esta no se distribuye equitativamente entre su población urbana y rural.</w:t>
      </w:r>
    </w:p>
    <w:p w14:paraId="5C30100E" w14:textId="77777777" w:rsidR="005F4B1B" w:rsidRPr="00377DA1" w:rsidRDefault="005F4B1B">
      <w:pPr>
        <w:numPr>
          <w:ilvl w:val="0"/>
          <w:numId w:val="20"/>
        </w:num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 xml:space="preserve">Cohesión social: </w:t>
      </w:r>
      <w:r w:rsidRPr="00377DA1">
        <w:rPr>
          <w:color w:val="000000"/>
          <w:szCs w:val="18"/>
        </w:rPr>
        <w:t>El PEOTDU mide la capacidad de las personas para enfrentar crisis a través de redes de apoyo vecinal y familiar (Tabla 84). Este indicador cualitativo complementa los datos duros de marginación para entender si la población pobre está, además, aislada socialmente.</w:t>
      </w:r>
    </w:p>
    <w:p w14:paraId="3AE4D356"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Descripción Narrativa:</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El análisis de pobreza y marginación revela las dos caras de la desigualdad en Campeche. Por un lado, tenemos un aislamiento que empobrece: el cruce de los datos de pobreza (hasta 83% en Calakmul o Candelaria) con la capa del Grado de Accesibilidad a Carretera Pavimentada (GACP) demuestra que vivir lejos de las vías de comunicación anula las oportunidades de desarrollo. Por otro lado, tenemos la "pobreza urbana": polos económicos como Carmen y Campeche capital concentran la riqueza, el empleo y la infraestructura, pero sus niveles de Desarrollo Humano (IDH) se estancaron o retrocedieron en el último quinquenio, y albergan las peores tasas de desigualdad de ingresos (Gini).</w:t>
      </w:r>
    </w:p>
    <w:p w14:paraId="778C5372" w14:textId="77777777" w:rsidR="005F4B1B" w:rsidRPr="00377DA1" w:rsidRDefault="005F4B1B" w:rsidP="005F4B1B">
      <w:pPr>
        <w:rPr>
          <w:rFonts w:eastAsia="Times New Roman" w:cs="Arial"/>
          <w:color w:val="000000"/>
          <w:szCs w:val="18"/>
          <w:lang w:eastAsia="es-MX"/>
          <w14:ligatures w14:val="none"/>
        </w:rPr>
      </w:pPr>
      <w:r w:rsidRPr="00377DA1">
        <w:rPr>
          <w:rFonts w:eastAsia="Times New Roman" w:cs="Arial"/>
          <w:color w:val="000000"/>
          <w:szCs w:val="18"/>
          <w:lang w:eastAsia="es-MX"/>
          <w14:ligatures w14:val="none"/>
        </w:rPr>
        <w:t>Identificar la Marginación</w:t>
      </w:r>
      <w:r w:rsidRPr="00377DA1">
        <w:rPr>
          <w:rFonts w:eastAsia="Times New Roman" w:cs="Arial"/>
          <w:i/>
          <w:iCs/>
          <w:color w:val="000000"/>
          <w:szCs w:val="18"/>
          <w:lang w:eastAsia="es-MX"/>
          <w14:ligatures w14:val="none"/>
        </w:rPr>
        <w:t xml:space="preserve"> de CONAPO</w:t>
      </w:r>
      <w:r w:rsidRPr="00377DA1">
        <w:rPr>
          <w:rFonts w:eastAsia="Times New Roman" w:cs="Arial"/>
          <w:color w:val="000000"/>
          <w:szCs w:val="18"/>
          <w:lang w:eastAsia="es-MX"/>
          <w14:ligatures w14:val="none"/>
        </w:rPr>
        <w:t> y las isócronas de </w:t>
      </w:r>
      <w:r w:rsidRPr="00377DA1">
        <w:rPr>
          <w:rFonts w:eastAsia="Times New Roman" w:cs="Arial"/>
          <w:i/>
          <w:iCs/>
          <w:color w:val="000000"/>
          <w:szCs w:val="18"/>
          <w:lang w:eastAsia="es-MX"/>
          <w14:ligatures w14:val="none"/>
        </w:rPr>
        <w:t>Accesibilidad de CONEVAL</w:t>
      </w:r>
      <w:r w:rsidRPr="00377DA1">
        <w:rPr>
          <w:rFonts w:eastAsia="Times New Roman" w:cs="Arial"/>
          <w:color w:val="000000"/>
          <w:szCs w:val="18"/>
          <w:lang w:eastAsia="es-MX"/>
          <w14:ligatures w14:val="none"/>
        </w:rPr>
        <w:t> permite dejar de ver el territorio como un simple mapa físico para entenderlo como un escenario de desigualdad. Identificar en rojo oscuro las zonas de exclusión justifica directamente por qué el presupuesto público debe salir de las zonas de confort urbano y dirigirse a proyectos de infraestructura en los bolsones de marginación.</w:t>
      </w:r>
    </w:p>
    <w:p w14:paraId="5D6A2802"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46</w:t>
      </w:r>
      <w:r w:rsidRPr="00377DA1">
        <w:rPr>
          <w:sz w:val="18"/>
        </w:rPr>
        <w:fldChar w:fldCharType="end"/>
      </w:r>
      <w:r w:rsidRPr="00377DA1">
        <w:rPr>
          <w:sz w:val="18"/>
        </w:rPr>
        <w:t xml:space="preserve"> Ficha </w:t>
      </w:r>
      <w:r>
        <w:rPr>
          <w:sz w:val="18"/>
        </w:rPr>
        <w:t>t</w:t>
      </w:r>
      <w:r w:rsidRPr="00377DA1">
        <w:rPr>
          <w:sz w:val="18"/>
        </w:rPr>
        <w:t xml:space="preserve">écnica </w:t>
      </w:r>
      <w:r>
        <w:rPr>
          <w:sz w:val="18"/>
        </w:rPr>
        <w:t xml:space="preserve">de </w:t>
      </w:r>
      <w:r w:rsidRPr="00377DA1">
        <w:rPr>
          <w:sz w:val="18"/>
        </w:rPr>
        <w:t>Marginación</w:t>
      </w:r>
    </w:p>
    <w:tbl>
      <w:tblPr>
        <w:tblStyle w:val="Tablaconcuadrcula"/>
        <w:tblW w:w="0" w:type="auto"/>
        <w:tblLook w:val="04A0" w:firstRow="1" w:lastRow="0" w:firstColumn="1" w:lastColumn="0" w:noHBand="0" w:noVBand="1"/>
      </w:tblPr>
      <w:tblGrid>
        <w:gridCol w:w="2194"/>
        <w:gridCol w:w="1372"/>
        <w:gridCol w:w="1369"/>
        <w:gridCol w:w="3893"/>
      </w:tblGrid>
      <w:tr w:rsidR="005F4B1B" w:rsidRPr="00377DA1" w14:paraId="773D0AFE" w14:textId="77777777" w:rsidTr="00BD2B64">
        <w:tc>
          <w:tcPr>
            <w:tcW w:w="9350" w:type="dxa"/>
            <w:gridSpan w:val="4"/>
            <w:shd w:val="clear" w:color="auto" w:fill="156082"/>
            <w:vAlign w:val="center"/>
          </w:tcPr>
          <w:p w14:paraId="4C8DCEA2" w14:textId="77777777" w:rsidR="005F4B1B" w:rsidRPr="00377DA1" w:rsidRDefault="005F4B1B" w:rsidP="00BD2B64">
            <w:pPr>
              <w:jc w:val="center"/>
              <w:rPr>
                <w:rFonts w:eastAsia="Times New Roman" w:cs="Arial"/>
                <w:b/>
                <w:bCs/>
                <w:color w:val="FFFFFF" w:themeColor="background1"/>
                <w:szCs w:val="18"/>
                <w:lang w:eastAsia="es-MX"/>
                <w14:ligatures w14:val="none"/>
              </w:rPr>
            </w:pPr>
            <w:r>
              <w:rPr>
                <w:rFonts w:eastAsia="Times New Roman" w:cs="Arial"/>
                <w:b/>
                <w:bCs/>
                <w:color w:val="FFFFFF" w:themeColor="background1"/>
                <w:szCs w:val="18"/>
                <w:lang w:eastAsia="es-MX"/>
                <w14:ligatures w14:val="none"/>
              </w:rPr>
              <w:t>Marginación</w:t>
            </w:r>
          </w:p>
        </w:tc>
      </w:tr>
      <w:tr w:rsidR="005F4B1B" w:rsidRPr="00377DA1" w14:paraId="3917E09C" w14:textId="77777777" w:rsidTr="00BD2B64">
        <w:tc>
          <w:tcPr>
            <w:tcW w:w="2497" w:type="dxa"/>
            <w:shd w:val="clear" w:color="auto" w:fill="156082"/>
            <w:vAlign w:val="center"/>
            <w:hideMark/>
          </w:tcPr>
          <w:p w14:paraId="7BDBB2EC"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Descriptivo</w:t>
            </w:r>
          </w:p>
        </w:tc>
        <w:tc>
          <w:tcPr>
            <w:tcW w:w="1409" w:type="dxa"/>
            <w:shd w:val="clear" w:color="auto" w:fill="156082"/>
            <w:vAlign w:val="center"/>
            <w:hideMark/>
          </w:tcPr>
          <w:p w14:paraId="366C034B"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Definición</w:t>
            </w:r>
          </w:p>
        </w:tc>
        <w:tc>
          <w:tcPr>
            <w:tcW w:w="1476" w:type="dxa"/>
            <w:shd w:val="clear" w:color="auto" w:fill="156082"/>
            <w:vAlign w:val="center"/>
            <w:hideMark/>
          </w:tcPr>
          <w:p w14:paraId="68C71BF3"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Variables</w:t>
            </w:r>
          </w:p>
        </w:tc>
        <w:tc>
          <w:tcPr>
            <w:tcW w:w="3968" w:type="dxa"/>
            <w:shd w:val="clear" w:color="auto" w:fill="156082"/>
            <w:vAlign w:val="center"/>
            <w:hideMark/>
          </w:tcPr>
          <w:p w14:paraId="398832F6"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Capas utilizadas</w:t>
            </w:r>
          </w:p>
        </w:tc>
      </w:tr>
      <w:tr w:rsidR="005F4B1B" w:rsidRPr="00377DA1" w14:paraId="0A061530" w14:textId="77777777" w:rsidTr="00BD2B64">
        <w:tc>
          <w:tcPr>
            <w:tcW w:w="2497" w:type="dxa"/>
            <w:vAlign w:val="center"/>
            <w:hideMark/>
          </w:tcPr>
          <w:p w14:paraId="641080F5"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En este tema las variables corresponden a la pobreza, la marginación y la desigualdad, determinantes para entender la vulnerabilidad social y justificar estrategias de atención prioritaria.</w:t>
            </w:r>
          </w:p>
        </w:tc>
        <w:tc>
          <w:tcPr>
            <w:tcW w:w="1409" w:type="dxa"/>
            <w:vAlign w:val="center"/>
            <w:hideMark/>
          </w:tcPr>
          <w:p w14:paraId="6830315C"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Brecha socioespacial y rezago social en el territorio.</w:t>
            </w:r>
          </w:p>
        </w:tc>
        <w:tc>
          <w:tcPr>
            <w:tcW w:w="1476" w:type="dxa"/>
            <w:vAlign w:val="center"/>
            <w:hideMark/>
          </w:tcPr>
          <w:p w14:paraId="1BE28804"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 % Población en Pobreza.</w:t>
            </w:r>
          </w:p>
        </w:tc>
        <w:tc>
          <w:tcPr>
            <w:tcW w:w="3968" w:type="dxa"/>
            <w:vAlign w:val="center"/>
            <w:hideMark/>
          </w:tcPr>
          <w:p w14:paraId="5C88C304"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C04_Marginacion_CONAPO_2020</w:t>
            </w:r>
            <w:r w:rsidRPr="00D2661A">
              <w:rPr>
                <w:rFonts w:eastAsia="Times New Roman" w:cs="Times New Roman"/>
                <w:sz w:val="16"/>
                <w:szCs w:val="16"/>
                <w:lang w:eastAsia="es-MX"/>
                <w14:ligatures w14:val="none"/>
              </w:rPr>
              <w:t> (1)</w:t>
            </w:r>
          </w:p>
          <w:p w14:paraId="05AE47D3"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C04_IVULNERABILIDAD_OPMATPG_2023</w:t>
            </w:r>
            <w:r w:rsidRPr="00D2661A">
              <w:rPr>
                <w:rFonts w:eastAsia="Times New Roman" w:cs="Times New Roman"/>
                <w:sz w:val="16"/>
                <w:szCs w:val="16"/>
                <w:lang w:eastAsia="es-MX"/>
                <w14:ligatures w14:val="none"/>
              </w:rPr>
              <w:t> (1 y 3)</w:t>
            </w:r>
          </w:p>
        </w:tc>
      </w:tr>
      <w:tr w:rsidR="005F4B1B" w:rsidRPr="00377DA1" w14:paraId="6F99F05F" w14:textId="77777777" w:rsidTr="00BD2B64">
        <w:tc>
          <w:tcPr>
            <w:tcW w:w="0" w:type="auto"/>
            <w:gridSpan w:val="4"/>
            <w:shd w:val="clear" w:color="auto" w:fill="156082"/>
            <w:vAlign w:val="center"/>
            <w:hideMark/>
          </w:tcPr>
          <w:p w14:paraId="26679A5F"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Analítico</w:t>
            </w:r>
          </w:p>
        </w:tc>
      </w:tr>
      <w:tr w:rsidR="005F4B1B" w:rsidRPr="00377DA1" w14:paraId="5585344A" w14:textId="77777777" w:rsidTr="00BD2B64">
        <w:tc>
          <w:tcPr>
            <w:tcW w:w="3906" w:type="dxa"/>
            <w:gridSpan w:val="2"/>
            <w:shd w:val="clear" w:color="auto" w:fill="156082"/>
            <w:vAlign w:val="center"/>
            <w:hideMark/>
          </w:tcPr>
          <w:p w14:paraId="7FA75FBF"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Pobreza por municipio</w:t>
            </w:r>
          </w:p>
        </w:tc>
        <w:tc>
          <w:tcPr>
            <w:tcW w:w="5444" w:type="dxa"/>
            <w:gridSpan w:val="2"/>
            <w:shd w:val="clear" w:color="auto" w:fill="156082"/>
            <w:vAlign w:val="center"/>
            <w:hideMark/>
          </w:tcPr>
          <w:p w14:paraId="531130AD"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Porcentaje de la población</w:t>
            </w:r>
          </w:p>
        </w:tc>
      </w:tr>
      <w:tr w:rsidR="005F4B1B" w:rsidRPr="00377DA1" w14:paraId="7E06C69F" w14:textId="77777777" w:rsidTr="00BD2B64">
        <w:tc>
          <w:tcPr>
            <w:tcW w:w="3906" w:type="dxa"/>
            <w:gridSpan w:val="2"/>
            <w:vAlign w:val="center"/>
            <w:hideMark/>
          </w:tcPr>
          <w:p w14:paraId="7233D3BF"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lastRenderedPageBreak/>
              <w:t>Promedio Estatal</w:t>
            </w:r>
          </w:p>
        </w:tc>
        <w:tc>
          <w:tcPr>
            <w:tcW w:w="5444" w:type="dxa"/>
            <w:gridSpan w:val="2"/>
            <w:vAlign w:val="center"/>
            <w:hideMark/>
          </w:tcPr>
          <w:p w14:paraId="494F308F"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48.5 % (Aprox. 475,000 habs.)</w:t>
            </w:r>
          </w:p>
        </w:tc>
      </w:tr>
      <w:tr w:rsidR="005F4B1B" w:rsidRPr="00377DA1" w14:paraId="0C68AAB2" w14:textId="77777777" w:rsidTr="00BD2B64">
        <w:tc>
          <w:tcPr>
            <w:tcW w:w="3906" w:type="dxa"/>
            <w:gridSpan w:val="2"/>
            <w:vAlign w:val="center"/>
            <w:hideMark/>
          </w:tcPr>
          <w:p w14:paraId="64FEB872"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Focos Rojos (Calakmul, Candelaria, Hopelchén)</w:t>
            </w:r>
          </w:p>
        </w:tc>
        <w:tc>
          <w:tcPr>
            <w:tcW w:w="5444" w:type="dxa"/>
            <w:gridSpan w:val="2"/>
            <w:vAlign w:val="center"/>
            <w:hideMark/>
          </w:tcPr>
          <w:p w14:paraId="1AF6E2D4"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Hasta 83 %</w:t>
            </w:r>
          </w:p>
        </w:tc>
      </w:tr>
      <w:tr w:rsidR="005F4B1B" w:rsidRPr="00377DA1" w14:paraId="15CDB98F" w14:textId="77777777" w:rsidTr="00BD2B64">
        <w:tc>
          <w:tcPr>
            <w:tcW w:w="3906" w:type="dxa"/>
            <w:gridSpan w:val="2"/>
            <w:shd w:val="clear" w:color="auto" w:fill="156082"/>
            <w:vAlign w:val="center"/>
            <w:hideMark/>
          </w:tcPr>
          <w:p w14:paraId="266933AD"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Índice de Desarrollo Humano (IDH 2015-2020)</w:t>
            </w:r>
          </w:p>
        </w:tc>
        <w:tc>
          <w:tcPr>
            <w:tcW w:w="5444" w:type="dxa"/>
            <w:gridSpan w:val="2"/>
            <w:shd w:val="clear" w:color="auto" w:fill="156082"/>
            <w:vAlign w:val="center"/>
            <w:hideMark/>
          </w:tcPr>
          <w:p w14:paraId="2CF0327D"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Estatus / Variación %</w:t>
            </w:r>
          </w:p>
        </w:tc>
      </w:tr>
      <w:tr w:rsidR="005F4B1B" w:rsidRPr="00377DA1" w14:paraId="27B42871" w14:textId="77777777" w:rsidTr="00BD2B64">
        <w:tc>
          <w:tcPr>
            <w:tcW w:w="3906" w:type="dxa"/>
            <w:gridSpan w:val="2"/>
            <w:vAlign w:val="center"/>
            <w:hideMark/>
          </w:tcPr>
          <w:p w14:paraId="105455C1"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Campeche (Capital)</w:t>
            </w:r>
          </w:p>
        </w:tc>
        <w:tc>
          <w:tcPr>
            <w:tcW w:w="5444" w:type="dxa"/>
            <w:gridSpan w:val="2"/>
            <w:vAlign w:val="center"/>
            <w:hideMark/>
          </w:tcPr>
          <w:p w14:paraId="0E6A8670"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Estancado (-2.93 %)</w:t>
            </w:r>
          </w:p>
        </w:tc>
      </w:tr>
      <w:tr w:rsidR="005F4B1B" w:rsidRPr="00377DA1" w14:paraId="4A65A9C2" w14:textId="77777777" w:rsidTr="00BD2B64">
        <w:tc>
          <w:tcPr>
            <w:tcW w:w="3906" w:type="dxa"/>
            <w:gridSpan w:val="2"/>
            <w:vAlign w:val="center"/>
            <w:hideMark/>
          </w:tcPr>
          <w:p w14:paraId="458041E7"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Carmen</w:t>
            </w:r>
          </w:p>
        </w:tc>
        <w:tc>
          <w:tcPr>
            <w:tcW w:w="5444" w:type="dxa"/>
            <w:gridSpan w:val="2"/>
            <w:vAlign w:val="center"/>
            <w:hideMark/>
          </w:tcPr>
          <w:p w14:paraId="646D265D"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Estancado (-1.60 %)</w:t>
            </w:r>
          </w:p>
        </w:tc>
      </w:tr>
      <w:tr w:rsidR="005F4B1B" w:rsidRPr="00377DA1" w14:paraId="3FA202CC" w14:textId="77777777" w:rsidTr="00BD2B64">
        <w:tc>
          <w:tcPr>
            <w:tcW w:w="3906" w:type="dxa"/>
            <w:gridSpan w:val="2"/>
            <w:vAlign w:val="center"/>
            <w:hideMark/>
          </w:tcPr>
          <w:p w14:paraId="392E4780"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Calkiní</w:t>
            </w:r>
          </w:p>
        </w:tc>
        <w:tc>
          <w:tcPr>
            <w:tcW w:w="5444" w:type="dxa"/>
            <w:gridSpan w:val="2"/>
            <w:vAlign w:val="center"/>
            <w:hideMark/>
          </w:tcPr>
          <w:p w14:paraId="3F79D30A"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Avanzado (+0.14 %)</w:t>
            </w:r>
          </w:p>
        </w:tc>
      </w:tr>
      <w:tr w:rsidR="005F4B1B" w:rsidRPr="00377DA1" w14:paraId="1AAE7C40" w14:textId="77777777" w:rsidTr="00BD2B64">
        <w:tc>
          <w:tcPr>
            <w:tcW w:w="3906" w:type="dxa"/>
            <w:gridSpan w:val="2"/>
            <w:shd w:val="clear" w:color="auto" w:fill="156082"/>
            <w:vAlign w:val="center"/>
            <w:hideMark/>
          </w:tcPr>
          <w:p w14:paraId="45520F9F"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Desigualdad Social</w:t>
            </w:r>
          </w:p>
        </w:tc>
        <w:tc>
          <w:tcPr>
            <w:tcW w:w="5444" w:type="dxa"/>
            <w:gridSpan w:val="2"/>
            <w:shd w:val="clear" w:color="auto" w:fill="156082"/>
            <w:vAlign w:val="center"/>
            <w:hideMark/>
          </w:tcPr>
          <w:p w14:paraId="782E137C"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Indicador de Evaluación</w:t>
            </w:r>
          </w:p>
        </w:tc>
      </w:tr>
      <w:tr w:rsidR="005F4B1B" w:rsidRPr="00377DA1" w14:paraId="03AE12BF" w14:textId="77777777" w:rsidTr="00BD2B64">
        <w:tc>
          <w:tcPr>
            <w:tcW w:w="3906" w:type="dxa"/>
            <w:gridSpan w:val="2"/>
            <w:vAlign w:val="center"/>
            <w:hideMark/>
          </w:tcPr>
          <w:p w14:paraId="32E174FF"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Municipio más desigual de la entidad</w:t>
            </w:r>
          </w:p>
        </w:tc>
        <w:tc>
          <w:tcPr>
            <w:tcW w:w="5444" w:type="dxa"/>
            <w:gridSpan w:val="2"/>
            <w:vAlign w:val="center"/>
            <w:hideMark/>
          </w:tcPr>
          <w:p w14:paraId="0E523AFF"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Carmen (Mayor Coeficiente de Gini)</w:t>
            </w:r>
          </w:p>
        </w:tc>
      </w:tr>
      <w:tr w:rsidR="005F4B1B" w:rsidRPr="00377DA1" w14:paraId="61776D66" w14:textId="77777777" w:rsidTr="00BD2B64">
        <w:tc>
          <w:tcPr>
            <w:tcW w:w="3906" w:type="dxa"/>
            <w:gridSpan w:val="2"/>
            <w:shd w:val="clear" w:color="auto" w:fill="156082"/>
            <w:vAlign w:val="center"/>
            <w:hideMark/>
          </w:tcPr>
          <w:p w14:paraId="4811CF27"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Aislamiento Físico y Marginación</w:t>
            </w:r>
          </w:p>
        </w:tc>
        <w:tc>
          <w:tcPr>
            <w:tcW w:w="5444" w:type="dxa"/>
            <w:gridSpan w:val="2"/>
            <w:shd w:val="clear" w:color="auto" w:fill="156082"/>
            <w:vAlign w:val="center"/>
            <w:hideMark/>
          </w:tcPr>
          <w:p w14:paraId="6E44D39F"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Indicador de Evaluación</w:t>
            </w:r>
          </w:p>
        </w:tc>
      </w:tr>
      <w:tr w:rsidR="005F4B1B" w:rsidRPr="00377DA1" w14:paraId="0AC0B982" w14:textId="77777777" w:rsidTr="00BD2B64">
        <w:tc>
          <w:tcPr>
            <w:tcW w:w="3906" w:type="dxa"/>
            <w:gridSpan w:val="2"/>
            <w:vAlign w:val="center"/>
            <w:hideMark/>
          </w:tcPr>
          <w:p w14:paraId="3DACDEF6"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Grado de Accesibilidad a Carretera Pavimentada (GACP)</w:t>
            </w:r>
          </w:p>
        </w:tc>
        <w:tc>
          <w:tcPr>
            <w:tcW w:w="5444" w:type="dxa"/>
            <w:gridSpan w:val="2"/>
            <w:vAlign w:val="center"/>
            <w:hideMark/>
          </w:tcPr>
          <w:p w14:paraId="2BF25557"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Localidades catalogadas con Muy Bajo y Bajo GACP</w:t>
            </w:r>
          </w:p>
        </w:tc>
      </w:tr>
    </w:tbl>
    <w:p w14:paraId="1E996DF8"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7F1C9057" w14:textId="77777777" w:rsidR="005F4B1B" w:rsidRPr="00377DA1" w:rsidRDefault="005F4B1B" w:rsidP="005F4B1B">
      <w:pPr>
        <w:pStyle w:val="Ttulo8"/>
        <w:rPr>
          <w:rFonts w:eastAsia="Times New Roman"/>
          <w:szCs w:val="18"/>
          <w:lang w:eastAsia="es-MX"/>
        </w:rPr>
      </w:pPr>
      <w:r w:rsidRPr="00377DA1">
        <w:rPr>
          <w:rFonts w:eastAsia="Times New Roman"/>
          <w:szCs w:val="18"/>
          <w:lang w:eastAsia="es-MX"/>
        </w:rPr>
        <w:t>Movilidad Demográfica</w:t>
      </w:r>
    </w:p>
    <w:p w14:paraId="05DA643A"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Descripción:</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Este tema analiza los flujos de entrada (inmigración) y salida (emigración) a nivel estatal y municipal. Identificar las causas por las que la población abandona sus comunidades (laborales, educativas o de seguridad) es vital para entender en qué polígonos la planeación territorial ha fallado y dónde es urgente inyectar infraestructura para "anclar" a la población y evitar el despoblamiento rural o la saturación de los centros urbanos.</w:t>
      </w:r>
    </w:p>
    <w:p w14:paraId="2643BA0C"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Variables:</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Población inmigrante, emigrante y saldo neto migratorio</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Inmigración interna por municipio de destino</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Principales destinos de emigración nacional e internacional</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Causas de la migración (Laborales, familiares, educativas, inseguridad)</w:t>
      </w:r>
      <w:r>
        <w:rPr>
          <w:rFonts w:eastAsia="Times New Roman" w:cs="Arial"/>
          <w:color w:val="000000"/>
          <w:szCs w:val="18"/>
          <w:lang w:eastAsia="es-MX"/>
          <w14:ligatures w14:val="none"/>
        </w:rPr>
        <w:t xml:space="preserve"> y </w:t>
      </w:r>
      <w:r w:rsidRPr="00377DA1">
        <w:rPr>
          <w:color w:val="000000"/>
          <w:szCs w:val="18"/>
        </w:rPr>
        <w:t>Flujo de migrantes extranjeros en tránsito.</w:t>
      </w:r>
    </w:p>
    <w:p w14:paraId="0F4521F3" w14:textId="77777777" w:rsidR="005F4B1B" w:rsidRPr="00D2661A"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Capas utilizadas:</w:t>
      </w:r>
      <w:r>
        <w:rPr>
          <w:rFonts w:eastAsia="Times New Roman" w:cs="Arial"/>
          <w:color w:val="000000"/>
          <w:szCs w:val="18"/>
          <w:lang w:eastAsia="es-MX"/>
          <w14:ligatures w14:val="none"/>
        </w:rPr>
        <w:t xml:space="preserve"> </w:t>
      </w:r>
      <w:r w:rsidRPr="00D2661A">
        <w:rPr>
          <w:rFonts w:eastAsia="Times New Roman" w:cs="Courier New"/>
          <w:szCs w:val="18"/>
          <w:lang w:eastAsia="es-MX"/>
          <w14:ligatures w14:val="none"/>
        </w:rPr>
        <w:t>C04_Localidades_ITER_INEGI_2020</w:t>
      </w:r>
      <w:r w:rsidRPr="00D2661A">
        <w:rPr>
          <w:rFonts w:eastAsia="Times New Roman" w:cs="Times New Roman"/>
          <w:szCs w:val="18"/>
          <w:lang w:eastAsia="es-MX"/>
          <w14:ligatures w14:val="none"/>
        </w:rPr>
        <w:t> (1)</w:t>
      </w:r>
      <w:r>
        <w:rPr>
          <w:rFonts w:eastAsia="Times New Roman" w:cs="Arial"/>
          <w:color w:val="000000"/>
          <w:szCs w:val="18"/>
          <w:lang w:eastAsia="es-MX"/>
          <w14:ligatures w14:val="none"/>
        </w:rPr>
        <w:t xml:space="preserve"> y </w:t>
      </w:r>
      <w:r w:rsidRPr="00D2661A">
        <w:rPr>
          <w:rFonts w:eastAsia="Times New Roman" w:cs="Courier New"/>
          <w:szCs w:val="18"/>
          <w:lang w:eastAsia="es-MX"/>
          <w14:ligatures w14:val="none"/>
        </w:rPr>
        <w:t>R04_DensLoc_OPMATPG_2023.tif</w:t>
      </w:r>
      <w:r w:rsidRPr="00D2661A">
        <w:rPr>
          <w:rFonts w:eastAsia="Times New Roman" w:cs="Times New Roman"/>
          <w:szCs w:val="18"/>
          <w:lang w:eastAsia="es-MX"/>
          <w14:ligatures w14:val="none"/>
        </w:rPr>
        <w:t> (3)</w:t>
      </w:r>
    </w:p>
    <w:p w14:paraId="6A34149B"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 xml:space="preserve">Descripción </w:t>
      </w:r>
      <w:r>
        <w:rPr>
          <w:rFonts w:eastAsia="Times New Roman" w:cs="Arial"/>
          <w:b/>
          <w:bCs/>
          <w:color w:val="000000"/>
          <w:szCs w:val="18"/>
          <w:lang w:eastAsia="es-MX"/>
          <w14:ligatures w14:val="none"/>
        </w:rPr>
        <w:t>a</w:t>
      </w:r>
      <w:r w:rsidRPr="00377DA1">
        <w:rPr>
          <w:rFonts w:eastAsia="Times New Roman" w:cs="Arial"/>
          <w:b/>
          <w:bCs/>
          <w:color w:val="000000"/>
          <w:szCs w:val="18"/>
          <w:lang w:eastAsia="es-MX"/>
          <w14:ligatures w14:val="none"/>
        </w:rPr>
        <w:t>nalítica</w:t>
      </w:r>
      <w:r>
        <w:rPr>
          <w:rFonts w:eastAsia="Times New Roman" w:cs="Arial"/>
          <w:b/>
          <w:bCs/>
          <w:color w:val="000000"/>
          <w:szCs w:val="18"/>
          <w:lang w:eastAsia="es-MX"/>
          <w14:ligatures w14:val="none"/>
        </w:rPr>
        <w:t>:</w:t>
      </w:r>
    </w:p>
    <w:p w14:paraId="6B077A63" w14:textId="77777777" w:rsidR="005F4B1B" w:rsidRPr="00377DA1" w:rsidRDefault="005F4B1B">
      <w:pPr>
        <w:numPr>
          <w:ilvl w:val="0"/>
          <w:numId w:val="21"/>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Saldo Migratorio:</w:t>
      </w:r>
      <w:r w:rsidRPr="00377DA1">
        <w:rPr>
          <w:rFonts w:eastAsia="Times New Roman" w:cs="Arial"/>
          <w:color w:val="000000"/>
          <w:szCs w:val="18"/>
          <w:lang w:eastAsia="es-MX"/>
          <w14:ligatures w14:val="none"/>
        </w:rPr>
        <w:t xml:space="preserve"> </w:t>
      </w:r>
      <w:r w:rsidRPr="00D2661A">
        <w:rPr>
          <w:rFonts w:eastAsia="Times New Roman" w:cs="Arial"/>
          <w:color w:val="000000"/>
          <w:szCs w:val="18"/>
          <w:lang w:eastAsia="es-MX"/>
          <w14:ligatures w14:val="none"/>
        </w:rPr>
        <w:t>Históricamente Campeche atrae a más personas de las que expulsa. En 2020, el saldo neto migratorio fue positivo con 58,425 personas (199,443 inmigrantes frente a 141,018 emigrantes históricos).</w:t>
      </w:r>
    </w:p>
    <w:p w14:paraId="18EF2061" w14:textId="77777777" w:rsidR="005F4B1B" w:rsidRPr="00377DA1" w:rsidRDefault="005F4B1B">
      <w:pPr>
        <w:numPr>
          <w:ilvl w:val="0"/>
          <w:numId w:val="21"/>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Fuga de Población Reciente (2015-2020):</w:t>
      </w:r>
      <w:r w:rsidRPr="00377DA1">
        <w:rPr>
          <w:rFonts w:eastAsia="Times New Roman" w:cs="Arial"/>
          <w:color w:val="000000"/>
          <w:szCs w:val="18"/>
          <w:lang w:eastAsia="es-MX"/>
          <w14:ligatures w14:val="none"/>
        </w:rPr>
        <w:t xml:space="preserve"> </w:t>
      </w:r>
      <w:r w:rsidRPr="00D2661A">
        <w:rPr>
          <w:rFonts w:eastAsia="Times New Roman" w:cs="Arial"/>
          <w:color w:val="000000"/>
          <w:szCs w:val="18"/>
          <w:lang w:eastAsia="es-MX"/>
          <w14:ligatures w14:val="none"/>
        </w:rPr>
        <w:t>A pesar del saldo histórico, la emigración reciente es preocupante. En un periodo de 5 años, 44,034 campechanos abandonaron el estado para radicar principalmente en Yucatán, Quintana Roo y Tabasco. De la misma forma, 2,499 personas emigraron a otro país (el 64% hacia Estados Unidos).</w:t>
      </w:r>
    </w:p>
    <w:p w14:paraId="28B9D8D2" w14:textId="77777777" w:rsidR="005F4B1B" w:rsidRPr="00377DA1" w:rsidRDefault="005F4B1B">
      <w:pPr>
        <w:numPr>
          <w:ilvl w:val="0"/>
          <w:numId w:val="21"/>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Polos de Atracción Interna:</w:t>
      </w:r>
      <w:r w:rsidRPr="00377DA1">
        <w:rPr>
          <w:rFonts w:eastAsia="Times New Roman" w:cs="Arial"/>
          <w:color w:val="000000"/>
          <w:szCs w:val="18"/>
          <w:lang w:eastAsia="es-MX"/>
          <w14:ligatures w14:val="none"/>
        </w:rPr>
        <w:t xml:space="preserve"> </w:t>
      </w:r>
      <w:r w:rsidRPr="00D2661A">
        <w:rPr>
          <w:rFonts w:eastAsia="Times New Roman" w:cs="Arial"/>
          <w:color w:val="000000"/>
          <w:szCs w:val="18"/>
          <w:lang w:eastAsia="es-MX"/>
          <w14:ligatures w14:val="none"/>
        </w:rPr>
        <w:t>La inmigración interna está brutalmente concentrada. De los 27,860 inmigrantes recientes, el 37.8% (10,525 personas) se instalaron en Carmen y el 27.4% (7,638 personas) en Campeche capital. Municipios como Seybaplaya o Palizada atrajeron a menos del 1% cada uno.</w:t>
      </w:r>
    </w:p>
    <w:p w14:paraId="7CBFB0E0" w14:textId="77777777" w:rsidR="005F4B1B" w:rsidRPr="00377DA1" w:rsidRDefault="005F4B1B">
      <w:pPr>
        <w:numPr>
          <w:ilvl w:val="0"/>
          <w:numId w:val="21"/>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Causas de la Movilidad:</w:t>
      </w:r>
      <w:r w:rsidRPr="00377DA1">
        <w:rPr>
          <w:rFonts w:eastAsia="Times New Roman" w:cs="Arial"/>
          <w:color w:val="000000"/>
          <w:szCs w:val="18"/>
          <w:lang w:eastAsia="es-MX"/>
          <w14:ligatures w14:val="none"/>
        </w:rPr>
        <w:t xml:space="preserve"> </w:t>
      </w:r>
      <w:r w:rsidRPr="00D2661A">
        <w:rPr>
          <w:rFonts w:eastAsia="Times New Roman" w:cs="Arial"/>
          <w:color w:val="000000"/>
          <w:szCs w:val="18"/>
          <w:lang w:eastAsia="es-MX"/>
          <w14:ligatures w14:val="none"/>
        </w:rPr>
        <w:t>Detrás del factor familiar (40.8%), las verdaderas fuerzas de expulsión son económicas y formativas: el 32.7% migra por razones laborales (buscar o cambiar de trabajo) y un 7.8% se va para poder estudiar. El 4.9% huye por inseguridad delictiva.</w:t>
      </w:r>
    </w:p>
    <w:p w14:paraId="60F1713E" w14:textId="77777777" w:rsidR="005F4B1B" w:rsidRPr="00377DA1" w:rsidRDefault="005F4B1B">
      <w:pPr>
        <w:numPr>
          <w:ilvl w:val="0"/>
          <w:numId w:val="21"/>
        </w:num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Flujo migratorio:</w:t>
      </w:r>
      <w:r w:rsidRPr="00377DA1">
        <w:rPr>
          <w:rFonts w:eastAsia="Times New Roman" w:cs="Arial"/>
          <w:color w:val="000000"/>
          <w:szCs w:val="18"/>
          <w:lang w:eastAsia="es-MX"/>
          <w14:ligatures w14:val="none"/>
        </w:rPr>
        <w:t xml:space="preserve"> </w:t>
      </w:r>
      <w:r w:rsidRPr="00377DA1">
        <w:rPr>
          <w:color w:val="000000"/>
          <w:szCs w:val="18"/>
        </w:rPr>
        <w:t>Campeche, al ser estado fronterizo, registra "eventos de personas extranjeras presentadas y canalizadas ante autoridades migratorias" (Tabla 75), impactando principalmente la dinámica territorial de los municipios de la frontera sur como Candelaria y Calakmul.</w:t>
      </w:r>
    </w:p>
    <w:p w14:paraId="299238B5" w14:textId="77777777" w:rsidR="005F4B1B" w:rsidRPr="00D2661A" w:rsidRDefault="005F4B1B" w:rsidP="005F4B1B">
      <w:pPr>
        <w:rPr>
          <w:rFonts w:eastAsia="Times New Roman" w:cs="Arial"/>
          <w:b/>
          <w:bCs/>
          <w:color w:val="000000"/>
          <w:szCs w:val="18"/>
          <w:lang w:eastAsia="es-MX"/>
          <w14:ligatures w14:val="none"/>
        </w:rPr>
      </w:pPr>
      <w:r w:rsidRPr="00377DA1">
        <w:rPr>
          <w:rFonts w:eastAsia="Times New Roman" w:cs="Arial"/>
          <w:b/>
          <w:bCs/>
          <w:color w:val="000000"/>
          <w:szCs w:val="18"/>
          <w:lang w:eastAsia="es-MX"/>
          <w14:ligatures w14:val="none"/>
        </w:rPr>
        <w:t xml:space="preserve">Descripción </w:t>
      </w:r>
      <w:r>
        <w:rPr>
          <w:rFonts w:eastAsia="Times New Roman" w:cs="Arial"/>
          <w:b/>
          <w:bCs/>
          <w:color w:val="000000"/>
          <w:szCs w:val="18"/>
          <w:lang w:eastAsia="es-MX"/>
          <w14:ligatures w14:val="none"/>
        </w:rPr>
        <w:t>n</w:t>
      </w:r>
      <w:r w:rsidRPr="00377DA1">
        <w:rPr>
          <w:rFonts w:eastAsia="Times New Roman" w:cs="Arial"/>
          <w:b/>
          <w:bCs/>
          <w:color w:val="000000"/>
          <w:szCs w:val="18"/>
          <w:lang w:eastAsia="es-MX"/>
          <w14:ligatures w14:val="none"/>
        </w:rPr>
        <w:t>arrativa:</w:t>
      </w:r>
      <w:r>
        <w:rPr>
          <w:rFonts w:eastAsia="Times New Roman" w:cs="Arial"/>
          <w:b/>
          <w:bCs/>
          <w:color w:val="000000"/>
          <w:szCs w:val="18"/>
          <w:lang w:eastAsia="es-MX"/>
          <w14:ligatures w14:val="none"/>
        </w:rPr>
        <w:t xml:space="preserve"> </w:t>
      </w:r>
      <w:r w:rsidRPr="00377DA1">
        <w:rPr>
          <w:rFonts w:eastAsia="Times New Roman" w:cs="Arial"/>
          <w:color w:val="000000"/>
          <w:szCs w:val="18"/>
          <w:lang w:eastAsia="es-MX"/>
          <w14:ligatures w14:val="none"/>
        </w:rPr>
        <w:t>Los flujos migratorios de Campeche permiten observar el mapa exacto de la desigualdad de oportunidades en el estado. Si bien a nivel macro Campeche retiene población, la dinámica interna revela una búsqueda de oportunidades y pérdida de población activa. Más de 44 mil campechanos salieron recientemente hacia Yucatán o la Riviera Maya (Quintana Roo), empujados directamente por la falta de universidades o empleos competitivos (causas que suman el 40.5% de la migración).</w:t>
      </w:r>
      <w:r>
        <w:rPr>
          <w:rFonts w:eastAsia="Times New Roman" w:cs="Arial"/>
          <w:b/>
          <w:bCs/>
          <w:color w:val="000000"/>
          <w:szCs w:val="18"/>
          <w:lang w:eastAsia="es-MX"/>
          <w14:ligatures w14:val="none"/>
        </w:rPr>
        <w:t xml:space="preserve"> </w:t>
      </w:r>
      <w:r w:rsidRPr="00377DA1">
        <w:rPr>
          <w:rFonts w:eastAsia="Times New Roman" w:cs="Arial"/>
          <w:color w:val="000000"/>
          <w:szCs w:val="18"/>
          <w:lang w:eastAsia="es-MX"/>
          <w14:ligatures w14:val="none"/>
        </w:rPr>
        <w:t>Al mismo tiempo, la escasa población que llega de otros estados se concentra masivamente en Carmen y Campeche capital (absorbiendo el 65% del flujo), lo que satura su infraestructura urbana, vivienda y servicios básicos. Visualizar espacialmente estas "zonas de expulsión" rural frente a los "imanes" urbanos le permite a las autoridades entender dónde deben aterrizar los proyectos estratégicos. Revertir la emigración exige dejar de centralizar las obras en la capital y sembrar universidades, hospitales e industrias directamente en las regiones marginadas para garantizar el derecho a no migrar.</w:t>
      </w:r>
    </w:p>
    <w:p w14:paraId="699641C8" w14:textId="77777777" w:rsidR="005F4B1B" w:rsidRPr="00377DA1" w:rsidRDefault="005F4B1B" w:rsidP="005F4B1B">
      <w:pPr>
        <w:pStyle w:val="Descripcin"/>
        <w:keepNext/>
        <w:spacing w:after="0"/>
        <w:rPr>
          <w:sz w:val="18"/>
        </w:rPr>
      </w:pPr>
      <w:r w:rsidRPr="00377DA1">
        <w:rPr>
          <w:sz w:val="18"/>
        </w:rPr>
        <w:lastRenderedPageBreak/>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47</w:t>
      </w:r>
      <w:r w:rsidRPr="00377DA1">
        <w:rPr>
          <w:sz w:val="18"/>
        </w:rPr>
        <w:fldChar w:fldCharType="end"/>
      </w:r>
      <w:r w:rsidRPr="00377DA1">
        <w:rPr>
          <w:sz w:val="18"/>
        </w:rPr>
        <w:t xml:space="preserve"> Ficha </w:t>
      </w:r>
      <w:r>
        <w:rPr>
          <w:sz w:val="18"/>
        </w:rPr>
        <w:t>t</w:t>
      </w:r>
      <w:r w:rsidRPr="00377DA1">
        <w:rPr>
          <w:sz w:val="18"/>
        </w:rPr>
        <w:t>écnica</w:t>
      </w:r>
      <w:r>
        <w:rPr>
          <w:sz w:val="18"/>
        </w:rPr>
        <w:t xml:space="preserve"> de</w:t>
      </w:r>
      <w:r w:rsidRPr="00377DA1">
        <w:rPr>
          <w:sz w:val="18"/>
        </w:rPr>
        <w:t xml:space="preserve"> Movilidad </w:t>
      </w:r>
      <w:r>
        <w:rPr>
          <w:sz w:val="18"/>
        </w:rPr>
        <w:t>d</w:t>
      </w:r>
      <w:r w:rsidRPr="00377DA1">
        <w:rPr>
          <w:sz w:val="18"/>
        </w:rPr>
        <w:t>emográfica</w:t>
      </w:r>
    </w:p>
    <w:tbl>
      <w:tblPr>
        <w:tblStyle w:val="Tablaconcuadrcula"/>
        <w:tblW w:w="0" w:type="auto"/>
        <w:tblLook w:val="04A0" w:firstRow="1" w:lastRow="0" w:firstColumn="1" w:lastColumn="0" w:noHBand="0" w:noVBand="1"/>
      </w:tblPr>
      <w:tblGrid>
        <w:gridCol w:w="1895"/>
        <w:gridCol w:w="1679"/>
        <w:gridCol w:w="758"/>
        <w:gridCol w:w="759"/>
        <w:gridCol w:w="3737"/>
      </w:tblGrid>
      <w:tr w:rsidR="005F4B1B" w:rsidRPr="00377DA1" w14:paraId="174F90F0" w14:textId="77777777" w:rsidTr="00BD2B64">
        <w:tc>
          <w:tcPr>
            <w:tcW w:w="3574" w:type="dxa"/>
            <w:gridSpan w:val="2"/>
            <w:shd w:val="clear" w:color="auto" w:fill="156082"/>
            <w:vAlign w:val="center"/>
          </w:tcPr>
          <w:p w14:paraId="4466812E" w14:textId="77777777" w:rsidR="005F4B1B" w:rsidRPr="00377DA1" w:rsidRDefault="005F4B1B" w:rsidP="00BD2B64">
            <w:pPr>
              <w:jc w:val="center"/>
              <w:rPr>
                <w:rFonts w:eastAsia="Times New Roman" w:cs="Arial"/>
                <w:b/>
                <w:bCs/>
                <w:color w:val="FFFFFF" w:themeColor="background1"/>
                <w:szCs w:val="18"/>
                <w:lang w:eastAsia="es-MX"/>
                <w14:ligatures w14:val="none"/>
              </w:rPr>
            </w:pPr>
            <w:r>
              <w:rPr>
                <w:rFonts w:eastAsia="Times New Roman" w:cs="Arial"/>
                <w:b/>
                <w:bCs/>
                <w:color w:val="FFFFFF" w:themeColor="background1"/>
                <w:szCs w:val="18"/>
                <w:lang w:eastAsia="es-MX"/>
                <w14:ligatures w14:val="none"/>
              </w:rPr>
              <w:t>Movilidad demográfica</w:t>
            </w:r>
          </w:p>
        </w:tc>
        <w:tc>
          <w:tcPr>
            <w:tcW w:w="2043" w:type="dxa"/>
            <w:gridSpan w:val="2"/>
            <w:shd w:val="clear" w:color="auto" w:fill="156082"/>
            <w:vAlign w:val="center"/>
          </w:tcPr>
          <w:p w14:paraId="2B768E4A" w14:textId="77777777" w:rsidR="005F4B1B" w:rsidRPr="00377DA1" w:rsidRDefault="005F4B1B" w:rsidP="00BD2B64">
            <w:pPr>
              <w:jc w:val="center"/>
              <w:rPr>
                <w:rFonts w:eastAsia="Times New Roman" w:cs="Arial"/>
                <w:b/>
                <w:bCs/>
                <w:color w:val="FFFFFF" w:themeColor="background1"/>
                <w:szCs w:val="18"/>
                <w:lang w:eastAsia="es-MX"/>
                <w14:ligatures w14:val="none"/>
              </w:rPr>
            </w:pPr>
          </w:p>
        </w:tc>
        <w:tc>
          <w:tcPr>
            <w:tcW w:w="3733" w:type="dxa"/>
            <w:shd w:val="clear" w:color="auto" w:fill="156082"/>
            <w:vAlign w:val="center"/>
          </w:tcPr>
          <w:p w14:paraId="7E3D78C8" w14:textId="77777777" w:rsidR="005F4B1B" w:rsidRPr="00377DA1" w:rsidRDefault="005F4B1B" w:rsidP="00BD2B64">
            <w:pPr>
              <w:jc w:val="center"/>
              <w:rPr>
                <w:rFonts w:eastAsia="Times New Roman" w:cs="Arial"/>
                <w:b/>
                <w:bCs/>
                <w:color w:val="FFFFFF" w:themeColor="background1"/>
                <w:szCs w:val="18"/>
                <w:lang w:eastAsia="es-MX"/>
                <w14:ligatures w14:val="none"/>
              </w:rPr>
            </w:pPr>
          </w:p>
        </w:tc>
      </w:tr>
      <w:tr w:rsidR="005F4B1B" w:rsidRPr="00377DA1" w14:paraId="7A54E394" w14:textId="77777777" w:rsidTr="00BD2B64">
        <w:tc>
          <w:tcPr>
            <w:tcW w:w="1895" w:type="dxa"/>
            <w:shd w:val="clear" w:color="auto" w:fill="156082"/>
            <w:vAlign w:val="center"/>
            <w:hideMark/>
          </w:tcPr>
          <w:p w14:paraId="6277F976"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Descriptivo</w:t>
            </w:r>
          </w:p>
        </w:tc>
        <w:tc>
          <w:tcPr>
            <w:tcW w:w="1679" w:type="dxa"/>
            <w:shd w:val="clear" w:color="auto" w:fill="156082"/>
            <w:vAlign w:val="center"/>
            <w:hideMark/>
          </w:tcPr>
          <w:p w14:paraId="2FAA1F80"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Definición</w:t>
            </w:r>
          </w:p>
        </w:tc>
        <w:tc>
          <w:tcPr>
            <w:tcW w:w="2043" w:type="dxa"/>
            <w:gridSpan w:val="2"/>
            <w:shd w:val="clear" w:color="auto" w:fill="156082"/>
            <w:vAlign w:val="center"/>
            <w:hideMark/>
          </w:tcPr>
          <w:p w14:paraId="2C87401A"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Variables</w:t>
            </w:r>
          </w:p>
        </w:tc>
        <w:tc>
          <w:tcPr>
            <w:tcW w:w="3733" w:type="dxa"/>
            <w:shd w:val="clear" w:color="auto" w:fill="156082"/>
            <w:vAlign w:val="center"/>
            <w:hideMark/>
          </w:tcPr>
          <w:p w14:paraId="5BB2EDAD"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Capas utilizadas</w:t>
            </w:r>
          </w:p>
        </w:tc>
      </w:tr>
      <w:tr w:rsidR="005F4B1B" w:rsidRPr="00377DA1" w14:paraId="17C49735" w14:textId="77777777" w:rsidTr="00BD2B64">
        <w:tc>
          <w:tcPr>
            <w:tcW w:w="1895" w:type="dxa"/>
            <w:vAlign w:val="center"/>
            <w:hideMark/>
          </w:tcPr>
          <w:p w14:paraId="25ABADE3"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Evalúa los flujos de personas que entran y salen del estado o de sus municipios, identificando los polos de atracción económica y las zonas de expulsión poblacional.</w:t>
            </w:r>
          </w:p>
        </w:tc>
        <w:tc>
          <w:tcPr>
            <w:tcW w:w="1679" w:type="dxa"/>
            <w:vAlign w:val="center"/>
            <w:hideMark/>
          </w:tcPr>
          <w:p w14:paraId="463AA087"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Dinámica de flujos migratorios y movilidad poblacional por causas económicas y sociales.</w:t>
            </w:r>
          </w:p>
        </w:tc>
        <w:tc>
          <w:tcPr>
            <w:tcW w:w="2043" w:type="dxa"/>
            <w:gridSpan w:val="2"/>
            <w:vAlign w:val="center"/>
            <w:hideMark/>
          </w:tcPr>
          <w:p w14:paraId="522D2452"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 Inmigración y emigración.</w:t>
            </w:r>
          </w:p>
        </w:tc>
        <w:tc>
          <w:tcPr>
            <w:tcW w:w="3733" w:type="dxa"/>
            <w:vAlign w:val="center"/>
            <w:hideMark/>
          </w:tcPr>
          <w:p w14:paraId="28D7505B"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C04_Localidades_ITER_INEGI_2020</w:t>
            </w:r>
            <w:r w:rsidRPr="00D2661A">
              <w:rPr>
                <w:rFonts w:eastAsia="Times New Roman" w:cs="Times New Roman"/>
                <w:sz w:val="16"/>
                <w:szCs w:val="16"/>
                <w:lang w:eastAsia="es-MX"/>
                <w14:ligatures w14:val="none"/>
              </w:rPr>
              <w:t> (1)</w:t>
            </w:r>
          </w:p>
          <w:p w14:paraId="6732827B" w14:textId="77777777" w:rsidR="005F4B1B" w:rsidRPr="00D2661A" w:rsidRDefault="005F4B1B" w:rsidP="00BD2B64">
            <w:pPr>
              <w:jc w:val="center"/>
              <w:rPr>
                <w:rFonts w:eastAsia="Times New Roman" w:cs="Times New Roman"/>
                <w:sz w:val="16"/>
                <w:szCs w:val="16"/>
                <w:lang w:eastAsia="es-MX"/>
                <w14:ligatures w14:val="none"/>
              </w:rPr>
            </w:pPr>
            <w:r w:rsidRPr="00D2661A">
              <w:rPr>
                <w:rFonts w:eastAsia="Times New Roman" w:cs="Courier New"/>
                <w:sz w:val="16"/>
                <w:szCs w:val="16"/>
                <w:lang w:eastAsia="es-MX"/>
                <w14:ligatures w14:val="none"/>
              </w:rPr>
              <w:t>R04_DensLoc_OPMATPG_2023.tif</w:t>
            </w:r>
            <w:r w:rsidRPr="00D2661A">
              <w:rPr>
                <w:rFonts w:eastAsia="Times New Roman" w:cs="Times New Roman"/>
                <w:sz w:val="16"/>
                <w:szCs w:val="16"/>
                <w:lang w:eastAsia="es-MX"/>
                <w14:ligatures w14:val="none"/>
              </w:rPr>
              <w:t> (3)</w:t>
            </w:r>
          </w:p>
        </w:tc>
      </w:tr>
      <w:tr w:rsidR="005F4B1B" w:rsidRPr="00377DA1" w14:paraId="77601FE8" w14:textId="77777777" w:rsidTr="00BD2B64">
        <w:tc>
          <w:tcPr>
            <w:tcW w:w="0" w:type="auto"/>
            <w:gridSpan w:val="5"/>
            <w:shd w:val="clear" w:color="auto" w:fill="156082"/>
            <w:vAlign w:val="center"/>
            <w:hideMark/>
          </w:tcPr>
          <w:p w14:paraId="6BE97CA8"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Analítico</w:t>
            </w:r>
          </w:p>
        </w:tc>
      </w:tr>
      <w:tr w:rsidR="005F4B1B" w:rsidRPr="00377DA1" w14:paraId="67C09EFF" w14:textId="77777777" w:rsidTr="00BD2B64">
        <w:tc>
          <w:tcPr>
            <w:tcW w:w="0" w:type="auto"/>
            <w:gridSpan w:val="3"/>
            <w:shd w:val="clear" w:color="auto" w:fill="156082"/>
            <w:vAlign w:val="center"/>
            <w:hideMark/>
          </w:tcPr>
          <w:p w14:paraId="3DB4F042"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Balance Migratorio Histórico (2020)</w:t>
            </w:r>
          </w:p>
        </w:tc>
        <w:tc>
          <w:tcPr>
            <w:tcW w:w="0" w:type="auto"/>
            <w:gridSpan w:val="2"/>
            <w:shd w:val="clear" w:color="auto" w:fill="156082"/>
            <w:vAlign w:val="center"/>
            <w:hideMark/>
          </w:tcPr>
          <w:p w14:paraId="6171D9E2"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Volumen de Población</w:t>
            </w:r>
          </w:p>
        </w:tc>
      </w:tr>
      <w:tr w:rsidR="005F4B1B" w:rsidRPr="00377DA1" w14:paraId="5C86C52C" w14:textId="77777777" w:rsidTr="00BD2B64">
        <w:tc>
          <w:tcPr>
            <w:tcW w:w="0" w:type="auto"/>
            <w:gridSpan w:val="3"/>
            <w:vAlign w:val="center"/>
            <w:hideMark/>
          </w:tcPr>
          <w:p w14:paraId="63A08C0E"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Saldo neto migratorio</w:t>
            </w:r>
          </w:p>
        </w:tc>
        <w:tc>
          <w:tcPr>
            <w:tcW w:w="0" w:type="auto"/>
            <w:gridSpan w:val="2"/>
            <w:vAlign w:val="center"/>
            <w:hideMark/>
          </w:tcPr>
          <w:p w14:paraId="2129D2C0"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+ 58,425 personas (Atracción)</w:t>
            </w:r>
          </w:p>
        </w:tc>
      </w:tr>
      <w:tr w:rsidR="005F4B1B" w:rsidRPr="00377DA1" w14:paraId="63E28101" w14:textId="77777777" w:rsidTr="00BD2B64">
        <w:tc>
          <w:tcPr>
            <w:tcW w:w="0" w:type="auto"/>
            <w:gridSpan w:val="3"/>
            <w:shd w:val="clear" w:color="auto" w:fill="156082"/>
            <w:vAlign w:val="center"/>
            <w:hideMark/>
          </w:tcPr>
          <w:p w14:paraId="39471661"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Fuga de Población Reciente (2015-2020)</w:t>
            </w:r>
          </w:p>
        </w:tc>
        <w:tc>
          <w:tcPr>
            <w:tcW w:w="0" w:type="auto"/>
            <w:gridSpan w:val="2"/>
            <w:shd w:val="clear" w:color="auto" w:fill="156082"/>
            <w:vAlign w:val="center"/>
            <w:hideMark/>
          </w:tcPr>
          <w:p w14:paraId="77326891"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Volumen y Destino</w:t>
            </w:r>
          </w:p>
        </w:tc>
      </w:tr>
      <w:tr w:rsidR="005F4B1B" w:rsidRPr="00377DA1" w14:paraId="356590B5" w14:textId="77777777" w:rsidTr="00BD2B64">
        <w:tc>
          <w:tcPr>
            <w:tcW w:w="0" w:type="auto"/>
            <w:gridSpan w:val="3"/>
            <w:vAlign w:val="center"/>
            <w:hideMark/>
          </w:tcPr>
          <w:p w14:paraId="037BE6CC"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Emigración a otros estados</w:t>
            </w:r>
          </w:p>
        </w:tc>
        <w:tc>
          <w:tcPr>
            <w:tcW w:w="0" w:type="auto"/>
            <w:gridSpan w:val="2"/>
            <w:vAlign w:val="center"/>
            <w:hideMark/>
          </w:tcPr>
          <w:p w14:paraId="4351D502"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44,034 personas (Hacia Yucatán, Quintana Roo, Tabasco)</w:t>
            </w:r>
          </w:p>
        </w:tc>
      </w:tr>
      <w:tr w:rsidR="005F4B1B" w:rsidRPr="00377DA1" w14:paraId="4DF3622B" w14:textId="77777777" w:rsidTr="00BD2B64">
        <w:tc>
          <w:tcPr>
            <w:tcW w:w="0" w:type="auto"/>
            <w:gridSpan w:val="3"/>
            <w:vAlign w:val="center"/>
            <w:hideMark/>
          </w:tcPr>
          <w:p w14:paraId="146D4793"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Emigración internacional</w:t>
            </w:r>
          </w:p>
        </w:tc>
        <w:tc>
          <w:tcPr>
            <w:tcW w:w="0" w:type="auto"/>
            <w:gridSpan w:val="2"/>
            <w:vAlign w:val="center"/>
            <w:hideMark/>
          </w:tcPr>
          <w:p w14:paraId="3F5F8162"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2,499 personas (Principalmente a Estados Unidos)</w:t>
            </w:r>
          </w:p>
        </w:tc>
      </w:tr>
      <w:tr w:rsidR="005F4B1B" w:rsidRPr="00377DA1" w14:paraId="031BA841" w14:textId="77777777" w:rsidTr="00BD2B64">
        <w:tc>
          <w:tcPr>
            <w:tcW w:w="0" w:type="auto"/>
            <w:gridSpan w:val="3"/>
            <w:shd w:val="clear" w:color="auto" w:fill="156082"/>
            <w:vAlign w:val="center"/>
            <w:hideMark/>
          </w:tcPr>
          <w:p w14:paraId="0D09F619"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Polos de Inmigración Municipal</w:t>
            </w:r>
          </w:p>
        </w:tc>
        <w:tc>
          <w:tcPr>
            <w:tcW w:w="0" w:type="auto"/>
            <w:gridSpan w:val="2"/>
            <w:shd w:val="clear" w:color="auto" w:fill="156082"/>
            <w:vAlign w:val="center"/>
            <w:hideMark/>
          </w:tcPr>
          <w:p w14:paraId="5232D4D4"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Porcentaje de atracción interna (2015-2020)</w:t>
            </w:r>
          </w:p>
        </w:tc>
      </w:tr>
      <w:tr w:rsidR="005F4B1B" w:rsidRPr="00377DA1" w14:paraId="68EA277A" w14:textId="77777777" w:rsidTr="00BD2B64">
        <w:tc>
          <w:tcPr>
            <w:tcW w:w="0" w:type="auto"/>
            <w:gridSpan w:val="3"/>
            <w:vAlign w:val="center"/>
            <w:hideMark/>
          </w:tcPr>
          <w:p w14:paraId="571273EB"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Carmen</w:t>
            </w:r>
          </w:p>
        </w:tc>
        <w:tc>
          <w:tcPr>
            <w:tcW w:w="0" w:type="auto"/>
            <w:gridSpan w:val="2"/>
            <w:vAlign w:val="center"/>
            <w:hideMark/>
          </w:tcPr>
          <w:p w14:paraId="79F5E1F3"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37.8 % (10,525 personas)</w:t>
            </w:r>
          </w:p>
        </w:tc>
      </w:tr>
      <w:tr w:rsidR="005F4B1B" w:rsidRPr="00377DA1" w14:paraId="0E3F830C" w14:textId="77777777" w:rsidTr="00BD2B64">
        <w:tc>
          <w:tcPr>
            <w:tcW w:w="0" w:type="auto"/>
            <w:gridSpan w:val="3"/>
            <w:vAlign w:val="center"/>
            <w:hideMark/>
          </w:tcPr>
          <w:p w14:paraId="79F96B6D"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Campeche (Capital)</w:t>
            </w:r>
          </w:p>
        </w:tc>
        <w:tc>
          <w:tcPr>
            <w:tcW w:w="0" w:type="auto"/>
            <w:gridSpan w:val="2"/>
            <w:vAlign w:val="center"/>
            <w:hideMark/>
          </w:tcPr>
          <w:p w14:paraId="709B3B51"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27.4 % (7,638 personas)</w:t>
            </w:r>
          </w:p>
        </w:tc>
      </w:tr>
      <w:tr w:rsidR="005F4B1B" w:rsidRPr="00377DA1" w14:paraId="6EF12075" w14:textId="77777777" w:rsidTr="00BD2B64">
        <w:tc>
          <w:tcPr>
            <w:tcW w:w="0" w:type="auto"/>
            <w:gridSpan w:val="3"/>
            <w:vAlign w:val="center"/>
            <w:hideMark/>
          </w:tcPr>
          <w:p w14:paraId="35931723"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Palizada, Tenabo, Seybaplaya</w:t>
            </w:r>
          </w:p>
        </w:tc>
        <w:tc>
          <w:tcPr>
            <w:tcW w:w="0" w:type="auto"/>
            <w:gridSpan w:val="2"/>
            <w:vAlign w:val="center"/>
            <w:hideMark/>
          </w:tcPr>
          <w:p w14:paraId="66EB60E5"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&lt; 1.0 % (cada uno)</w:t>
            </w:r>
          </w:p>
        </w:tc>
      </w:tr>
      <w:tr w:rsidR="005F4B1B" w:rsidRPr="00377DA1" w14:paraId="785A4CBF" w14:textId="77777777" w:rsidTr="00BD2B64">
        <w:tc>
          <w:tcPr>
            <w:tcW w:w="0" w:type="auto"/>
            <w:gridSpan w:val="3"/>
            <w:shd w:val="clear" w:color="auto" w:fill="156082"/>
            <w:vAlign w:val="center"/>
            <w:hideMark/>
          </w:tcPr>
          <w:p w14:paraId="33771E98"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Causas de la Migración</w:t>
            </w:r>
          </w:p>
        </w:tc>
        <w:tc>
          <w:tcPr>
            <w:tcW w:w="0" w:type="auto"/>
            <w:gridSpan w:val="2"/>
            <w:shd w:val="clear" w:color="auto" w:fill="156082"/>
            <w:vAlign w:val="center"/>
            <w:hideMark/>
          </w:tcPr>
          <w:p w14:paraId="7BDD6AE2"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Porcentaje (%)</w:t>
            </w:r>
          </w:p>
        </w:tc>
      </w:tr>
      <w:tr w:rsidR="005F4B1B" w:rsidRPr="00377DA1" w14:paraId="5339FBDA" w14:textId="77777777" w:rsidTr="00BD2B64">
        <w:tc>
          <w:tcPr>
            <w:tcW w:w="0" w:type="auto"/>
            <w:gridSpan w:val="3"/>
            <w:vAlign w:val="center"/>
            <w:hideMark/>
          </w:tcPr>
          <w:p w14:paraId="3B3F23EA"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Reunirse con la familia</w:t>
            </w:r>
          </w:p>
        </w:tc>
        <w:tc>
          <w:tcPr>
            <w:tcW w:w="0" w:type="auto"/>
            <w:gridSpan w:val="2"/>
            <w:vAlign w:val="center"/>
            <w:hideMark/>
          </w:tcPr>
          <w:p w14:paraId="00518A79"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40.8 %</w:t>
            </w:r>
          </w:p>
        </w:tc>
      </w:tr>
      <w:tr w:rsidR="005F4B1B" w:rsidRPr="00377DA1" w14:paraId="28D92BE7" w14:textId="77777777" w:rsidTr="00BD2B64">
        <w:tc>
          <w:tcPr>
            <w:tcW w:w="0" w:type="auto"/>
            <w:gridSpan w:val="3"/>
            <w:vAlign w:val="center"/>
            <w:hideMark/>
          </w:tcPr>
          <w:p w14:paraId="727FC75D"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Causas Laborales (Buscar/Cambiar trabajo)</w:t>
            </w:r>
          </w:p>
        </w:tc>
        <w:tc>
          <w:tcPr>
            <w:tcW w:w="0" w:type="auto"/>
            <w:gridSpan w:val="2"/>
            <w:vAlign w:val="center"/>
            <w:hideMark/>
          </w:tcPr>
          <w:p w14:paraId="2B103BF7"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32.7 %</w:t>
            </w:r>
          </w:p>
        </w:tc>
      </w:tr>
      <w:tr w:rsidR="005F4B1B" w:rsidRPr="00377DA1" w14:paraId="3C9B320C" w14:textId="77777777" w:rsidTr="00BD2B64">
        <w:tc>
          <w:tcPr>
            <w:tcW w:w="0" w:type="auto"/>
            <w:gridSpan w:val="3"/>
            <w:vAlign w:val="center"/>
            <w:hideMark/>
          </w:tcPr>
          <w:p w14:paraId="2E760719"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Estudiar</w:t>
            </w:r>
          </w:p>
        </w:tc>
        <w:tc>
          <w:tcPr>
            <w:tcW w:w="0" w:type="auto"/>
            <w:gridSpan w:val="2"/>
            <w:vAlign w:val="center"/>
            <w:hideMark/>
          </w:tcPr>
          <w:p w14:paraId="00FB1D2F"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7.8 %</w:t>
            </w:r>
          </w:p>
        </w:tc>
      </w:tr>
      <w:tr w:rsidR="005F4B1B" w:rsidRPr="00377DA1" w14:paraId="397CAB60" w14:textId="77777777" w:rsidTr="00BD2B64">
        <w:tc>
          <w:tcPr>
            <w:tcW w:w="0" w:type="auto"/>
            <w:gridSpan w:val="3"/>
            <w:vAlign w:val="center"/>
            <w:hideMark/>
          </w:tcPr>
          <w:p w14:paraId="28DBC304"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Inseguridad delictiva o violencia</w:t>
            </w:r>
          </w:p>
        </w:tc>
        <w:tc>
          <w:tcPr>
            <w:tcW w:w="0" w:type="auto"/>
            <w:gridSpan w:val="2"/>
            <w:vAlign w:val="center"/>
            <w:hideMark/>
          </w:tcPr>
          <w:p w14:paraId="11D5286D" w14:textId="77777777" w:rsidR="005F4B1B" w:rsidRPr="00D2661A" w:rsidRDefault="005F4B1B" w:rsidP="00BD2B64">
            <w:pPr>
              <w:jc w:val="center"/>
              <w:rPr>
                <w:rFonts w:eastAsia="Times New Roman" w:cs="Arial"/>
                <w:sz w:val="16"/>
                <w:szCs w:val="16"/>
                <w:lang w:eastAsia="es-MX"/>
                <w14:ligatures w14:val="none"/>
              </w:rPr>
            </w:pPr>
            <w:r w:rsidRPr="00D2661A">
              <w:rPr>
                <w:rFonts w:eastAsia="Times New Roman" w:cs="Arial"/>
                <w:sz w:val="16"/>
                <w:szCs w:val="16"/>
                <w:lang w:eastAsia="es-MX"/>
                <w14:ligatures w14:val="none"/>
              </w:rPr>
              <w:t>4.9 %</w:t>
            </w:r>
          </w:p>
        </w:tc>
      </w:tr>
    </w:tbl>
    <w:p w14:paraId="7EC74A2D"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3E75AB6A" w14:textId="77777777" w:rsidR="005F4B1B" w:rsidRPr="00377DA1" w:rsidRDefault="005F4B1B" w:rsidP="005F4B1B">
      <w:pPr>
        <w:pStyle w:val="Ttulo8"/>
        <w:rPr>
          <w:rFonts w:eastAsia="Times New Roman"/>
          <w:szCs w:val="18"/>
          <w:lang w:eastAsia="es-MX"/>
        </w:rPr>
      </w:pPr>
      <w:r>
        <w:rPr>
          <w:rFonts w:eastAsia="Times New Roman"/>
          <w:szCs w:val="18"/>
          <w:lang w:eastAsia="es-MX"/>
        </w:rPr>
        <w:t>Género e inclusión</w:t>
      </w:r>
    </w:p>
    <w:p w14:paraId="433DE024"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Descripción:</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Este tema visibiliza a los grupos vulnerables (específicamente la población con discapacidad), las desigualdades estructurales hacia las mujeres y la incidencia delictiva. Entender dónde ocurren los delitos, dónde viven las personas con discapacidad y dónde hay mayor desigualdad de género es vital para enfocar los proyectos de diseño urbano seguro (CPTED), la construcción de infraestructura con accesibilidad universal y las políticas de desarrollo barrial.</w:t>
      </w:r>
    </w:p>
    <w:p w14:paraId="37CCAEBA"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Variables:</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Población con discapacidad (crecimiento histórico)</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Índice de Desigualdad de Género (Empoderamiento, Mercado Laboral, Salud Reproductiva)</w:t>
      </w:r>
      <w:r>
        <w:rPr>
          <w:rFonts w:eastAsia="Times New Roman" w:cs="Arial"/>
          <w:color w:val="000000"/>
          <w:szCs w:val="18"/>
          <w:lang w:eastAsia="es-MX"/>
          <w14:ligatures w14:val="none"/>
        </w:rPr>
        <w:t xml:space="preserve"> e </w:t>
      </w:r>
      <w:r w:rsidRPr="00377DA1">
        <w:rPr>
          <w:rFonts w:eastAsia="Times New Roman" w:cs="Arial"/>
          <w:color w:val="000000"/>
          <w:szCs w:val="18"/>
          <w:lang w:eastAsia="es-MX"/>
          <w14:ligatures w14:val="none"/>
        </w:rPr>
        <w:t>Incidencia Delictiva y Bienes Jurídicos Afectados.</w:t>
      </w:r>
    </w:p>
    <w:p w14:paraId="4257F3C1" w14:textId="77777777" w:rsidR="005F4B1B" w:rsidRPr="000E1173"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Capas utilizadas:</w:t>
      </w:r>
      <w:r>
        <w:rPr>
          <w:rFonts w:eastAsia="Times New Roman" w:cs="Arial"/>
          <w:color w:val="000000"/>
          <w:szCs w:val="18"/>
          <w:lang w:eastAsia="es-MX"/>
          <w14:ligatures w14:val="none"/>
        </w:rPr>
        <w:t xml:space="preserve"> </w:t>
      </w:r>
      <w:r w:rsidRPr="000E1173">
        <w:rPr>
          <w:rStyle w:val="CdigoHTML"/>
          <w:rFonts w:ascii="Montserrat" w:eastAsiaTheme="minorHAnsi" w:hAnsi="Montserrat"/>
          <w:color w:val="000000"/>
          <w:sz w:val="18"/>
          <w:szCs w:val="18"/>
        </w:rPr>
        <w:t>C04_IVULNERABILIDAD_OPMATPG_2023</w:t>
      </w:r>
      <w:r w:rsidRPr="000E1173">
        <w:rPr>
          <w:rStyle w:val="apple-converted-space"/>
          <w:color w:val="000000"/>
          <w:szCs w:val="18"/>
        </w:rPr>
        <w:t> </w:t>
      </w:r>
      <w:r w:rsidRPr="000E1173">
        <w:rPr>
          <w:color w:val="000000"/>
          <w:szCs w:val="18"/>
        </w:rPr>
        <w:t>(1 y 3)</w:t>
      </w:r>
      <w:r w:rsidRPr="000E1173">
        <w:rPr>
          <w:rFonts w:eastAsia="Times New Roman" w:cs="Arial"/>
          <w:color w:val="000000"/>
          <w:szCs w:val="18"/>
          <w:lang w:eastAsia="es-MX"/>
          <w14:ligatures w14:val="none"/>
        </w:rPr>
        <w:t>.</w:t>
      </w:r>
    </w:p>
    <w:p w14:paraId="432F1951" w14:textId="77777777" w:rsidR="005F4B1B" w:rsidRPr="00377DA1" w:rsidRDefault="005F4B1B" w:rsidP="005F4B1B">
      <w:pPr>
        <w:spacing w:after="0"/>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 xml:space="preserve">Descripción </w:t>
      </w:r>
      <w:r>
        <w:rPr>
          <w:rFonts w:eastAsia="Times New Roman" w:cs="Arial"/>
          <w:b/>
          <w:bCs/>
          <w:color w:val="000000"/>
          <w:szCs w:val="18"/>
          <w:lang w:eastAsia="es-MX"/>
          <w14:ligatures w14:val="none"/>
        </w:rPr>
        <w:t>a</w:t>
      </w:r>
      <w:r w:rsidRPr="00377DA1">
        <w:rPr>
          <w:rFonts w:eastAsia="Times New Roman" w:cs="Arial"/>
          <w:b/>
          <w:bCs/>
          <w:color w:val="000000"/>
          <w:szCs w:val="18"/>
          <w:lang w:eastAsia="es-MX"/>
          <w14:ligatures w14:val="none"/>
        </w:rPr>
        <w:t>nalítica:</w:t>
      </w:r>
    </w:p>
    <w:p w14:paraId="00EB08FA" w14:textId="77777777" w:rsidR="005F4B1B" w:rsidRPr="00377DA1" w:rsidRDefault="005F4B1B">
      <w:pPr>
        <w:numPr>
          <w:ilvl w:val="0"/>
          <w:numId w:val="22"/>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Aumento de la Discapacidad:</w:t>
      </w:r>
      <w:r w:rsidRPr="00377DA1">
        <w:rPr>
          <w:rFonts w:eastAsia="Times New Roman" w:cs="Arial"/>
          <w:color w:val="000000"/>
          <w:szCs w:val="18"/>
          <w:lang w:eastAsia="es-MX"/>
          <w14:ligatures w14:val="none"/>
        </w:rPr>
        <w:t xml:space="preserve"> Se </w:t>
      </w:r>
      <w:r w:rsidRPr="00525093">
        <w:rPr>
          <w:rFonts w:eastAsia="Times New Roman" w:cs="Arial"/>
          <w:color w:val="000000"/>
          <w:szCs w:val="18"/>
          <w:lang w:eastAsia="es-MX"/>
          <w14:ligatures w14:val="none"/>
        </w:rPr>
        <w:t>documenta una explosión estadística. Las personas con discapacidad en Campeche pasaron de 15,778 en el año 2000 a 52,259 en 2020 (un crecimiento brutal del 231%).</w:t>
      </w:r>
    </w:p>
    <w:p w14:paraId="53C41C69" w14:textId="77777777" w:rsidR="005F4B1B" w:rsidRPr="00377DA1" w:rsidRDefault="005F4B1B">
      <w:pPr>
        <w:numPr>
          <w:ilvl w:val="0"/>
          <w:numId w:val="22"/>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Concentración:</w:t>
      </w:r>
      <w:r w:rsidRPr="00377DA1">
        <w:rPr>
          <w:rFonts w:eastAsia="Times New Roman" w:cs="Arial"/>
          <w:color w:val="000000"/>
          <w:szCs w:val="18"/>
          <w:lang w:eastAsia="es-MX"/>
          <w14:ligatures w14:val="none"/>
        </w:rPr>
        <w:t xml:space="preserve"> El 60% de esta población vulnerable reside exclusivamente en dos municipios: Campeche (19,010 personas) y Carmen (12,608 personas).</w:t>
      </w:r>
    </w:p>
    <w:p w14:paraId="2582CDD3" w14:textId="77777777" w:rsidR="005F4B1B" w:rsidRPr="00377DA1" w:rsidRDefault="005F4B1B">
      <w:pPr>
        <w:numPr>
          <w:ilvl w:val="0"/>
          <w:numId w:val="22"/>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Desigualdad de Género:</w:t>
      </w:r>
      <w:r w:rsidRPr="00377DA1">
        <w:rPr>
          <w:rFonts w:eastAsia="Times New Roman" w:cs="Arial"/>
          <w:color w:val="000000"/>
          <w:szCs w:val="18"/>
          <w:lang w:eastAsia="es-MX"/>
          <w14:ligatures w14:val="none"/>
        </w:rPr>
        <w:t xml:space="preserve"> Aunque la paridad política ha mejorado, existe un vacío en puestos técnicos: "Al año 2021 no hay representación femenina a nivel de mando en materia territorial y urbana", lo que invisibiliza las necesidades de la mujer en el diseño de las ciudades. Además, municipios como Candelaria presentan un Índice de Desigualdad de Género "Alto".</w:t>
      </w:r>
    </w:p>
    <w:p w14:paraId="261EE940" w14:textId="77777777" w:rsidR="005F4B1B" w:rsidRPr="00377DA1" w:rsidRDefault="005F4B1B">
      <w:pPr>
        <w:numPr>
          <w:ilvl w:val="0"/>
          <w:numId w:val="22"/>
        </w:numPr>
        <w:spacing w:after="100" w:afterAutospacing="1"/>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Incidencia Delictiva (2015-2020):</w:t>
      </w:r>
    </w:p>
    <w:p w14:paraId="0AE70EAD" w14:textId="77777777" w:rsidR="005F4B1B" w:rsidRPr="00525093" w:rsidRDefault="005F4B1B">
      <w:pPr>
        <w:numPr>
          <w:ilvl w:val="1"/>
          <w:numId w:val="22"/>
        </w:numPr>
        <w:spacing w:after="100" w:afterAutospacing="1"/>
        <w:rPr>
          <w:rFonts w:eastAsia="Times New Roman" w:cs="Arial"/>
          <w:color w:val="000000"/>
          <w:szCs w:val="18"/>
          <w:lang w:eastAsia="es-MX"/>
          <w14:ligatures w14:val="none"/>
        </w:rPr>
      </w:pPr>
      <w:r w:rsidRPr="00525093">
        <w:rPr>
          <w:rFonts w:eastAsia="Times New Roman" w:cs="Arial"/>
          <w:color w:val="000000"/>
          <w:szCs w:val="18"/>
          <w:lang w:eastAsia="es-MX"/>
          <w14:ligatures w14:val="none"/>
        </w:rPr>
        <w:t>Los delitos contra el patrimonio representan la mayoría absoluta de la incidencia criminal (55.6% del total, con 1,114 casos base).</w:t>
      </w:r>
    </w:p>
    <w:p w14:paraId="5D2AAED4" w14:textId="77777777" w:rsidR="005F4B1B" w:rsidRPr="00525093" w:rsidRDefault="005F4B1B">
      <w:pPr>
        <w:numPr>
          <w:ilvl w:val="1"/>
          <w:numId w:val="22"/>
        </w:numPr>
        <w:spacing w:after="0"/>
        <w:rPr>
          <w:rFonts w:eastAsia="Times New Roman" w:cs="Arial"/>
          <w:color w:val="000000"/>
          <w:szCs w:val="18"/>
          <w:lang w:eastAsia="es-MX"/>
          <w14:ligatures w14:val="none"/>
        </w:rPr>
      </w:pPr>
      <w:r w:rsidRPr="00525093">
        <w:rPr>
          <w:rFonts w:eastAsia="Times New Roman" w:cs="Arial"/>
          <w:color w:val="000000"/>
          <w:szCs w:val="18"/>
          <w:lang w:eastAsia="es-MX"/>
          <w14:ligatures w14:val="none"/>
        </w:rPr>
        <w:t>Alarma social: Se registra un incremento catastrófico del 185.6% en delitos contra la libertad sexual y del 40.6% en delitos contra la familia en el periodo evaluado.</w:t>
      </w:r>
    </w:p>
    <w:p w14:paraId="4981ECC2" w14:textId="77777777" w:rsidR="005F4B1B" w:rsidRPr="00377DA1" w:rsidRDefault="005F4B1B" w:rsidP="005F4B1B">
      <w:pPr>
        <w:rPr>
          <w:rFonts w:eastAsia="Times New Roman" w:cs="Arial"/>
          <w:color w:val="000000"/>
          <w:szCs w:val="18"/>
          <w:lang w:eastAsia="es-MX"/>
          <w14:ligatures w14:val="none"/>
        </w:rPr>
      </w:pPr>
      <w:r w:rsidRPr="00377DA1">
        <w:rPr>
          <w:rFonts w:eastAsia="Times New Roman" w:cs="Arial"/>
          <w:b/>
          <w:bCs/>
          <w:color w:val="000000"/>
          <w:szCs w:val="18"/>
          <w:lang w:eastAsia="es-MX"/>
          <w14:ligatures w14:val="none"/>
        </w:rPr>
        <w:t xml:space="preserve">Descripción </w:t>
      </w:r>
      <w:r>
        <w:rPr>
          <w:rFonts w:eastAsia="Times New Roman" w:cs="Arial"/>
          <w:b/>
          <w:bCs/>
          <w:color w:val="000000"/>
          <w:szCs w:val="18"/>
          <w:lang w:eastAsia="es-MX"/>
          <w14:ligatures w14:val="none"/>
        </w:rPr>
        <w:t>n</w:t>
      </w:r>
      <w:r w:rsidRPr="00377DA1">
        <w:rPr>
          <w:rFonts w:eastAsia="Times New Roman" w:cs="Arial"/>
          <w:b/>
          <w:bCs/>
          <w:color w:val="000000"/>
          <w:szCs w:val="18"/>
          <w:lang w:eastAsia="es-MX"/>
          <w14:ligatures w14:val="none"/>
        </w:rPr>
        <w:t>arrativa:</w:t>
      </w:r>
      <w:r w:rsidRPr="00377DA1">
        <w:rPr>
          <w:rFonts w:eastAsia="Times New Roman" w:cs="Arial"/>
          <w:color w:val="000000"/>
          <w:szCs w:val="18"/>
          <w:lang w:eastAsia="es-MX"/>
          <w14:ligatures w14:val="none"/>
        </w:rPr>
        <w:t xml:space="preserve"> </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 xml:space="preserve">La forma en que se construye el espacio físico puede acentuar o reducir la exclusión. En Campeche, la ciudad se ha vuelto un obstáculo para más de 52 mil personas con discapacidad (cuya cifra se triplicó en 20 años). Si el 60% de esta población vive en Campeche capital y Carmen, la inversión en rampas, banquetas accesibles y transporte público adaptado no </w:t>
      </w:r>
      <w:r w:rsidRPr="00377DA1">
        <w:rPr>
          <w:rFonts w:eastAsia="Times New Roman" w:cs="Arial"/>
          <w:color w:val="000000"/>
          <w:szCs w:val="18"/>
          <w:lang w:eastAsia="es-MX"/>
          <w14:ligatures w14:val="none"/>
        </w:rPr>
        <w:lastRenderedPageBreak/>
        <w:t>es un lujo, es una obligación de urgencia máxima en estas dos ciudades.</w:t>
      </w:r>
      <w:r>
        <w:rPr>
          <w:rFonts w:eastAsia="Times New Roman" w:cs="Arial"/>
          <w:color w:val="000000"/>
          <w:szCs w:val="18"/>
          <w:lang w:eastAsia="es-MX"/>
          <w14:ligatures w14:val="none"/>
        </w:rPr>
        <w:t xml:space="preserve"> </w:t>
      </w:r>
      <w:r w:rsidRPr="00377DA1">
        <w:rPr>
          <w:rFonts w:eastAsia="Times New Roman" w:cs="Arial"/>
          <w:color w:val="000000"/>
          <w:szCs w:val="18"/>
          <w:lang w:eastAsia="es-MX"/>
          <w14:ligatures w14:val="none"/>
        </w:rPr>
        <w:t>A nivel de seguridad y género, los focos de atención son evidentes: mientras los delitos patrimoniales dominan la estadística, los delitos sexuales y familiares se han disparado por encima del 180%. Una calle sin pavimentar, oscura y sin transporte seguro se convierte en el principal escenario de vulnerabilidad para las mujeres. Esto obliga a las autoridades a dejar de ver la seguridad como un tema exclusivamente policial, para tratarlo como un tema de Ordenamiento Territorial: cruzar los mapas de incidencia delictiva con las zonas de rezago en alumbrado público permitirá priorizar las rutas del transporte y aplicar proyectos de "Calles Seguras" ahí donde las mujeres corren más peligro.</w:t>
      </w:r>
    </w:p>
    <w:p w14:paraId="18649DFA"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48</w:t>
      </w:r>
      <w:r w:rsidRPr="00377DA1">
        <w:rPr>
          <w:sz w:val="18"/>
        </w:rPr>
        <w:fldChar w:fldCharType="end"/>
      </w:r>
      <w:r w:rsidRPr="00377DA1">
        <w:rPr>
          <w:sz w:val="18"/>
        </w:rPr>
        <w:t xml:space="preserve"> Ficha </w:t>
      </w:r>
      <w:r>
        <w:rPr>
          <w:sz w:val="18"/>
        </w:rPr>
        <w:t>t</w:t>
      </w:r>
      <w:r w:rsidRPr="00377DA1">
        <w:rPr>
          <w:sz w:val="18"/>
        </w:rPr>
        <w:t>écnica</w:t>
      </w:r>
      <w:r>
        <w:rPr>
          <w:sz w:val="18"/>
        </w:rPr>
        <w:t xml:space="preserve"> de</w:t>
      </w:r>
      <w:r w:rsidRPr="00377DA1">
        <w:rPr>
          <w:sz w:val="18"/>
        </w:rPr>
        <w:t xml:space="preserve"> </w:t>
      </w:r>
      <w:r>
        <w:rPr>
          <w:sz w:val="18"/>
        </w:rPr>
        <w:t>Género e inclusión</w:t>
      </w:r>
    </w:p>
    <w:tbl>
      <w:tblPr>
        <w:tblStyle w:val="Tablaconcuadrcula"/>
        <w:tblW w:w="0" w:type="auto"/>
        <w:tblLayout w:type="fixed"/>
        <w:tblLook w:val="04A0" w:firstRow="1" w:lastRow="0" w:firstColumn="1" w:lastColumn="0" w:noHBand="0" w:noVBand="1"/>
      </w:tblPr>
      <w:tblGrid>
        <w:gridCol w:w="2405"/>
        <w:gridCol w:w="1250"/>
        <w:gridCol w:w="735"/>
        <w:gridCol w:w="1842"/>
        <w:gridCol w:w="3118"/>
      </w:tblGrid>
      <w:tr w:rsidR="005F4B1B" w:rsidRPr="00377DA1" w14:paraId="049A6C90" w14:textId="77777777" w:rsidTr="00BD2B64">
        <w:tc>
          <w:tcPr>
            <w:tcW w:w="9350" w:type="dxa"/>
            <w:gridSpan w:val="5"/>
            <w:shd w:val="clear" w:color="auto" w:fill="156082"/>
            <w:vAlign w:val="center"/>
          </w:tcPr>
          <w:p w14:paraId="670D4EF1" w14:textId="77777777" w:rsidR="005F4B1B" w:rsidRPr="00377DA1" w:rsidRDefault="005F4B1B" w:rsidP="00BD2B64">
            <w:pPr>
              <w:jc w:val="center"/>
              <w:rPr>
                <w:rFonts w:eastAsia="Times New Roman" w:cs="Arial"/>
                <w:b/>
                <w:bCs/>
                <w:color w:val="FFFFFF" w:themeColor="background1"/>
                <w:szCs w:val="18"/>
                <w:lang w:eastAsia="es-MX"/>
                <w14:ligatures w14:val="none"/>
              </w:rPr>
            </w:pPr>
            <w:r>
              <w:rPr>
                <w:rFonts w:eastAsia="Times New Roman" w:cs="Arial"/>
                <w:b/>
                <w:bCs/>
                <w:color w:val="FFFFFF" w:themeColor="background1"/>
                <w:szCs w:val="18"/>
                <w:lang w:eastAsia="es-MX"/>
                <w14:ligatures w14:val="none"/>
              </w:rPr>
              <w:t>Género e inclusión</w:t>
            </w:r>
          </w:p>
        </w:tc>
      </w:tr>
      <w:tr w:rsidR="005F4B1B" w:rsidRPr="00377DA1" w14:paraId="152FC3AA" w14:textId="77777777" w:rsidTr="00BD2B64">
        <w:tc>
          <w:tcPr>
            <w:tcW w:w="2405" w:type="dxa"/>
            <w:shd w:val="clear" w:color="auto" w:fill="156082"/>
            <w:vAlign w:val="center"/>
            <w:hideMark/>
          </w:tcPr>
          <w:p w14:paraId="33439134"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Descriptivo</w:t>
            </w:r>
          </w:p>
        </w:tc>
        <w:tc>
          <w:tcPr>
            <w:tcW w:w="1985" w:type="dxa"/>
            <w:gridSpan w:val="2"/>
            <w:shd w:val="clear" w:color="auto" w:fill="156082"/>
            <w:vAlign w:val="center"/>
            <w:hideMark/>
          </w:tcPr>
          <w:p w14:paraId="422636E8"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Definición</w:t>
            </w:r>
          </w:p>
        </w:tc>
        <w:tc>
          <w:tcPr>
            <w:tcW w:w="1842" w:type="dxa"/>
            <w:shd w:val="clear" w:color="auto" w:fill="156082"/>
            <w:vAlign w:val="center"/>
            <w:hideMark/>
          </w:tcPr>
          <w:p w14:paraId="4F1532E7"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Variables</w:t>
            </w:r>
          </w:p>
        </w:tc>
        <w:tc>
          <w:tcPr>
            <w:tcW w:w="3118" w:type="dxa"/>
            <w:shd w:val="clear" w:color="auto" w:fill="156082"/>
            <w:vAlign w:val="center"/>
            <w:hideMark/>
          </w:tcPr>
          <w:p w14:paraId="7B4EB2D6"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Capas utilizadas</w:t>
            </w:r>
          </w:p>
        </w:tc>
      </w:tr>
      <w:tr w:rsidR="005F4B1B" w:rsidRPr="00377DA1" w14:paraId="67754625" w14:textId="77777777" w:rsidTr="00BD2B64">
        <w:tc>
          <w:tcPr>
            <w:tcW w:w="2405" w:type="dxa"/>
            <w:vAlign w:val="center"/>
            <w:hideMark/>
          </w:tcPr>
          <w:p w14:paraId="6472176A"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Visibiliza a los grupos vulnerables, la incidencia delictiva y las brechas de género para planificar un entorno seguro e incluyente, aplicando accesibilidad universal y prevención del delito.</w:t>
            </w:r>
          </w:p>
        </w:tc>
        <w:tc>
          <w:tcPr>
            <w:tcW w:w="1985" w:type="dxa"/>
            <w:gridSpan w:val="2"/>
            <w:vAlign w:val="center"/>
            <w:hideMark/>
          </w:tcPr>
          <w:p w14:paraId="07F9225D"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Medición de la inclusión social, la seguridad pública y el desarrollo equitativo.</w:t>
            </w:r>
          </w:p>
        </w:tc>
        <w:tc>
          <w:tcPr>
            <w:tcW w:w="1842" w:type="dxa"/>
            <w:vAlign w:val="center"/>
            <w:hideMark/>
          </w:tcPr>
          <w:p w14:paraId="7BA80FFD"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 Personas con discapacidad.</w:t>
            </w:r>
          </w:p>
        </w:tc>
        <w:tc>
          <w:tcPr>
            <w:tcW w:w="3118" w:type="dxa"/>
            <w:vAlign w:val="center"/>
            <w:hideMark/>
          </w:tcPr>
          <w:p w14:paraId="797A64AD" w14:textId="77777777" w:rsidR="005F4B1B" w:rsidRPr="00525093" w:rsidRDefault="005F4B1B" w:rsidP="00BD2B64">
            <w:pPr>
              <w:jc w:val="center"/>
              <w:rPr>
                <w:rFonts w:eastAsia="Times New Roman" w:cs="Arial"/>
                <w:color w:val="000000"/>
                <w:sz w:val="16"/>
                <w:szCs w:val="16"/>
                <w:lang w:eastAsia="es-MX"/>
                <w14:ligatures w14:val="none"/>
              </w:rPr>
            </w:pPr>
            <w:r w:rsidRPr="00525093">
              <w:rPr>
                <w:rStyle w:val="CdigoHTML"/>
                <w:rFonts w:ascii="Montserrat" w:eastAsiaTheme="minorHAnsi" w:hAnsi="Montserrat"/>
                <w:color w:val="000000"/>
                <w:sz w:val="16"/>
                <w:szCs w:val="16"/>
              </w:rPr>
              <w:t>C04_IVULNERABILIDAD_OPMATPG_2023</w:t>
            </w:r>
            <w:r w:rsidRPr="00525093">
              <w:rPr>
                <w:rStyle w:val="apple-converted-space"/>
                <w:color w:val="000000"/>
                <w:sz w:val="16"/>
                <w:szCs w:val="16"/>
              </w:rPr>
              <w:t> </w:t>
            </w:r>
            <w:r w:rsidRPr="00525093">
              <w:rPr>
                <w:color w:val="000000"/>
                <w:sz w:val="16"/>
                <w:szCs w:val="16"/>
              </w:rPr>
              <w:t>(1 y 3)</w:t>
            </w:r>
            <w:r w:rsidRPr="00525093">
              <w:rPr>
                <w:rFonts w:eastAsia="Times New Roman" w:cs="Arial"/>
                <w:i/>
                <w:iCs/>
                <w:color w:val="000000"/>
                <w:sz w:val="16"/>
                <w:szCs w:val="16"/>
                <w:lang w:eastAsia="es-MX"/>
                <w14:ligatures w14:val="none"/>
              </w:rPr>
              <w:t>)</w:t>
            </w:r>
            <w:r w:rsidRPr="00525093">
              <w:rPr>
                <w:rFonts w:eastAsia="Times New Roman" w:cs="Arial"/>
                <w:color w:val="000000"/>
                <w:sz w:val="16"/>
                <w:szCs w:val="16"/>
                <w:lang w:eastAsia="es-MX"/>
                <w14:ligatures w14:val="none"/>
              </w:rPr>
              <w:t>.</w:t>
            </w:r>
          </w:p>
        </w:tc>
      </w:tr>
      <w:tr w:rsidR="005F4B1B" w:rsidRPr="00377DA1" w14:paraId="36553984" w14:textId="77777777" w:rsidTr="00BD2B64">
        <w:tc>
          <w:tcPr>
            <w:tcW w:w="9350" w:type="dxa"/>
            <w:gridSpan w:val="5"/>
            <w:shd w:val="clear" w:color="auto" w:fill="156082"/>
            <w:vAlign w:val="center"/>
            <w:hideMark/>
          </w:tcPr>
          <w:p w14:paraId="1910D8AE"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Analítico</w:t>
            </w:r>
          </w:p>
        </w:tc>
      </w:tr>
      <w:tr w:rsidR="005F4B1B" w:rsidRPr="00377DA1" w14:paraId="064F570D" w14:textId="77777777" w:rsidTr="00BD2B64">
        <w:tc>
          <w:tcPr>
            <w:tcW w:w="3655" w:type="dxa"/>
            <w:gridSpan w:val="2"/>
            <w:shd w:val="clear" w:color="auto" w:fill="156082"/>
            <w:vAlign w:val="center"/>
            <w:hideMark/>
          </w:tcPr>
          <w:p w14:paraId="7E8C6088"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Población con Discapacidad (2020)</w:t>
            </w:r>
          </w:p>
        </w:tc>
        <w:tc>
          <w:tcPr>
            <w:tcW w:w="5695" w:type="dxa"/>
            <w:gridSpan w:val="3"/>
            <w:shd w:val="clear" w:color="auto" w:fill="156082"/>
            <w:vAlign w:val="center"/>
            <w:hideMark/>
          </w:tcPr>
          <w:p w14:paraId="6A602A9A"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Volumen y Localización</w:t>
            </w:r>
          </w:p>
        </w:tc>
      </w:tr>
      <w:tr w:rsidR="005F4B1B" w:rsidRPr="00377DA1" w14:paraId="6A0D0626" w14:textId="77777777" w:rsidTr="00BD2B64">
        <w:tc>
          <w:tcPr>
            <w:tcW w:w="3655" w:type="dxa"/>
            <w:gridSpan w:val="2"/>
            <w:vAlign w:val="center"/>
            <w:hideMark/>
          </w:tcPr>
          <w:p w14:paraId="2CCB3FED"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Total Estatal</w:t>
            </w:r>
          </w:p>
        </w:tc>
        <w:tc>
          <w:tcPr>
            <w:tcW w:w="5695" w:type="dxa"/>
            <w:gridSpan w:val="3"/>
            <w:vAlign w:val="center"/>
            <w:hideMark/>
          </w:tcPr>
          <w:p w14:paraId="0C603567"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52,259 personas</w:t>
            </w:r>
          </w:p>
          <w:p w14:paraId="61ED5CC6"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0830C7E7" w14:textId="77777777" w:rsidTr="00BD2B64">
        <w:tc>
          <w:tcPr>
            <w:tcW w:w="3655" w:type="dxa"/>
            <w:gridSpan w:val="2"/>
            <w:vAlign w:val="center"/>
            <w:hideMark/>
          </w:tcPr>
          <w:p w14:paraId="10B1C111"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Municipios con mayor concentración</w:t>
            </w:r>
          </w:p>
        </w:tc>
        <w:tc>
          <w:tcPr>
            <w:tcW w:w="5695" w:type="dxa"/>
            <w:gridSpan w:val="3"/>
            <w:vAlign w:val="center"/>
            <w:hideMark/>
          </w:tcPr>
          <w:p w14:paraId="0E4853D0"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Campeche (19,010) y Carmen (12,608)</w:t>
            </w:r>
          </w:p>
          <w:p w14:paraId="07C4139B"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3BC388A7" w14:textId="77777777" w:rsidTr="00BD2B64">
        <w:tc>
          <w:tcPr>
            <w:tcW w:w="3655" w:type="dxa"/>
            <w:gridSpan w:val="2"/>
            <w:shd w:val="clear" w:color="auto" w:fill="156082"/>
            <w:vAlign w:val="center"/>
            <w:hideMark/>
          </w:tcPr>
          <w:p w14:paraId="52718AEF"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Índice de Desigualdad de Género</w:t>
            </w:r>
          </w:p>
        </w:tc>
        <w:tc>
          <w:tcPr>
            <w:tcW w:w="5695" w:type="dxa"/>
            <w:gridSpan w:val="3"/>
            <w:shd w:val="clear" w:color="auto" w:fill="156082"/>
            <w:vAlign w:val="center"/>
            <w:hideMark/>
          </w:tcPr>
          <w:p w14:paraId="68EBDE7E"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Evaluación Municipal</w:t>
            </w:r>
          </w:p>
        </w:tc>
      </w:tr>
      <w:tr w:rsidR="005F4B1B" w:rsidRPr="00377DA1" w14:paraId="3E937A1F" w14:textId="77777777" w:rsidTr="00BD2B64">
        <w:tc>
          <w:tcPr>
            <w:tcW w:w="3655" w:type="dxa"/>
            <w:gridSpan w:val="2"/>
            <w:vAlign w:val="center"/>
            <w:hideMark/>
          </w:tcPr>
          <w:p w14:paraId="575E3254"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Candelaria</w:t>
            </w:r>
          </w:p>
        </w:tc>
        <w:tc>
          <w:tcPr>
            <w:tcW w:w="5695" w:type="dxa"/>
            <w:gridSpan w:val="3"/>
            <w:vAlign w:val="center"/>
            <w:hideMark/>
          </w:tcPr>
          <w:p w14:paraId="53BD9B2E"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Nivel Alto de Desigualdad</w:t>
            </w:r>
          </w:p>
          <w:p w14:paraId="2BF7054F"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65EC4CD4" w14:textId="77777777" w:rsidTr="00BD2B64">
        <w:tc>
          <w:tcPr>
            <w:tcW w:w="3655" w:type="dxa"/>
            <w:gridSpan w:val="2"/>
            <w:vAlign w:val="center"/>
            <w:hideMark/>
          </w:tcPr>
          <w:p w14:paraId="3AC0C99C"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Palizada, Hopelchén, Hecelchakán</w:t>
            </w:r>
          </w:p>
        </w:tc>
        <w:tc>
          <w:tcPr>
            <w:tcW w:w="5695" w:type="dxa"/>
            <w:gridSpan w:val="3"/>
            <w:vAlign w:val="center"/>
            <w:hideMark/>
          </w:tcPr>
          <w:p w14:paraId="1103310E"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Nivel Bajo de Desigualdad</w:t>
            </w:r>
          </w:p>
          <w:p w14:paraId="427D8F39"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58F38456" w14:textId="77777777" w:rsidTr="00BD2B64">
        <w:tc>
          <w:tcPr>
            <w:tcW w:w="3655" w:type="dxa"/>
            <w:gridSpan w:val="2"/>
            <w:shd w:val="clear" w:color="auto" w:fill="156082"/>
            <w:vAlign w:val="center"/>
            <w:hideMark/>
          </w:tcPr>
          <w:p w14:paraId="354C5A07"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Incidencia Delictiva (2015-2020)</w:t>
            </w:r>
          </w:p>
        </w:tc>
        <w:tc>
          <w:tcPr>
            <w:tcW w:w="5695" w:type="dxa"/>
            <w:gridSpan w:val="3"/>
            <w:shd w:val="clear" w:color="auto" w:fill="156082"/>
            <w:vAlign w:val="center"/>
            <w:hideMark/>
          </w:tcPr>
          <w:p w14:paraId="4D267F6E" w14:textId="77777777" w:rsidR="005F4B1B" w:rsidRPr="00377DA1" w:rsidRDefault="005F4B1B" w:rsidP="00BD2B64">
            <w:pPr>
              <w:jc w:val="center"/>
              <w:rPr>
                <w:rFonts w:eastAsia="Times New Roman" w:cs="Arial"/>
                <w:b/>
                <w:bCs/>
                <w:color w:val="FFFFFF" w:themeColor="background1"/>
                <w:szCs w:val="18"/>
                <w:lang w:eastAsia="es-MX"/>
                <w14:ligatures w14:val="none"/>
              </w:rPr>
            </w:pPr>
            <w:r w:rsidRPr="00377DA1">
              <w:rPr>
                <w:rFonts w:eastAsia="Times New Roman" w:cs="Arial"/>
                <w:b/>
                <w:bCs/>
                <w:color w:val="FFFFFF" w:themeColor="background1"/>
                <w:szCs w:val="18"/>
                <w:lang w:eastAsia="es-MX"/>
                <w14:ligatures w14:val="none"/>
              </w:rPr>
              <w:t>Tipo de Delito / Incremento (%)</w:t>
            </w:r>
          </w:p>
        </w:tc>
      </w:tr>
      <w:tr w:rsidR="005F4B1B" w:rsidRPr="00377DA1" w14:paraId="6995F7E2" w14:textId="77777777" w:rsidTr="00BD2B64">
        <w:tc>
          <w:tcPr>
            <w:tcW w:w="3655" w:type="dxa"/>
            <w:gridSpan w:val="2"/>
            <w:vAlign w:val="center"/>
            <w:hideMark/>
          </w:tcPr>
          <w:p w14:paraId="1128CE3B"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Contra el Patrimonio</w:t>
            </w:r>
          </w:p>
        </w:tc>
        <w:tc>
          <w:tcPr>
            <w:tcW w:w="5695" w:type="dxa"/>
            <w:gridSpan w:val="3"/>
            <w:vAlign w:val="center"/>
            <w:hideMark/>
          </w:tcPr>
          <w:p w14:paraId="657C71FE"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55.6% del total de delitos</w:t>
            </w:r>
          </w:p>
          <w:p w14:paraId="722DFED4"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4A8A426B" w14:textId="77777777" w:rsidTr="00BD2B64">
        <w:tc>
          <w:tcPr>
            <w:tcW w:w="3655" w:type="dxa"/>
            <w:gridSpan w:val="2"/>
            <w:vAlign w:val="center"/>
            <w:hideMark/>
          </w:tcPr>
          <w:p w14:paraId="39539675"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Contra la Libertad Sexual</w:t>
            </w:r>
          </w:p>
        </w:tc>
        <w:tc>
          <w:tcPr>
            <w:tcW w:w="5695" w:type="dxa"/>
            <w:gridSpan w:val="3"/>
            <w:vAlign w:val="center"/>
            <w:hideMark/>
          </w:tcPr>
          <w:p w14:paraId="56BFDBEC"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+ 185.6 % (Crecimiento en 5 años)</w:t>
            </w:r>
          </w:p>
          <w:p w14:paraId="1964C946"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5AC727BA" w14:textId="77777777" w:rsidTr="00BD2B64">
        <w:tc>
          <w:tcPr>
            <w:tcW w:w="3655" w:type="dxa"/>
            <w:gridSpan w:val="2"/>
            <w:vAlign w:val="center"/>
            <w:hideMark/>
          </w:tcPr>
          <w:p w14:paraId="3522E15B"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Contra la Familia</w:t>
            </w:r>
          </w:p>
        </w:tc>
        <w:tc>
          <w:tcPr>
            <w:tcW w:w="5695" w:type="dxa"/>
            <w:gridSpan w:val="3"/>
            <w:vAlign w:val="center"/>
            <w:hideMark/>
          </w:tcPr>
          <w:p w14:paraId="162C3BC6"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+ 40.6 % (Crecimiento en 5 años)</w:t>
            </w:r>
          </w:p>
          <w:p w14:paraId="39FDDAFE" w14:textId="77777777" w:rsidR="005F4B1B" w:rsidRPr="00525093" w:rsidRDefault="005F4B1B" w:rsidP="00BD2B64">
            <w:pPr>
              <w:jc w:val="center"/>
              <w:rPr>
                <w:rFonts w:eastAsia="Times New Roman" w:cs="Arial"/>
                <w:sz w:val="16"/>
                <w:szCs w:val="16"/>
                <w:lang w:eastAsia="es-MX"/>
                <w14:ligatures w14:val="none"/>
              </w:rPr>
            </w:pPr>
          </w:p>
        </w:tc>
      </w:tr>
      <w:tr w:rsidR="005F4B1B" w:rsidRPr="00377DA1" w14:paraId="26B453A5" w14:textId="77777777" w:rsidTr="00BD2B64">
        <w:tc>
          <w:tcPr>
            <w:tcW w:w="3655" w:type="dxa"/>
            <w:gridSpan w:val="2"/>
            <w:vAlign w:val="center"/>
            <w:hideMark/>
          </w:tcPr>
          <w:p w14:paraId="254BE22A"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Narcomenudeo</w:t>
            </w:r>
          </w:p>
        </w:tc>
        <w:tc>
          <w:tcPr>
            <w:tcW w:w="5695" w:type="dxa"/>
            <w:gridSpan w:val="3"/>
            <w:vAlign w:val="center"/>
            <w:hideMark/>
          </w:tcPr>
          <w:p w14:paraId="6B3025B2" w14:textId="77777777" w:rsidR="005F4B1B" w:rsidRPr="00525093" w:rsidRDefault="005F4B1B" w:rsidP="00BD2B64">
            <w:pPr>
              <w:jc w:val="center"/>
              <w:rPr>
                <w:rFonts w:eastAsia="Times New Roman" w:cs="Arial"/>
                <w:sz w:val="16"/>
                <w:szCs w:val="16"/>
                <w:lang w:eastAsia="es-MX"/>
                <w14:ligatures w14:val="none"/>
              </w:rPr>
            </w:pPr>
            <w:r w:rsidRPr="00525093">
              <w:rPr>
                <w:rFonts w:eastAsia="Times New Roman" w:cs="Arial"/>
                <w:sz w:val="16"/>
                <w:szCs w:val="16"/>
                <w:lang w:eastAsia="es-MX"/>
                <w14:ligatures w14:val="none"/>
              </w:rPr>
              <w:t>+ 91.4 % (Crecimiento en 5 años)</w:t>
            </w:r>
          </w:p>
          <w:p w14:paraId="3122FF99" w14:textId="77777777" w:rsidR="005F4B1B" w:rsidRPr="00525093" w:rsidRDefault="005F4B1B" w:rsidP="00BD2B64">
            <w:pPr>
              <w:jc w:val="center"/>
              <w:rPr>
                <w:rFonts w:eastAsia="Times New Roman" w:cs="Arial"/>
                <w:sz w:val="16"/>
                <w:szCs w:val="16"/>
                <w:lang w:eastAsia="es-MX"/>
                <w14:ligatures w14:val="none"/>
              </w:rPr>
            </w:pPr>
          </w:p>
        </w:tc>
      </w:tr>
    </w:tbl>
    <w:p w14:paraId="6EF9AA38"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7B0418E8" w14:textId="77777777" w:rsidR="005F4B1B" w:rsidRPr="00377DA1" w:rsidRDefault="005F4B1B" w:rsidP="005F4B1B">
      <w:pPr>
        <w:pStyle w:val="Ttulo7"/>
        <w:rPr>
          <w:szCs w:val="18"/>
        </w:rPr>
      </w:pPr>
      <w:r w:rsidRPr="00377DA1">
        <w:rPr>
          <w:szCs w:val="18"/>
        </w:rPr>
        <w:t xml:space="preserve">Medio </w:t>
      </w:r>
      <w:r>
        <w:rPr>
          <w:szCs w:val="18"/>
        </w:rPr>
        <w:t>t</w:t>
      </w:r>
      <w:r w:rsidRPr="00377DA1">
        <w:rPr>
          <w:szCs w:val="18"/>
        </w:rPr>
        <w:t>ransformado</w:t>
      </w:r>
    </w:p>
    <w:p w14:paraId="673C7224" w14:textId="77777777" w:rsidR="005F4B1B" w:rsidRPr="00377DA1" w:rsidRDefault="005F4B1B" w:rsidP="005F4B1B">
      <w:pPr>
        <w:pStyle w:val="Ttulo8"/>
        <w:rPr>
          <w:szCs w:val="18"/>
        </w:rPr>
      </w:pPr>
      <w:r w:rsidRPr="00377DA1">
        <w:rPr>
          <w:szCs w:val="18"/>
        </w:rPr>
        <w:t>Tenencia de</w:t>
      </w:r>
      <w:r>
        <w:rPr>
          <w:szCs w:val="18"/>
        </w:rPr>
        <w:t>l suelo habitacional</w:t>
      </w:r>
    </w:p>
    <w:p w14:paraId="14F3C4A5"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Antes de medir si una casa tiene carencias de materiales o servicios, es obligatorio entender su contexto territorial: cuántas viviendas existen en todo el estado, a quién pertenecen y cuántas están deshabitadas. Detectar el abandono habitacional a nivel estatal es fundamental, ya que expone fenómenos de especulación inmobiliaria y urbanización en periferias sin servicios. Esto le permite al Estado aplicar políticas de redensificación y reciclaje del suelo en los centros urbanos antes de seguir depredando el medio ambiente natural.</w:t>
      </w:r>
    </w:p>
    <w:p w14:paraId="66CBA131"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Total, de viviendas particulares y distribución estatal (% del Total del Estado)</w:t>
      </w:r>
      <w:r>
        <w:rPr>
          <w:rFonts w:cs="Arial"/>
          <w:color w:val="000000"/>
          <w:szCs w:val="18"/>
        </w:rPr>
        <w:t xml:space="preserve">, </w:t>
      </w:r>
      <w:r w:rsidRPr="00377DA1">
        <w:rPr>
          <w:rFonts w:cs="Arial"/>
          <w:color w:val="000000"/>
          <w:szCs w:val="18"/>
        </w:rPr>
        <w:t>Ámbito territorial predominante (Urbano vs. Rural)</w:t>
      </w:r>
      <w:r>
        <w:rPr>
          <w:rFonts w:cs="Arial"/>
          <w:color w:val="000000"/>
          <w:szCs w:val="18"/>
        </w:rPr>
        <w:t xml:space="preserve">, </w:t>
      </w:r>
      <w:r w:rsidRPr="00377DA1">
        <w:rPr>
          <w:rFonts w:cs="Arial"/>
          <w:color w:val="000000"/>
          <w:szCs w:val="18"/>
        </w:rPr>
        <w:t>Condición de ocupación (Viviendas habitadas, deshabitadas y de uso temporal)</w:t>
      </w:r>
      <w:r>
        <w:rPr>
          <w:rFonts w:cs="Arial"/>
          <w:color w:val="000000"/>
          <w:szCs w:val="18"/>
        </w:rPr>
        <w:t xml:space="preserve"> y </w:t>
      </w:r>
      <w:r w:rsidRPr="00377DA1">
        <w:rPr>
          <w:rFonts w:cs="Arial"/>
          <w:color w:val="000000"/>
          <w:szCs w:val="18"/>
        </w:rPr>
        <w:t>Tenencia de la vivienda (Propia, rentada, prestada).</w:t>
      </w:r>
    </w:p>
    <w:p w14:paraId="2CF3B7EF" w14:textId="77777777" w:rsidR="005F4B1B" w:rsidRPr="000E1173"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0E1173">
        <w:rPr>
          <w:rStyle w:val="CdigoHTML"/>
          <w:rFonts w:ascii="Montserrat" w:eastAsiaTheme="minorHAnsi" w:hAnsi="Montserrat"/>
          <w:color w:val="000000"/>
          <w:sz w:val="18"/>
          <w:szCs w:val="18"/>
        </w:rPr>
        <w:t>C04_Vivienda_ITER_INEGI_2020</w:t>
      </w:r>
      <w:r w:rsidRPr="000E1173">
        <w:rPr>
          <w:rStyle w:val="apple-converted-space"/>
          <w:color w:val="000000"/>
          <w:szCs w:val="18"/>
        </w:rPr>
        <w:t> </w:t>
      </w:r>
      <w:r w:rsidRPr="000E1173">
        <w:rPr>
          <w:color w:val="000000"/>
          <w:szCs w:val="18"/>
        </w:rPr>
        <w:t>(1 y 3)</w:t>
      </w:r>
    </w:p>
    <w:p w14:paraId="1CE40B37" w14:textId="77777777" w:rsidR="005F4B1B" w:rsidRPr="00377DA1" w:rsidRDefault="005F4B1B" w:rsidP="005F4B1B">
      <w:pPr>
        <w:spacing w:after="0"/>
        <w:rPr>
          <w:rFonts w:cs="Arial"/>
          <w:color w:val="000000"/>
          <w:szCs w:val="18"/>
        </w:rPr>
      </w:pPr>
      <w:r w:rsidRPr="00377DA1">
        <w:rPr>
          <w:rFonts w:cs="Arial"/>
          <w:b/>
          <w:bCs/>
          <w:color w:val="000000"/>
          <w:szCs w:val="18"/>
        </w:rPr>
        <w:t>Descripción Analítica</w:t>
      </w:r>
      <w:r>
        <w:rPr>
          <w:rFonts w:cs="Arial"/>
          <w:b/>
          <w:bCs/>
          <w:color w:val="000000"/>
          <w:szCs w:val="18"/>
        </w:rPr>
        <w:t>:</w:t>
      </w:r>
    </w:p>
    <w:p w14:paraId="738F0A14" w14:textId="77777777" w:rsidR="005F4B1B" w:rsidRPr="00377DA1" w:rsidRDefault="005F4B1B">
      <w:pPr>
        <w:numPr>
          <w:ilvl w:val="0"/>
          <w:numId w:val="23"/>
        </w:numPr>
        <w:spacing w:after="100" w:afterAutospacing="1"/>
        <w:rPr>
          <w:rFonts w:cs="Arial"/>
          <w:color w:val="000000"/>
          <w:szCs w:val="18"/>
        </w:rPr>
      </w:pPr>
      <w:r w:rsidRPr="00377DA1">
        <w:rPr>
          <w:rFonts w:cs="Arial"/>
          <w:b/>
          <w:bCs/>
          <w:color w:val="000000"/>
          <w:szCs w:val="18"/>
        </w:rPr>
        <w:t>Parque Habitacional Total:</w:t>
      </w:r>
      <w:r w:rsidRPr="00377DA1">
        <w:rPr>
          <w:rStyle w:val="apple-converted-space"/>
          <w:rFonts w:cs="Arial"/>
          <w:color w:val="000000"/>
          <w:szCs w:val="18"/>
        </w:rPr>
        <w:t> </w:t>
      </w:r>
      <w:r w:rsidRPr="00377DA1">
        <w:rPr>
          <w:rFonts w:cs="Arial"/>
          <w:color w:val="000000"/>
          <w:szCs w:val="18"/>
        </w:rPr>
        <w:t>El Estado de Campeche cuenta con 324,471 viviendas totales (312,770 particulares y el resto colectivas).</w:t>
      </w:r>
    </w:p>
    <w:p w14:paraId="51829DF2" w14:textId="77777777" w:rsidR="005F4B1B" w:rsidRPr="00377DA1" w:rsidRDefault="005F4B1B">
      <w:pPr>
        <w:numPr>
          <w:ilvl w:val="0"/>
          <w:numId w:val="23"/>
        </w:numPr>
        <w:spacing w:after="100" w:afterAutospacing="1"/>
        <w:rPr>
          <w:rFonts w:cs="Arial"/>
          <w:color w:val="000000"/>
          <w:szCs w:val="18"/>
        </w:rPr>
      </w:pPr>
      <w:r w:rsidRPr="00377DA1">
        <w:rPr>
          <w:rFonts w:cs="Arial"/>
          <w:b/>
          <w:bCs/>
          <w:color w:val="000000"/>
          <w:szCs w:val="18"/>
        </w:rPr>
        <w:t>Concentración y Contraste Urbano/Rural:</w:t>
      </w:r>
      <w:r w:rsidRPr="00377DA1">
        <w:rPr>
          <w:rStyle w:val="apple-converted-space"/>
          <w:rFonts w:cs="Arial"/>
          <w:color w:val="000000"/>
          <w:szCs w:val="18"/>
        </w:rPr>
        <w:t> </w:t>
      </w:r>
      <w:r w:rsidRPr="00525093">
        <w:rPr>
          <w:rFonts w:cs="Arial"/>
          <w:color w:val="000000"/>
          <w:szCs w:val="18"/>
        </w:rPr>
        <w:t>La vivienda en Campeche está brutalmente centralizada. El 58.9% del parque habitacional se concentra en solo dos municipios:</w:t>
      </w:r>
      <w:r w:rsidRPr="00525093">
        <w:rPr>
          <w:rStyle w:val="apple-converted-space"/>
          <w:rFonts w:cs="Arial"/>
          <w:color w:val="000000"/>
          <w:szCs w:val="18"/>
        </w:rPr>
        <w:t> </w:t>
      </w:r>
      <w:r w:rsidRPr="00525093">
        <w:rPr>
          <w:rFonts w:cs="Arial"/>
          <w:color w:val="000000"/>
          <w:szCs w:val="18"/>
        </w:rPr>
        <w:t>Campeche (101,864 viviendas)</w:t>
      </w:r>
      <w:r w:rsidRPr="00525093">
        <w:rPr>
          <w:rStyle w:val="apple-converted-space"/>
          <w:rFonts w:cs="Arial"/>
          <w:color w:val="000000"/>
          <w:szCs w:val="18"/>
        </w:rPr>
        <w:t> </w:t>
      </w:r>
      <w:r w:rsidRPr="00525093">
        <w:rPr>
          <w:rFonts w:cs="Arial"/>
          <w:color w:val="000000"/>
          <w:szCs w:val="18"/>
        </w:rPr>
        <w:t>y</w:t>
      </w:r>
      <w:r w:rsidRPr="00525093">
        <w:rPr>
          <w:rStyle w:val="apple-converted-space"/>
          <w:rFonts w:cs="Arial"/>
          <w:color w:val="000000"/>
          <w:szCs w:val="18"/>
        </w:rPr>
        <w:t> </w:t>
      </w:r>
      <w:r w:rsidRPr="00525093">
        <w:rPr>
          <w:rFonts w:cs="Arial"/>
          <w:color w:val="000000"/>
          <w:szCs w:val="18"/>
        </w:rPr>
        <w:t>Carmen (89,328 viviendas). Mientras estos polos, junto con Calkiní, Champotón y Escárcega, tienen un ámbito predominante "Urbano" (más del 60% de sus casas en ciudades), existen cuatro municipios donde predomina el ámbito rural:</w:t>
      </w:r>
      <w:r w:rsidRPr="00525093">
        <w:rPr>
          <w:rStyle w:val="apple-converted-space"/>
          <w:rFonts w:cs="Arial"/>
          <w:color w:val="000000"/>
          <w:szCs w:val="18"/>
        </w:rPr>
        <w:t> </w:t>
      </w:r>
      <w:r w:rsidRPr="00525093">
        <w:rPr>
          <w:rFonts w:cs="Arial"/>
          <w:color w:val="000000"/>
          <w:szCs w:val="18"/>
        </w:rPr>
        <w:t>Calakmul (78.1% rural), Candelaria (74.9%), Palizada (59.4%) y Hopelchén (58.8%).</w:t>
      </w:r>
    </w:p>
    <w:p w14:paraId="1AF23059" w14:textId="77777777" w:rsidR="005F4B1B" w:rsidRPr="00377DA1" w:rsidRDefault="005F4B1B">
      <w:pPr>
        <w:numPr>
          <w:ilvl w:val="0"/>
          <w:numId w:val="23"/>
        </w:numPr>
        <w:spacing w:after="100" w:afterAutospacing="1"/>
        <w:rPr>
          <w:rFonts w:cs="Arial"/>
          <w:color w:val="000000"/>
          <w:szCs w:val="18"/>
        </w:rPr>
      </w:pPr>
      <w:r w:rsidRPr="00377DA1">
        <w:rPr>
          <w:rFonts w:cs="Arial"/>
          <w:b/>
          <w:bCs/>
          <w:color w:val="000000"/>
          <w:szCs w:val="18"/>
        </w:rPr>
        <w:t>Tenencia:</w:t>
      </w:r>
      <w:r w:rsidRPr="00377DA1">
        <w:rPr>
          <w:rStyle w:val="apple-converted-space"/>
          <w:rFonts w:cs="Arial"/>
          <w:color w:val="000000"/>
          <w:szCs w:val="18"/>
        </w:rPr>
        <w:t> </w:t>
      </w:r>
      <w:r w:rsidRPr="00377DA1">
        <w:rPr>
          <w:rFonts w:cs="Arial"/>
          <w:color w:val="000000"/>
          <w:szCs w:val="18"/>
        </w:rPr>
        <w:t xml:space="preserve">A nivel estatal, el 72% de las viviendas están habitadas por sus dueños, el 13% son rentadas y un </w:t>
      </w:r>
      <w:r w:rsidRPr="00525093">
        <w:rPr>
          <w:rFonts w:cs="Arial"/>
          <w:color w:val="000000"/>
          <w:szCs w:val="18"/>
        </w:rPr>
        <w:t>12% son prestadas.</w:t>
      </w:r>
      <w:r w:rsidRPr="00525093">
        <w:rPr>
          <w:rStyle w:val="apple-converted-space"/>
          <w:rFonts w:cs="Arial"/>
          <w:color w:val="000000"/>
          <w:szCs w:val="18"/>
        </w:rPr>
        <w:t> </w:t>
      </w:r>
      <w:r w:rsidRPr="00525093">
        <w:rPr>
          <w:rFonts w:cs="Arial"/>
          <w:color w:val="000000"/>
          <w:szCs w:val="18"/>
        </w:rPr>
        <w:t>Hecelchakán</w:t>
      </w:r>
      <w:r w:rsidRPr="00525093">
        <w:rPr>
          <w:rStyle w:val="apple-converted-space"/>
          <w:rFonts w:cs="Arial"/>
          <w:color w:val="000000"/>
          <w:szCs w:val="18"/>
        </w:rPr>
        <w:t> </w:t>
      </w:r>
      <w:r w:rsidRPr="00525093">
        <w:rPr>
          <w:rFonts w:cs="Arial"/>
          <w:color w:val="000000"/>
          <w:szCs w:val="18"/>
        </w:rPr>
        <w:t>es el municipio con mayor porcentaje de viviendas propias (91.3%), mientras que</w:t>
      </w:r>
      <w:r w:rsidRPr="00525093">
        <w:rPr>
          <w:rStyle w:val="apple-converted-space"/>
          <w:rFonts w:cs="Arial"/>
          <w:color w:val="000000"/>
          <w:szCs w:val="18"/>
        </w:rPr>
        <w:t> </w:t>
      </w:r>
      <w:r w:rsidRPr="00525093">
        <w:rPr>
          <w:rFonts w:cs="Arial"/>
          <w:color w:val="000000"/>
          <w:szCs w:val="18"/>
        </w:rPr>
        <w:t>Carmen</w:t>
      </w:r>
      <w:r w:rsidRPr="00525093">
        <w:rPr>
          <w:rStyle w:val="apple-converted-space"/>
          <w:rFonts w:cs="Arial"/>
          <w:color w:val="000000"/>
          <w:szCs w:val="18"/>
        </w:rPr>
        <w:t> </w:t>
      </w:r>
      <w:r w:rsidRPr="00525093">
        <w:rPr>
          <w:rFonts w:cs="Arial"/>
          <w:color w:val="000000"/>
          <w:szCs w:val="18"/>
        </w:rPr>
        <w:t>tiene la mayor presión de alquiler con un 21.8% de casas rentadas, reflejo de su alta población flotante petrolera.</w:t>
      </w:r>
    </w:p>
    <w:p w14:paraId="58357B3B" w14:textId="77777777" w:rsidR="005F4B1B" w:rsidRPr="00377DA1" w:rsidRDefault="005F4B1B">
      <w:pPr>
        <w:numPr>
          <w:ilvl w:val="0"/>
          <w:numId w:val="23"/>
        </w:numPr>
        <w:spacing w:after="0"/>
        <w:rPr>
          <w:rFonts w:cs="Arial"/>
          <w:color w:val="000000"/>
          <w:szCs w:val="18"/>
        </w:rPr>
      </w:pPr>
      <w:r w:rsidRPr="00377DA1">
        <w:rPr>
          <w:rFonts w:cs="Arial"/>
          <w:b/>
          <w:bCs/>
          <w:color w:val="000000"/>
          <w:szCs w:val="18"/>
        </w:rPr>
        <w:lastRenderedPageBreak/>
        <w:t>Abandono Inmobiliario:</w:t>
      </w:r>
      <w:r w:rsidRPr="00377DA1">
        <w:rPr>
          <w:rStyle w:val="apple-converted-space"/>
          <w:rFonts w:cs="Arial"/>
          <w:color w:val="000000"/>
          <w:szCs w:val="18"/>
        </w:rPr>
        <w:t> </w:t>
      </w:r>
      <w:r w:rsidRPr="00525093">
        <w:rPr>
          <w:rFonts w:cs="Arial"/>
          <w:color w:val="000000"/>
          <w:szCs w:val="18"/>
        </w:rPr>
        <w:t>A nivel estatal, existe una tasa de desocupación del 13.5% (Viviendas deshabitadas) y un 6.0% de uso temporal. El abandono golpea a todos los municipios, pero se magnifica en los centros económicos y logísticos:</w:t>
      </w:r>
      <w:r w:rsidRPr="00525093">
        <w:rPr>
          <w:rStyle w:val="apple-converted-space"/>
          <w:rFonts w:cs="Arial"/>
          <w:color w:val="000000"/>
          <w:szCs w:val="18"/>
        </w:rPr>
        <w:t> </w:t>
      </w:r>
      <w:r w:rsidRPr="00525093">
        <w:rPr>
          <w:rFonts w:cs="Arial"/>
          <w:color w:val="000000"/>
          <w:szCs w:val="18"/>
        </w:rPr>
        <w:t>Campeche (11,841 vacías), Carmen (10,822 vacías), Escárcega (4,068 vacías) y Champotón (3,824 vacías). Incluso municipios rurales como Candelaria reportan 3,222 casas abandonadas.</w:t>
      </w:r>
    </w:p>
    <w:p w14:paraId="16C5696B"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Style w:val="apple-converted-space"/>
          <w:rFonts w:cs="Arial"/>
          <w:color w:val="000000"/>
          <w:szCs w:val="18"/>
        </w:rPr>
        <w:t xml:space="preserve"> </w:t>
      </w:r>
      <w:r w:rsidRPr="00377DA1">
        <w:rPr>
          <w:rFonts w:cs="Arial"/>
          <w:color w:val="000000"/>
          <w:szCs w:val="18"/>
        </w:rPr>
        <w:t>La distribución de la vivienda en Campeche exige que el gobierno deje de aplicar una política "de talla única". Los datos del PEOTDU demuestran que el estado está partido en dos realidades: un bloque de municipios profundamente rurales (Calakmul, Candelaria, Palizada y Hopelchén)</w:t>
      </w:r>
      <w:r w:rsidRPr="00377DA1">
        <w:rPr>
          <w:rStyle w:val="apple-converted-space"/>
          <w:rFonts w:cs="Arial"/>
          <w:color w:val="000000"/>
          <w:szCs w:val="18"/>
        </w:rPr>
        <w:t> </w:t>
      </w:r>
      <w:r w:rsidRPr="00377DA1">
        <w:rPr>
          <w:rFonts w:cs="Arial"/>
          <w:color w:val="000000"/>
          <w:szCs w:val="18"/>
        </w:rPr>
        <w:t>que requieren programas de materiales de construcción y autoproducción en zonas dispersas; y un bloque urbano-industrial (Campeche, Carmen, Champotón y Escárcega)</w:t>
      </w:r>
      <w:r w:rsidRPr="00377DA1">
        <w:rPr>
          <w:rStyle w:val="apple-converted-space"/>
          <w:rFonts w:cs="Arial"/>
          <w:color w:val="000000"/>
          <w:szCs w:val="18"/>
        </w:rPr>
        <w:t> </w:t>
      </w:r>
      <w:r w:rsidRPr="00377DA1">
        <w:rPr>
          <w:rFonts w:cs="Arial"/>
          <w:color w:val="000000"/>
          <w:szCs w:val="18"/>
        </w:rPr>
        <w:t>que enfrenta una crisis de especulación y abandono.</w:t>
      </w:r>
      <w:r>
        <w:rPr>
          <w:rFonts w:cs="Arial"/>
          <w:color w:val="000000"/>
          <w:szCs w:val="18"/>
        </w:rPr>
        <w:t xml:space="preserve"> </w:t>
      </w:r>
      <w:r w:rsidRPr="00377DA1">
        <w:rPr>
          <w:rFonts w:cs="Arial"/>
          <w:color w:val="000000"/>
          <w:szCs w:val="18"/>
        </w:rPr>
        <w:t xml:space="preserve">Resulta un contrasentido que en un estado con necesidades de vivienda </w:t>
      </w:r>
      <w:r w:rsidRPr="00525093">
        <w:rPr>
          <w:rFonts w:cs="Arial"/>
          <w:color w:val="000000"/>
          <w:szCs w:val="18"/>
        </w:rPr>
        <w:t>existan</w:t>
      </w:r>
      <w:r w:rsidRPr="00525093">
        <w:rPr>
          <w:rStyle w:val="apple-converted-space"/>
          <w:rFonts w:cs="Arial"/>
          <w:color w:val="000000"/>
          <w:szCs w:val="18"/>
        </w:rPr>
        <w:t> </w:t>
      </w:r>
      <w:r w:rsidRPr="00525093">
        <w:rPr>
          <w:rFonts w:cs="Arial"/>
          <w:color w:val="000000"/>
          <w:szCs w:val="18"/>
        </w:rPr>
        <w:t>más de 42,000 casas completamente deshabitadas. Este abandono ocurre cuando las constructoras desarrollan fraccionamientos en las periferias sin garantizar transporte, escuelas o seguridad, obligando a las familias a huir. Identificar las manzanas con más viviendas vacías le otorga al Estado la herramienta definitiva para detener la expansión horizontal (negando permisos en las afueras) y lanzar un programa de recuperación de vivienda en los cascos urbanos consolidados.</w:t>
      </w:r>
    </w:p>
    <w:p w14:paraId="2E69DF53"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49</w:t>
      </w:r>
      <w:r w:rsidRPr="00377DA1">
        <w:rPr>
          <w:sz w:val="18"/>
        </w:rPr>
        <w:fldChar w:fldCharType="end"/>
      </w:r>
      <w:r w:rsidRPr="00377DA1">
        <w:rPr>
          <w:sz w:val="18"/>
        </w:rPr>
        <w:t xml:space="preserve"> Ficha </w:t>
      </w:r>
      <w:r>
        <w:rPr>
          <w:sz w:val="18"/>
        </w:rPr>
        <w:t>t</w:t>
      </w:r>
      <w:r w:rsidRPr="00377DA1">
        <w:rPr>
          <w:sz w:val="18"/>
        </w:rPr>
        <w:t>écnica</w:t>
      </w:r>
      <w:r>
        <w:rPr>
          <w:sz w:val="18"/>
        </w:rPr>
        <w:t xml:space="preserve"> de la Tenencia del suelo habitacional</w:t>
      </w:r>
      <w:r w:rsidRPr="00377DA1">
        <w:rPr>
          <w:sz w:val="18"/>
        </w:rPr>
        <w:t xml:space="preserve"> </w:t>
      </w:r>
    </w:p>
    <w:tbl>
      <w:tblPr>
        <w:tblStyle w:val="Tablaconcuadrcula"/>
        <w:tblW w:w="0" w:type="auto"/>
        <w:tblLook w:val="04A0" w:firstRow="1" w:lastRow="0" w:firstColumn="1" w:lastColumn="0" w:noHBand="0" w:noVBand="1"/>
      </w:tblPr>
      <w:tblGrid>
        <w:gridCol w:w="2200"/>
        <w:gridCol w:w="1857"/>
        <w:gridCol w:w="1579"/>
        <w:gridCol w:w="3192"/>
      </w:tblGrid>
      <w:tr w:rsidR="005F4B1B" w:rsidRPr="00377DA1" w14:paraId="2F4F05B5" w14:textId="77777777" w:rsidTr="00BD2B64">
        <w:tc>
          <w:tcPr>
            <w:tcW w:w="9350" w:type="dxa"/>
            <w:gridSpan w:val="4"/>
            <w:shd w:val="clear" w:color="auto" w:fill="156082"/>
            <w:vAlign w:val="center"/>
          </w:tcPr>
          <w:p w14:paraId="2EA9487F"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Tenencia del suelo habitacional</w:t>
            </w:r>
          </w:p>
        </w:tc>
      </w:tr>
      <w:tr w:rsidR="005F4B1B" w:rsidRPr="00377DA1" w14:paraId="5802E3C8" w14:textId="77777777" w:rsidTr="00BD2B64">
        <w:tc>
          <w:tcPr>
            <w:tcW w:w="2405" w:type="dxa"/>
            <w:shd w:val="clear" w:color="auto" w:fill="156082"/>
            <w:vAlign w:val="center"/>
            <w:hideMark/>
          </w:tcPr>
          <w:p w14:paraId="059AB4D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985" w:type="dxa"/>
            <w:shd w:val="clear" w:color="auto" w:fill="156082"/>
            <w:vAlign w:val="center"/>
            <w:hideMark/>
          </w:tcPr>
          <w:p w14:paraId="1B196066"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700" w:type="dxa"/>
            <w:shd w:val="clear" w:color="auto" w:fill="156082"/>
            <w:vAlign w:val="center"/>
            <w:hideMark/>
          </w:tcPr>
          <w:p w14:paraId="3793E1ED"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260" w:type="dxa"/>
            <w:shd w:val="clear" w:color="auto" w:fill="156082"/>
            <w:vAlign w:val="center"/>
            <w:hideMark/>
          </w:tcPr>
          <w:p w14:paraId="3F4F15C4"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525093" w14:paraId="35FD3732" w14:textId="77777777" w:rsidTr="00BD2B64">
        <w:tc>
          <w:tcPr>
            <w:tcW w:w="2405" w:type="dxa"/>
            <w:vAlign w:val="center"/>
            <w:hideMark/>
          </w:tcPr>
          <w:p w14:paraId="01E958DC" w14:textId="77777777" w:rsidR="005F4B1B" w:rsidRPr="00525093" w:rsidRDefault="005F4B1B" w:rsidP="00BD2B64">
            <w:pPr>
              <w:jc w:val="center"/>
              <w:rPr>
                <w:rFonts w:cs="Arial"/>
                <w:sz w:val="16"/>
                <w:szCs w:val="16"/>
              </w:rPr>
            </w:pPr>
            <w:r w:rsidRPr="00525093">
              <w:rPr>
                <w:rFonts w:cs="Arial"/>
                <w:sz w:val="16"/>
                <w:szCs w:val="16"/>
              </w:rPr>
              <w:t>En este tema se analiza la distribución del parque habitacional en los 13 municipios, determinando su vocación (urbana/rural) y su estatus de ocupación para frenar la especulación del suelo.</w:t>
            </w:r>
          </w:p>
        </w:tc>
        <w:tc>
          <w:tcPr>
            <w:tcW w:w="1985" w:type="dxa"/>
            <w:vAlign w:val="center"/>
            <w:hideMark/>
          </w:tcPr>
          <w:p w14:paraId="7002A44B" w14:textId="77777777" w:rsidR="005F4B1B" w:rsidRPr="00525093" w:rsidRDefault="005F4B1B" w:rsidP="00BD2B64">
            <w:pPr>
              <w:jc w:val="center"/>
              <w:rPr>
                <w:rFonts w:cs="Arial"/>
                <w:sz w:val="16"/>
                <w:szCs w:val="16"/>
              </w:rPr>
            </w:pPr>
            <w:r w:rsidRPr="00525093">
              <w:rPr>
                <w:rFonts w:cs="Arial"/>
                <w:sz w:val="16"/>
                <w:szCs w:val="16"/>
              </w:rPr>
              <w:t>Análisis del parque habitacional, tenencia y niveles de abandono o desocupación a escala estatal.</w:t>
            </w:r>
          </w:p>
        </w:tc>
        <w:tc>
          <w:tcPr>
            <w:tcW w:w="1700" w:type="dxa"/>
            <w:vAlign w:val="center"/>
            <w:hideMark/>
          </w:tcPr>
          <w:p w14:paraId="3065D02E" w14:textId="77777777" w:rsidR="005F4B1B" w:rsidRPr="00525093" w:rsidRDefault="005F4B1B" w:rsidP="00BD2B64">
            <w:pPr>
              <w:jc w:val="center"/>
              <w:rPr>
                <w:rFonts w:cs="Arial"/>
                <w:sz w:val="16"/>
                <w:szCs w:val="16"/>
              </w:rPr>
            </w:pPr>
            <w:r w:rsidRPr="00525093">
              <w:rPr>
                <w:rFonts w:cs="Arial"/>
                <w:sz w:val="16"/>
                <w:szCs w:val="16"/>
              </w:rPr>
              <w:t>- Total de viviendas por municipio.</w:t>
            </w:r>
          </w:p>
        </w:tc>
        <w:tc>
          <w:tcPr>
            <w:tcW w:w="3260" w:type="dxa"/>
            <w:vAlign w:val="center"/>
            <w:hideMark/>
          </w:tcPr>
          <w:p w14:paraId="4CF033BA" w14:textId="77777777" w:rsidR="005F4B1B" w:rsidRPr="00525093" w:rsidRDefault="005F4B1B" w:rsidP="00BD2B64">
            <w:pPr>
              <w:jc w:val="center"/>
              <w:rPr>
                <w:rFonts w:cs="Arial"/>
                <w:color w:val="000000"/>
                <w:sz w:val="16"/>
                <w:szCs w:val="16"/>
              </w:rPr>
            </w:pPr>
            <w:r w:rsidRPr="00525093">
              <w:rPr>
                <w:rStyle w:val="CdigoHTML"/>
                <w:rFonts w:ascii="Montserrat" w:eastAsiaTheme="minorHAnsi" w:hAnsi="Montserrat"/>
                <w:color w:val="000000"/>
                <w:sz w:val="16"/>
                <w:szCs w:val="16"/>
              </w:rPr>
              <w:t>C04_Vivienda_ITER_INEGI_2020</w:t>
            </w:r>
            <w:r w:rsidRPr="00525093">
              <w:rPr>
                <w:rStyle w:val="apple-converted-space"/>
                <w:color w:val="000000"/>
                <w:sz w:val="16"/>
                <w:szCs w:val="16"/>
              </w:rPr>
              <w:t> </w:t>
            </w:r>
            <w:r w:rsidRPr="00525093">
              <w:rPr>
                <w:color w:val="000000"/>
                <w:sz w:val="16"/>
                <w:szCs w:val="16"/>
              </w:rPr>
              <w:t>(1 y 3)</w:t>
            </w:r>
          </w:p>
        </w:tc>
      </w:tr>
      <w:tr w:rsidR="005F4B1B" w:rsidRPr="00377DA1" w14:paraId="51BBC3C3" w14:textId="77777777" w:rsidTr="00BD2B64">
        <w:tc>
          <w:tcPr>
            <w:tcW w:w="9350" w:type="dxa"/>
            <w:gridSpan w:val="4"/>
            <w:shd w:val="clear" w:color="auto" w:fill="156082"/>
            <w:vAlign w:val="center"/>
            <w:hideMark/>
          </w:tcPr>
          <w:p w14:paraId="4E3B3DB9"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7B598CB7" w14:textId="77777777" w:rsidTr="00BD2B64">
        <w:tc>
          <w:tcPr>
            <w:tcW w:w="6090" w:type="dxa"/>
            <w:gridSpan w:val="3"/>
            <w:shd w:val="clear" w:color="auto" w:fill="156082"/>
            <w:vAlign w:val="center"/>
            <w:hideMark/>
          </w:tcPr>
          <w:p w14:paraId="2B51FCB6"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Parque Habitacional y Ámbito Predominante</w:t>
            </w:r>
          </w:p>
        </w:tc>
        <w:tc>
          <w:tcPr>
            <w:tcW w:w="3260" w:type="dxa"/>
            <w:shd w:val="clear" w:color="auto" w:fill="156082"/>
            <w:vAlign w:val="center"/>
            <w:hideMark/>
          </w:tcPr>
          <w:p w14:paraId="0358A90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Total, Viviendas / Vocación</w:t>
            </w:r>
          </w:p>
        </w:tc>
      </w:tr>
      <w:tr w:rsidR="005F4B1B" w:rsidRPr="00377DA1" w14:paraId="778D3511" w14:textId="77777777" w:rsidTr="00BD2B64">
        <w:tc>
          <w:tcPr>
            <w:tcW w:w="6090" w:type="dxa"/>
            <w:gridSpan w:val="3"/>
            <w:vAlign w:val="center"/>
            <w:hideMark/>
          </w:tcPr>
          <w:p w14:paraId="35784F81" w14:textId="77777777" w:rsidR="005F4B1B" w:rsidRPr="00525093" w:rsidRDefault="005F4B1B" w:rsidP="00BD2B64">
            <w:pPr>
              <w:jc w:val="center"/>
              <w:rPr>
                <w:rFonts w:cs="Arial"/>
                <w:sz w:val="16"/>
                <w:szCs w:val="16"/>
              </w:rPr>
            </w:pPr>
            <w:r w:rsidRPr="00525093">
              <w:rPr>
                <w:rFonts w:cs="Arial"/>
                <w:sz w:val="16"/>
                <w:szCs w:val="16"/>
              </w:rPr>
              <w:t>Campeche</w:t>
            </w:r>
          </w:p>
        </w:tc>
        <w:tc>
          <w:tcPr>
            <w:tcW w:w="3260" w:type="dxa"/>
            <w:vAlign w:val="center"/>
            <w:hideMark/>
          </w:tcPr>
          <w:p w14:paraId="638EC7A0" w14:textId="77777777" w:rsidR="005F4B1B" w:rsidRPr="00525093" w:rsidRDefault="005F4B1B" w:rsidP="00BD2B64">
            <w:pPr>
              <w:jc w:val="center"/>
              <w:rPr>
                <w:rFonts w:cs="Arial"/>
                <w:sz w:val="16"/>
                <w:szCs w:val="16"/>
              </w:rPr>
            </w:pPr>
            <w:r w:rsidRPr="00525093">
              <w:rPr>
                <w:rFonts w:cs="Arial"/>
                <w:sz w:val="16"/>
                <w:szCs w:val="16"/>
              </w:rPr>
              <w:t>101,864 (90.4 % Urbano)</w:t>
            </w:r>
          </w:p>
        </w:tc>
      </w:tr>
      <w:tr w:rsidR="005F4B1B" w:rsidRPr="00377DA1" w14:paraId="52A81A2F" w14:textId="77777777" w:rsidTr="00BD2B64">
        <w:tc>
          <w:tcPr>
            <w:tcW w:w="6090" w:type="dxa"/>
            <w:gridSpan w:val="3"/>
            <w:vAlign w:val="center"/>
            <w:hideMark/>
          </w:tcPr>
          <w:p w14:paraId="7F39B53F" w14:textId="77777777" w:rsidR="005F4B1B" w:rsidRPr="00525093" w:rsidRDefault="005F4B1B" w:rsidP="00BD2B64">
            <w:pPr>
              <w:jc w:val="center"/>
              <w:rPr>
                <w:rFonts w:cs="Arial"/>
                <w:sz w:val="16"/>
                <w:szCs w:val="16"/>
              </w:rPr>
            </w:pPr>
            <w:r w:rsidRPr="00525093">
              <w:rPr>
                <w:rFonts w:cs="Arial"/>
                <w:sz w:val="16"/>
                <w:szCs w:val="16"/>
              </w:rPr>
              <w:t>Carmen</w:t>
            </w:r>
          </w:p>
        </w:tc>
        <w:tc>
          <w:tcPr>
            <w:tcW w:w="3260" w:type="dxa"/>
            <w:vAlign w:val="center"/>
            <w:hideMark/>
          </w:tcPr>
          <w:p w14:paraId="63EB3DA0" w14:textId="77777777" w:rsidR="005F4B1B" w:rsidRPr="00525093" w:rsidRDefault="005F4B1B" w:rsidP="00BD2B64">
            <w:pPr>
              <w:jc w:val="center"/>
              <w:rPr>
                <w:rFonts w:cs="Arial"/>
                <w:sz w:val="16"/>
                <w:szCs w:val="16"/>
              </w:rPr>
            </w:pPr>
            <w:r w:rsidRPr="00525093">
              <w:rPr>
                <w:rFonts w:cs="Arial"/>
                <w:sz w:val="16"/>
                <w:szCs w:val="16"/>
              </w:rPr>
              <w:t>89,328 (86.4 % Urbano)</w:t>
            </w:r>
          </w:p>
        </w:tc>
      </w:tr>
      <w:tr w:rsidR="005F4B1B" w:rsidRPr="00377DA1" w14:paraId="4AED5381" w14:textId="77777777" w:rsidTr="00BD2B64">
        <w:tc>
          <w:tcPr>
            <w:tcW w:w="6090" w:type="dxa"/>
            <w:gridSpan w:val="3"/>
            <w:vAlign w:val="center"/>
            <w:hideMark/>
          </w:tcPr>
          <w:p w14:paraId="16016EF8" w14:textId="77777777" w:rsidR="005F4B1B" w:rsidRPr="00525093" w:rsidRDefault="005F4B1B" w:rsidP="00BD2B64">
            <w:pPr>
              <w:jc w:val="center"/>
              <w:rPr>
                <w:rFonts w:cs="Arial"/>
                <w:sz w:val="16"/>
                <w:szCs w:val="16"/>
              </w:rPr>
            </w:pPr>
            <w:r w:rsidRPr="00525093">
              <w:rPr>
                <w:rFonts w:cs="Arial"/>
                <w:sz w:val="16"/>
                <w:szCs w:val="16"/>
              </w:rPr>
              <w:t>Champotón</w:t>
            </w:r>
          </w:p>
        </w:tc>
        <w:tc>
          <w:tcPr>
            <w:tcW w:w="3260" w:type="dxa"/>
            <w:vAlign w:val="center"/>
            <w:hideMark/>
          </w:tcPr>
          <w:p w14:paraId="500AD72A" w14:textId="77777777" w:rsidR="005F4B1B" w:rsidRPr="00525093" w:rsidRDefault="005F4B1B" w:rsidP="00BD2B64">
            <w:pPr>
              <w:jc w:val="center"/>
              <w:rPr>
                <w:rFonts w:cs="Arial"/>
                <w:sz w:val="16"/>
                <w:szCs w:val="16"/>
              </w:rPr>
            </w:pPr>
            <w:r w:rsidRPr="00525093">
              <w:rPr>
                <w:rFonts w:cs="Arial"/>
                <w:sz w:val="16"/>
                <w:szCs w:val="16"/>
              </w:rPr>
              <w:t>27,055 (61.2 % Urbano)</w:t>
            </w:r>
          </w:p>
        </w:tc>
      </w:tr>
      <w:tr w:rsidR="005F4B1B" w:rsidRPr="00377DA1" w14:paraId="7DB3289A" w14:textId="77777777" w:rsidTr="00BD2B64">
        <w:tc>
          <w:tcPr>
            <w:tcW w:w="6090" w:type="dxa"/>
            <w:gridSpan w:val="3"/>
            <w:vAlign w:val="center"/>
            <w:hideMark/>
          </w:tcPr>
          <w:p w14:paraId="0DA94F43" w14:textId="77777777" w:rsidR="005F4B1B" w:rsidRPr="00525093" w:rsidRDefault="005F4B1B" w:rsidP="00BD2B64">
            <w:pPr>
              <w:jc w:val="center"/>
              <w:rPr>
                <w:rFonts w:cs="Arial"/>
                <w:sz w:val="16"/>
                <w:szCs w:val="16"/>
              </w:rPr>
            </w:pPr>
            <w:r w:rsidRPr="00525093">
              <w:rPr>
                <w:rFonts w:cs="Arial"/>
                <w:sz w:val="16"/>
                <w:szCs w:val="16"/>
              </w:rPr>
              <w:t>Escárcega</w:t>
            </w:r>
          </w:p>
        </w:tc>
        <w:tc>
          <w:tcPr>
            <w:tcW w:w="3260" w:type="dxa"/>
            <w:vAlign w:val="center"/>
            <w:hideMark/>
          </w:tcPr>
          <w:p w14:paraId="33527730" w14:textId="77777777" w:rsidR="005F4B1B" w:rsidRPr="00525093" w:rsidRDefault="005F4B1B" w:rsidP="00BD2B64">
            <w:pPr>
              <w:jc w:val="center"/>
              <w:rPr>
                <w:rFonts w:cs="Arial"/>
                <w:sz w:val="16"/>
                <w:szCs w:val="16"/>
              </w:rPr>
            </w:pPr>
            <w:r w:rsidRPr="00525093">
              <w:rPr>
                <w:rFonts w:cs="Arial"/>
                <w:sz w:val="16"/>
                <w:szCs w:val="16"/>
              </w:rPr>
              <w:t>22,576 (61.5 % Urbano)</w:t>
            </w:r>
          </w:p>
        </w:tc>
      </w:tr>
      <w:tr w:rsidR="005F4B1B" w:rsidRPr="00377DA1" w14:paraId="0013C270" w14:textId="77777777" w:rsidTr="00BD2B64">
        <w:tc>
          <w:tcPr>
            <w:tcW w:w="6090" w:type="dxa"/>
            <w:gridSpan w:val="3"/>
            <w:vAlign w:val="center"/>
            <w:hideMark/>
          </w:tcPr>
          <w:p w14:paraId="5D2996AD" w14:textId="77777777" w:rsidR="005F4B1B" w:rsidRPr="00525093" w:rsidRDefault="005F4B1B" w:rsidP="00BD2B64">
            <w:pPr>
              <w:jc w:val="center"/>
              <w:rPr>
                <w:rFonts w:cs="Arial"/>
                <w:sz w:val="16"/>
                <w:szCs w:val="16"/>
              </w:rPr>
            </w:pPr>
            <w:r w:rsidRPr="00525093">
              <w:rPr>
                <w:rFonts w:cs="Arial"/>
                <w:sz w:val="16"/>
                <w:szCs w:val="16"/>
              </w:rPr>
              <w:t>Candelaria</w:t>
            </w:r>
          </w:p>
        </w:tc>
        <w:tc>
          <w:tcPr>
            <w:tcW w:w="3260" w:type="dxa"/>
            <w:vAlign w:val="center"/>
            <w:hideMark/>
          </w:tcPr>
          <w:p w14:paraId="1F865912" w14:textId="77777777" w:rsidR="005F4B1B" w:rsidRPr="00525093" w:rsidRDefault="005F4B1B" w:rsidP="00BD2B64">
            <w:pPr>
              <w:jc w:val="center"/>
              <w:rPr>
                <w:rFonts w:cs="Arial"/>
                <w:sz w:val="16"/>
                <w:szCs w:val="16"/>
              </w:rPr>
            </w:pPr>
            <w:r w:rsidRPr="00525093">
              <w:rPr>
                <w:rFonts w:cs="Arial"/>
                <w:sz w:val="16"/>
                <w:szCs w:val="16"/>
              </w:rPr>
              <w:t>18,370 (74.9 % Rural)</w:t>
            </w:r>
          </w:p>
        </w:tc>
      </w:tr>
      <w:tr w:rsidR="005F4B1B" w:rsidRPr="00377DA1" w14:paraId="5B7A1468" w14:textId="77777777" w:rsidTr="00BD2B64">
        <w:tc>
          <w:tcPr>
            <w:tcW w:w="6090" w:type="dxa"/>
            <w:gridSpan w:val="3"/>
            <w:vAlign w:val="center"/>
            <w:hideMark/>
          </w:tcPr>
          <w:p w14:paraId="1116ED53" w14:textId="77777777" w:rsidR="005F4B1B" w:rsidRPr="00525093" w:rsidRDefault="005F4B1B" w:rsidP="00BD2B64">
            <w:pPr>
              <w:jc w:val="center"/>
              <w:rPr>
                <w:rFonts w:cs="Arial"/>
                <w:sz w:val="16"/>
                <w:szCs w:val="16"/>
              </w:rPr>
            </w:pPr>
            <w:r w:rsidRPr="00525093">
              <w:rPr>
                <w:rFonts w:cs="Arial"/>
                <w:sz w:val="16"/>
                <w:szCs w:val="16"/>
              </w:rPr>
              <w:t>Calkiní</w:t>
            </w:r>
          </w:p>
        </w:tc>
        <w:tc>
          <w:tcPr>
            <w:tcW w:w="3260" w:type="dxa"/>
            <w:vAlign w:val="center"/>
            <w:hideMark/>
          </w:tcPr>
          <w:p w14:paraId="379B4A31" w14:textId="77777777" w:rsidR="005F4B1B" w:rsidRPr="00525093" w:rsidRDefault="005F4B1B" w:rsidP="00BD2B64">
            <w:pPr>
              <w:jc w:val="center"/>
              <w:rPr>
                <w:rFonts w:cs="Arial"/>
                <w:sz w:val="16"/>
                <w:szCs w:val="16"/>
              </w:rPr>
            </w:pPr>
            <w:r w:rsidRPr="00525093">
              <w:rPr>
                <w:rFonts w:cs="Arial"/>
                <w:sz w:val="16"/>
                <w:szCs w:val="16"/>
              </w:rPr>
              <w:t>14,415 (70.9 % Urbano)</w:t>
            </w:r>
          </w:p>
        </w:tc>
      </w:tr>
      <w:tr w:rsidR="005F4B1B" w:rsidRPr="00377DA1" w14:paraId="05505990" w14:textId="77777777" w:rsidTr="00BD2B64">
        <w:tc>
          <w:tcPr>
            <w:tcW w:w="6090" w:type="dxa"/>
            <w:gridSpan w:val="3"/>
            <w:vAlign w:val="center"/>
            <w:hideMark/>
          </w:tcPr>
          <w:p w14:paraId="756DC2E7" w14:textId="77777777" w:rsidR="005F4B1B" w:rsidRPr="00525093" w:rsidRDefault="005F4B1B" w:rsidP="00BD2B64">
            <w:pPr>
              <w:jc w:val="center"/>
              <w:rPr>
                <w:rFonts w:cs="Arial"/>
                <w:sz w:val="16"/>
                <w:szCs w:val="16"/>
              </w:rPr>
            </w:pPr>
            <w:r w:rsidRPr="00525093">
              <w:rPr>
                <w:rFonts w:cs="Arial"/>
                <w:sz w:val="16"/>
                <w:szCs w:val="16"/>
              </w:rPr>
              <w:t>Hopelchén</w:t>
            </w:r>
          </w:p>
        </w:tc>
        <w:tc>
          <w:tcPr>
            <w:tcW w:w="3260" w:type="dxa"/>
            <w:vAlign w:val="center"/>
            <w:hideMark/>
          </w:tcPr>
          <w:p w14:paraId="0EDB120E" w14:textId="77777777" w:rsidR="005F4B1B" w:rsidRPr="00525093" w:rsidRDefault="005F4B1B" w:rsidP="00BD2B64">
            <w:pPr>
              <w:jc w:val="center"/>
              <w:rPr>
                <w:rFonts w:cs="Arial"/>
                <w:sz w:val="16"/>
                <w:szCs w:val="16"/>
              </w:rPr>
            </w:pPr>
            <w:r w:rsidRPr="00525093">
              <w:rPr>
                <w:rFonts w:cs="Arial"/>
                <w:sz w:val="16"/>
                <w:szCs w:val="16"/>
              </w:rPr>
              <w:t>12,645 (58.8 % Rural)</w:t>
            </w:r>
          </w:p>
        </w:tc>
      </w:tr>
      <w:tr w:rsidR="005F4B1B" w:rsidRPr="00377DA1" w14:paraId="50FBF499" w14:textId="77777777" w:rsidTr="00BD2B64">
        <w:tc>
          <w:tcPr>
            <w:tcW w:w="6090" w:type="dxa"/>
            <w:gridSpan w:val="3"/>
            <w:vAlign w:val="center"/>
            <w:hideMark/>
          </w:tcPr>
          <w:p w14:paraId="76889ECF" w14:textId="77777777" w:rsidR="005F4B1B" w:rsidRPr="00525093" w:rsidRDefault="005F4B1B" w:rsidP="00BD2B64">
            <w:pPr>
              <w:jc w:val="center"/>
              <w:rPr>
                <w:rFonts w:cs="Arial"/>
                <w:sz w:val="16"/>
                <w:szCs w:val="16"/>
              </w:rPr>
            </w:pPr>
            <w:r w:rsidRPr="00525093">
              <w:rPr>
                <w:rFonts w:cs="Arial"/>
                <w:sz w:val="16"/>
                <w:szCs w:val="16"/>
              </w:rPr>
              <w:t>Calakmul</w:t>
            </w:r>
          </w:p>
        </w:tc>
        <w:tc>
          <w:tcPr>
            <w:tcW w:w="3260" w:type="dxa"/>
            <w:vAlign w:val="center"/>
            <w:hideMark/>
          </w:tcPr>
          <w:p w14:paraId="72415F8F" w14:textId="77777777" w:rsidR="005F4B1B" w:rsidRPr="00525093" w:rsidRDefault="005F4B1B" w:rsidP="00BD2B64">
            <w:pPr>
              <w:jc w:val="center"/>
              <w:rPr>
                <w:rFonts w:cs="Arial"/>
                <w:sz w:val="16"/>
                <w:szCs w:val="16"/>
              </w:rPr>
            </w:pPr>
            <w:r w:rsidRPr="00525093">
              <w:rPr>
                <w:rFonts w:cs="Arial"/>
                <w:sz w:val="16"/>
                <w:szCs w:val="16"/>
              </w:rPr>
              <w:t>10,473 (78.1 % Rural)</w:t>
            </w:r>
          </w:p>
        </w:tc>
      </w:tr>
      <w:tr w:rsidR="005F4B1B" w:rsidRPr="00377DA1" w14:paraId="5CA13C94" w14:textId="77777777" w:rsidTr="00BD2B64">
        <w:tc>
          <w:tcPr>
            <w:tcW w:w="6090" w:type="dxa"/>
            <w:gridSpan w:val="3"/>
            <w:vAlign w:val="center"/>
            <w:hideMark/>
          </w:tcPr>
          <w:p w14:paraId="6CE370F7" w14:textId="77777777" w:rsidR="005F4B1B" w:rsidRPr="00525093" w:rsidRDefault="005F4B1B" w:rsidP="00BD2B64">
            <w:pPr>
              <w:jc w:val="center"/>
              <w:rPr>
                <w:rFonts w:cs="Arial"/>
                <w:sz w:val="16"/>
                <w:szCs w:val="16"/>
              </w:rPr>
            </w:pPr>
            <w:r w:rsidRPr="00525093">
              <w:rPr>
                <w:rFonts w:cs="Arial"/>
                <w:sz w:val="16"/>
                <w:szCs w:val="16"/>
              </w:rPr>
              <w:t>Hecelchakán</w:t>
            </w:r>
          </w:p>
        </w:tc>
        <w:tc>
          <w:tcPr>
            <w:tcW w:w="3260" w:type="dxa"/>
            <w:vAlign w:val="center"/>
            <w:hideMark/>
          </w:tcPr>
          <w:p w14:paraId="6C719655" w14:textId="77777777" w:rsidR="005F4B1B" w:rsidRPr="00525093" w:rsidRDefault="005F4B1B" w:rsidP="00BD2B64">
            <w:pPr>
              <w:jc w:val="center"/>
              <w:rPr>
                <w:rFonts w:cs="Arial"/>
                <w:sz w:val="16"/>
                <w:szCs w:val="16"/>
              </w:rPr>
            </w:pPr>
            <w:r w:rsidRPr="00525093">
              <w:rPr>
                <w:rFonts w:cs="Arial"/>
                <w:sz w:val="16"/>
                <w:szCs w:val="16"/>
              </w:rPr>
              <w:t>10,070 (68.0 % Urbano)</w:t>
            </w:r>
          </w:p>
        </w:tc>
      </w:tr>
      <w:tr w:rsidR="005F4B1B" w:rsidRPr="00377DA1" w14:paraId="7A0778F4" w14:textId="77777777" w:rsidTr="00BD2B64">
        <w:tc>
          <w:tcPr>
            <w:tcW w:w="6090" w:type="dxa"/>
            <w:gridSpan w:val="3"/>
            <w:vAlign w:val="center"/>
            <w:hideMark/>
          </w:tcPr>
          <w:p w14:paraId="309DE3CA" w14:textId="77777777" w:rsidR="005F4B1B" w:rsidRPr="00525093" w:rsidRDefault="005F4B1B" w:rsidP="00BD2B64">
            <w:pPr>
              <w:jc w:val="center"/>
              <w:rPr>
                <w:rFonts w:cs="Arial"/>
                <w:sz w:val="16"/>
                <w:szCs w:val="16"/>
              </w:rPr>
            </w:pPr>
            <w:r w:rsidRPr="00525093">
              <w:rPr>
                <w:rFonts w:cs="Arial"/>
                <w:sz w:val="16"/>
                <w:szCs w:val="16"/>
              </w:rPr>
              <w:t>Seybaplaya</w:t>
            </w:r>
          </w:p>
        </w:tc>
        <w:tc>
          <w:tcPr>
            <w:tcW w:w="3260" w:type="dxa"/>
            <w:vAlign w:val="center"/>
            <w:hideMark/>
          </w:tcPr>
          <w:p w14:paraId="3438970C" w14:textId="77777777" w:rsidR="005F4B1B" w:rsidRPr="00525093" w:rsidRDefault="005F4B1B" w:rsidP="00BD2B64">
            <w:pPr>
              <w:jc w:val="center"/>
              <w:rPr>
                <w:rFonts w:cs="Arial"/>
                <w:sz w:val="16"/>
                <w:szCs w:val="16"/>
              </w:rPr>
            </w:pPr>
            <w:r w:rsidRPr="00525093">
              <w:rPr>
                <w:rFonts w:cs="Arial"/>
                <w:sz w:val="16"/>
                <w:szCs w:val="16"/>
              </w:rPr>
              <w:t>5,190 (90.7 % Urbano)</w:t>
            </w:r>
          </w:p>
        </w:tc>
      </w:tr>
      <w:tr w:rsidR="005F4B1B" w:rsidRPr="00377DA1" w14:paraId="0B81234C" w14:textId="77777777" w:rsidTr="00BD2B64">
        <w:tc>
          <w:tcPr>
            <w:tcW w:w="6090" w:type="dxa"/>
            <w:gridSpan w:val="3"/>
            <w:vAlign w:val="center"/>
            <w:hideMark/>
          </w:tcPr>
          <w:p w14:paraId="0BB8216E" w14:textId="77777777" w:rsidR="005F4B1B" w:rsidRPr="00525093" w:rsidRDefault="005F4B1B" w:rsidP="00BD2B64">
            <w:pPr>
              <w:jc w:val="center"/>
              <w:rPr>
                <w:rFonts w:cs="Arial"/>
                <w:sz w:val="16"/>
                <w:szCs w:val="16"/>
              </w:rPr>
            </w:pPr>
            <w:r w:rsidRPr="00525093">
              <w:rPr>
                <w:rFonts w:cs="Arial"/>
                <w:sz w:val="16"/>
                <w:szCs w:val="16"/>
              </w:rPr>
              <w:t>Tenabo</w:t>
            </w:r>
          </w:p>
        </w:tc>
        <w:tc>
          <w:tcPr>
            <w:tcW w:w="3260" w:type="dxa"/>
            <w:vAlign w:val="center"/>
            <w:hideMark/>
          </w:tcPr>
          <w:p w14:paraId="31E724F2" w14:textId="77777777" w:rsidR="005F4B1B" w:rsidRPr="00525093" w:rsidRDefault="005F4B1B" w:rsidP="00BD2B64">
            <w:pPr>
              <w:jc w:val="center"/>
              <w:rPr>
                <w:rFonts w:cs="Arial"/>
                <w:sz w:val="16"/>
                <w:szCs w:val="16"/>
              </w:rPr>
            </w:pPr>
            <w:r w:rsidRPr="00525093">
              <w:rPr>
                <w:rFonts w:cs="Arial"/>
                <w:sz w:val="16"/>
                <w:szCs w:val="16"/>
              </w:rPr>
              <w:t>3,923 (Urbano)</w:t>
            </w:r>
          </w:p>
        </w:tc>
      </w:tr>
      <w:tr w:rsidR="005F4B1B" w:rsidRPr="00377DA1" w14:paraId="101C853D" w14:textId="77777777" w:rsidTr="00BD2B64">
        <w:tc>
          <w:tcPr>
            <w:tcW w:w="6090" w:type="dxa"/>
            <w:gridSpan w:val="3"/>
            <w:vAlign w:val="center"/>
            <w:hideMark/>
          </w:tcPr>
          <w:p w14:paraId="7433C3BE" w14:textId="77777777" w:rsidR="005F4B1B" w:rsidRPr="00525093" w:rsidRDefault="005F4B1B" w:rsidP="00BD2B64">
            <w:pPr>
              <w:jc w:val="center"/>
              <w:rPr>
                <w:rFonts w:cs="Arial"/>
                <w:sz w:val="16"/>
                <w:szCs w:val="16"/>
              </w:rPr>
            </w:pPr>
            <w:r w:rsidRPr="00525093">
              <w:rPr>
                <w:rFonts w:cs="Arial"/>
                <w:sz w:val="16"/>
                <w:szCs w:val="16"/>
              </w:rPr>
              <w:t>Palizada</w:t>
            </w:r>
          </w:p>
        </w:tc>
        <w:tc>
          <w:tcPr>
            <w:tcW w:w="3260" w:type="dxa"/>
            <w:vAlign w:val="center"/>
            <w:hideMark/>
          </w:tcPr>
          <w:p w14:paraId="00E94584" w14:textId="77777777" w:rsidR="005F4B1B" w:rsidRPr="00525093" w:rsidRDefault="005F4B1B" w:rsidP="00BD2B64">
            <w:pPr>
              <w:jc w:val="center"/>
              <w:rPr>
                <w:rFonts w:cs="Arial"/>
                <w:sz w:val="16"/>
                <w:szCs w:val="16"/>
              </w:rPr>
            </w:pPr>
            <w:r w:rsidRPr="00525093">
              <w:rPr>
                <w:rFonts w:cs="Arial"/>
                <w:sz w:val="16"/>
                <w:szCs w:val="16"/>
              </w:rPr>
              <w:t>3,482 (59.4 % Rural)</w:t>
            </w:r>
          </w:p>
        </w:tc>
      </w:tr>
      <w:tr w:rsidR="005F4B1B" w:rsidRPr="00377DA1" w14:paraId="2037126F" w14:textId="77777777" w:rsidTr="00BD2B64">
        <w:tc>
          <w:tcPr>
            <w:tcW w:w="6090" w:type="dxa"/>
            <w:gridSpan w:val="3"/>
            <w:shd w:val="clear" w:color="auto" w:fill="156082"/>
            <w:vAlign w:val="center"/>
            <w:hideMark/>
          </w:tcPr>
          <w:p w14:paraId="3130360D"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Abandono y Especulación (Municipios Críticos)</w:t>
            </w:r>
          </w:p>
        </w:tc>
        <w:tc>
          <w:tcPr>
            <w:tcW w:w="3260" w:type="dxa"/>
            <w:shd w:val="clear" w:color="auto" w:fill="156082"/>
            <w:vAlign w:val="center"/>
            <w:hideMark/>
          </w:tcPr>
          <w:p w14:paraId="21965B3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Viviendas Deshabitadas (VP)</w:t>
            </w:r>
          </w:p>
        </w:tc>
      </w:tr>
      <w:tr w:rsidR="005F4B1B" w:rsidRPr="00377DA1" w14:paraId="5F853356" w14:textId="77777777" w:rsidTr="00BD2B64">
        <w:tc>
          <w:tcPr>
            <w:tcW w:w="6090" w:type="dxa"/>
            <w:gridSpan w:val="3"/>
            <w:vAlign w:val="center"/>
            <w:hideMark/>
          </w:tcPr>
          <w:p w14:paraId="7BCAF14B" w14:textId="77777777" w:rsidR="005F4B1B" w:rsidRPr="00525093" w:rsidRDefault="005F4B1B" w:rsidP="00BD2B64">
            <w:pPr>
              <w:jc w:val="center"/>
              <w:rPr>
                <w:rFonts w:cs="Arial"/>
                <w:sz w:val="16"/>
                <w:szCs w:val="16"/>
              </w:rPr>
            </w:pPr>
            <w:r w:rsidRPr="00525093">
              <w:rPr>
                <w:rFonts w:cs="Arial"/>
                <w:sz w:val="16"/>
                <w:szCs w:val="16"/>
              </w:rPr>
              <w:t>Campeche</w:t>
            </w:r>
          </w:p>
        </w:tc>
        <w:tc>
          <w:tcPr>
            <w:tcW w:w="3260" w:type="dxa"/>
            <w:vAlign w:val="center"/>
            <w:hideMark/>
          </w:tcPr>
          <w:p w14:paraId="3397BEF3" w14:textId="77777777" w:rsidR="005F4B1B" w:rsidRPr="00525093" w:rsidRDefault="005F4B1B" w:rsidP="00BD2B64">
            <w:pPr>
              <w:jc w:val="center"/>
              <w:rPr>
                <w:rFonts w:cs="Arial"/>
                <w:sz w:val="16"/>
                <w:szCs w:val="16"/>
              </w:rPr>
            </w:pPr>
            <w:r w:rsidRPr="00525093">
              <w:rPr>
                <w:rFonts w:cs="Arial"/>
                <w:sz w:val="16"/>
                <w:szCs w:val="16"/>
              </w:rPr>
              <w:t>11,841 vacías</w:t>
            </w:r>
          </w:p>
        </w:tc>
      </w:tr>
      <w:tr w:rsidR="005F4B1B" w:rsidRPr="00377DA1" w14:paraId="69C9E08B" w14:textId="77777777" w:rsidTr="00BD2B64">
        <w:tc>
          <w:tcPr>
            <w:tcW w:w="6090" w:type="dxa"/>
            <w:gridSpan w:val="3"/>
            <w:vAlign w:val="center"/>
            <w:hideMark/>
          </w:tcPr>
          <w:p w14:paraId="140F59E3" w14:textId="77777777" w:rsidR="005F4B1B" w:rsidRPr="00525093" w:rsidRDefault="005F4B1B" w:rsidP="00BD2B64">
            <w:pPr>
              <w:jc w:val="center"/>
              <w:rPr>
                <w:rFonts w:cs="Arial"/>
                <w:sz w:val="16"/>
                <w:szCs w:val="16"/>
              </w:rPr>
            </w:pPr>
            <w:r w:rsidRPr="00525093">
              <w:rPr>
                <w:rFonts w:cs="Arial"/>
                <w:sz w:val="16"/>
                <w:szCs w:val="16"/>
              </w:rPr>
              <w:t>Carmen</w:t>
            </w:r>
          </w:p>
        </w:tc>
        <w:tc>
          <w:tcPr>
            <w:tcW w:w="3260" w:type="dxa"/>
            <w:vAlign w:val="center"/>
            <w:hideMark/>
          </w:tcPr>
          <w:p w14:paraId="2BF825AB" w14:textId="77777777" w:rsidR="005F4B1B" w:rsidRPr="00525093" w:rsidRDefault="005F4B1B" w:rsidP="00BD2B64">
            <w:pPr>
              <w:jc w:val="center"/>
              <w:rPr>
                <w:rFonts w:cs="Arial"/>
                <w:sz w:val="16"/>
                <w:szCs w:val="16"/>
              </w:rPr>
            </w:pPr>
            <w:r w:rsidRPr="00525093">
              <w:rPr>
                <w:rFonts w:cs="Arial"/>
                <w:sz w:val="16"/>
                <w:szCs w:val="16"/>
              </w:rPr>
              <w:t>10,822 vacías</w:t>
            </w:r>
          </w:p>
        </w:tc>
      </w:tr>
      <w:tr w:rsidR="005F4B1B" w:rsidRPr="00377DA1" w14:paraId="0D01763A" w14:textId="77777777" w:rsidTr="00BD2B64">
        <w:tc>
          <w:tcPr>
            <w:tcW w:w="6090" w:type="dxa"/>
            <w:gridSpan w:val="3"/>
            <w:vAlign w:val="center"/>
            <w:hideMark/>
          </w:tcPr>
          <w:p w14:paraId="00B82305" w14:textId="77777777" w:rsidR="005F4B1B" w:rsidRPr="00525093" w:rsidRDefault="005F4B1B" w:rsidP="00BD2B64">
            <w:pPr>
              <w:jc w:val="center"/>
              <w:rPr>
                <w:rFonts w:cs="Arial"/>
                <w:sz w:val="16"/>
                <w:szCs w:val="16"/>
              </w:rPr>
            </w:pPr>
            <w:r w:rsidRPr="00525093">
              <w:rPr>
                <w:rFonts w:cs="Arial"/>
                <w:sz w:val="16"/>
                <w:szCs w:val="16"/>
              </w:rPr>
              <w:t>Escárcega</w:t>
            </w:r>
          </w:p>
        </w:tc>
        <w:tc>
          <w:tcPr>
            <w:tcW w:w="3260" w:type="dxa"/>
            <w:vAlign w:val="center"/>
            <w:hideMark/>
          </w:tcPr>
          <w:p w14:paraId="33242739" w14:textId="77777777" w:rsidR="005F4B1B" w:rsidRPr="00525093" w:rsidRDefault="005F4B1B" w:rsidP="00BD2B64">
            <w:pPr>
              <w:jc w:val="center"/>
              <w:rPr>
                <w:rFonts w:cs="Arial"/>
                <w:sz w:val="16"/>
                <w:szCs w:val="16"/>
              </w:rPr>
            </w:pPr>
            <w:r w:rsidRPr="00525093">
              <w:rPr>
                <w:rFonts w:cs="Arial"/>
                <w:sz w:val="16"/>
                <w:szCs w:val="16"/>
              </w:rPr>
              <w:t>4,068 vacías</w:t>
            </w:r>
          </w:p>
        </w:tc>
      </w:tr>
      <w:tr w:rsidR="005F4B1B" w:rsidRPr="00377DA1" w14:paraId="74350303" w14:textId="77777777" w:rsidTr="00BD2B64">
        <w:tc>
          <w:tcPr>
            <w:tcW w:w="6090" w:type="dxa"/>
            <w:gridSpan w:val="3"/>
            <w:vAlign w:val="center"/>
            <w:hideMark/>
          </w:tcPr>
          <w:p w14:paraId="0C2136C0" w14:textId="77777777" w:rsidR="005F4B1B" w:rsidRPr="00525093" w:rsidRDefault="005F4B1B" w:rsidP="00BD2B64">
            <w:pPr>
              <w:jc w:val="center"/>
              <w:rPr>
                <w:rFonts w:cs="Arial"/>
                <w:sz w:val="16"/>
                <w:szCs w:val="16"/>
              </w:rPr>
            </w:pPr>
            <w:r w:rsidRPr="00525093">
              <w:rPr>
                <w:rFonts w:cs="Arial"/>
                <w:sz w:val="16"/>
                <w:szCs w:val="16"/>
              </w:rPr>
              <w:t>Champotón</w:t>
            </w:r>
          </w:p>
        </w:tc>
        <w:tc>
          <w:tcPr>
            <w:tcW w:w="3260" w:type="dxa"/>
            <w:vAlign w:val="center"/>
            <w:hideMark/>
          </w:tcPr>
          <w:p w14:paraId="713E0AE6" w14:textId="77777777" w:rsidR="005F4B1B" w:rsidRPr="00525093" w:rsidRDefault="005F4B1B" w:rsidP="00BD2B64">
            <w:pPr>
              <w:jc w:val="center"/>
              <w:rPr>
                <w:rFonts w:cs="Arial"/>
                <w:sz w:val="16"/>
                <w:szCs w:val="16"/>
              </w:rPr>
            </w:pPr>
            <w:r w:rsidRPr="00525093">
              <w:rPr>
                <w:rFonts w:cs="Arial"/>
                <w:sz w:val="16"/>
                <w:szCs w:val="16"/>
              </w:rPr>
              <w:t>3,824 vacías</w:t>
            </w:r>
          </w:p>
        </w:tc>
      </w:tr>
      <w:tr w:rsidR="005F4B1B" w:rsidRPr="00377DA1" w14:paraId="78694BAA" w14:textId="77777777" w:rsidTr="00BD2B64">
        <w:tc>
          <w:tcPr>
            <w:tcW w:w="6090" w:type="dxa"/>
            <w:gridSpan w:val="3"/>
            <w:vAlign w:val="center"/>
            <w:hideMark/>
          </w:tcPr>
          <w:p w14:paraId="30C19070" w14:textId="77777777" w:rsidR="005F4B1B" w:rsidRPr="00525093" w:rsidRDefault="005F4B1B" w:rsidP="00BD2B64">
            <w:pPr>
              <w:jc w:val="center"/>
              <w:rPr>
                <w:rFonts w:cs="Arial"/>
                <w:sz w:val="16"/>
                <w:szCs w:val="16"/>
              </w:rPr>
            </w:pPr>
            <w:r w:rsidRPr="00525093">
              <w:rPr>
                <w:rFonts w:cs="Arial"/>
                <w:sz w:val="16"/>
                <w:szCs w:val="16"/>
              </w:rPr>
              <w:t>Candelaria</w:t>
            </w:r>
          </w:p>
        </w:tc>
        <w:tc>
          <w:tcPr>
            <w:tcW w:w="3260" w:type="dxa"/>
            <w:vAlign w:val="center"/>
            <w:hideMark/>
          </w:tcPr>
          <w:p w14:paraId="0CCEE664" w14:textId="77777777" w:rsidR="005F4B1B" w:rsidRPr="00525093" w:rsidRDefault="005F4B1B" w:rsidP="00BD2B64">
            <w:pPr>
              <w:jc w:val="center"/>
              <w:rPr>
                <w:rFonts w:cs="Arial"/>
                <w:sz w:val="16"/>
                <w:szCs w:val="16"/>
              </w:rPr>
            </w:pPr>
            <w:r w:rsidRPr="00525093">
              <w:rPr>
                <w:rFonts w:cs="Arial"/>
                <w:sz w:val="16"/>
                <w:szCs w:val="16"/>
              </w:rPr>
              <w:t>3,222 vacías</w:t>
            </w:r>
          </w:p>
        </w:tc>
      </w:tr>
    </w:tbl>
    <w:p w14:paraId="7A88A194"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66ABAF76" w14:textId="77777777" w:rsidR="005F4B1B" w:rsidRPr="00377DA1" w:rsidRDefault="005F4B1B" w:rsidP="005F4B1B">
      <w:pPr>
        <w:pStyle w:val="Ttulo8"/>
        <w:rPr>
          <w:szCs w:val="18"/>
        </w:rPr>
      </w:pPr>
      <w:r w:rsidRPr="00377DA1">
        <w:rPr>
          <w:szCs w:val="18"/>
        </w:rPr>
        <w:t>Hacinamiento</w:t>
      </w:r>
    </w:p>
    <w:p w14:paraId="63773614"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 xml:space="preserve">Este tema mide la calidad de vida directamente dentro del hogar evaluando el "rezago físico" (la precariedad de los materiales de construcción) y la "habitabilidad" (la saturación de personas por dormitorio). </w:t>
      </w:r>
      <w:r>
        <w:rPr>
          <w:rFonts w:cs="Arial"/>
          <w:color w:val="000000"/>
          <w:szCs w:val="18"/>
        </w:rPr>
        <w:t>E</w:t>
      </w:r>
      <w:r w:rsidRPr="00377DA1">
        <w:rPr>
          <w:rFonts w:cs="Arial"/>
          <w:color w:val="000000"/>
          <w:szCs w:val="18"/>
        </w:rPr>
        <w:t>l hacinamiento es la herramienta de focalización más poderosa que tiene el Estado</w:t>
      </w:r>
      <w:r>
        <w:rPr>
          <w:rFonts w:cs="Arial"/>
          <w:color w:val="000000"/>
          <w:szCs w:val="18"/>
        </w:rPr>
        <w:t xml:space="preserve"> ya que </w:t>
      </w:r>
      <w:r w:rsidRPr="00377DA1">
        <w:rPr>
          <w:rFonts w:cs="Arial"/>
          <w:color w:val="000000"/>
          <w:szCs w:val="18"/>
        </w:rPr>
        <w:t>permite</w:t>
      </w:r>
      <w:r>
        <w:rPr>
          <w:rFonts w:cs="Arial"/>
          <w:color w:val="000000"/>
          <w:szCs w:val="18"/>
        </w:rPr>
        <w:t xml:space="preserve"> la </w:t>
      </w:r>
      <w:r w:rsidRPr="00377DA1">
        <w:rPr>
          <w:rFonts w:cs="Arial"/>
          <w:color w:val="000000"/>
          <w:szCs w:val="18"/>
        </w:rPr>
        <w:t xml:space="preserve">entrega de subsidios </w:t>
      </w:r>
      <w:r>
        <w:rPr>
          <w:rFonts w:cs="Arial"/>
          <w:color w:val="000000"/>
          <w:szCs w:val="18"/>
        </w:rPr>
        <w:t xml:space="preserve">en </w:t>
      </w:r>
      <w:r w:rsidRPr="00377DA1">
        <w:rPr>
          <w:rFonts w:cs="Arial"/>
          <w:color w:val="000000"/>
          <w:szCs w:val="18"/>
        </w:rPr>
        <w:t>polígonos y municipios donde las familias viven bajo techos precarios, condiciones que detonan problemas de salud, violencia intrafamiliar y marginación.</w:t>
      </w:r>
    </w:p>
    <w:p w14:paraId="6F6292E7"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Viviendas en condición de hacinamiento (Viviendas con un solo dormitorio ocupadas por más de 2.5 personas)</w:t>
      </w:r>
      <w:r>
        <w:rPr>
          <w:rFonts w:cs="Arial"/>
          <w:color w:val="000000"/>
          <w:szCs w:val="18"/>
        </w:rPr>
        <w:t xml:space="preserve">, </w:t>
      </w:r>
      <w:r w:rsidRPr="00377DA1">
        <w:rPr>
          <w:rFonts w:cs="Arial"/>
          <w:color w:val="000000"/>
          <w:szCs w:val="18"/>
        </w:rPr>
        <w:t>Porcentaje de hacinamiento por municipio</w:t>
      </w:r>
      <w:r>
        <w:rPr>
          <w:rFonts w:cs="Arial"/>
          <w:color w:val="000000"/>
          <w:szCs w:val="18"/>
        </w:rPr>
        <w:t xml:space="preserve">, </w:t>
      </w:r>
      <w:r w:rsidRPr="00377DA1">
        <w:rPr>
          <w:rFonts w:cs="Arial"/>
          <w:color w:val="000000"/>
          <w:szCs w:val="18"/>
        </w:rPr>
        <w:t xml:space="preserve">Oferta formal de vivienda </w:t>
      </w:r>
      <w:r w:rsidRPr="00377DA1">
        <w:rPr>
          <w:rFonts w:cs="Arial"/>
          <w:color w:val="000000"/>
          <w:szCs w:val="18"/>
        </w:rPr>
        <w:lastRenderedPageBreak/>
        <w:t>nueva vs. Autoconstrucción y rezago</w:t>
      </w:r>
      <w:r>
        <w:rPr>
          <w:rFonts w:cs="Arial"/>
          <w:color w:val="000000"/>
          <w:szCs w:val="18"/>
        </w:rPr>
        <w:t xml:space="preserve">; y </w:t>
      </w:r>
      <w:r w:rsidRPr="00377DA1">
        <w:rPr>
          <w:rFonts w:cs="Arial"/>
          <w:color w:val="000000"/>
          <w:szCs w:val="18"/>
        </w:rPr>
        <w:t>Componentes cualitativos de la vivienda (Materiales de desecho en techos, pisos y paredes).</w:t>
      </w:r>
    </w:p>
    <w:p w14:paraId="33AA8880" w14:textId="77777777" w:rsidR="005F4B1B" w:rsidRPr="006F4A0D"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6F4A0D">
        <w:rPr>
          <w:rFonts w:eastAsia="Times New Roman" w:cs="Courier New"/>
          <w:szCs w:val="18"/>
          <w:lang w:eastAsia="es-MX"/>
          <w14:ligatures w14:val="none"/>
        </w:rPr>
        <w:t>C04_Sustitución_materiales_viviendas_tradicionales_INEGI_2020_OPMATPG_2023</w:t>
      </w:r>
      <w:r w:rsidRPr="006F4A0D">
        <w:rPr>
          <w:rFonts w:eastAsia="Times New Roman" w:cs="Times New Roman"/>
          <w:szCs w:val="18"/>
          <w:lang w:eastAsia="es-MX"/>
          <w14:ligatures w14:val="none"/>
        </w:rPr>
        <w:t> (1 y 3)</w:t>
      </w:r>
      <w:r>
        <w:rPr>
          <w:rFonts w:cs="Arial"/>
          <w:color w:val="000000"/>
          <w:szCs w:val="18"/>
        </w:rPr>
        <w:t xml:space="preserve"> y </w:t>
      </w:r>
      <w:r w:rsidRPr="006F4A0D">
        <w:rPr>
          <w:rFonts w:eastAsia="Times New Roman" w:cs="Courier New"/>
          <w:szCs w:val="18"/>
          <w:lang w:eastAsia="es-MX"/>
          <w14:ligatures w14:val="none"/>
        </w:rPr>
        <w:t>C04_Sustitución_materiales_paredes_viviendas_OPMATPG_2023</w:t>
      </w:r>
      <w:r w:rsidRPr="006F4A0D">
        <w:rPr>
          <w:rFonts w:eastAsia="Times New Roman" w:cs="Times New Roman"/>
          <w:szCs w:val="18"/>
          <w:lang w:eastAsia="es-MX"/>
          <w14:ligatures w14:val="none"/>
        </w:rPr>
        <w:t> (3)</w:t>
      </w:r>
      <w:r>
        <w:rPr>
          <w:rFonts w:eastAsia="Times New Roman" w:cs="Times New Roman"/>
          <w:szCs w:val="18"/>
          <w:lang w:eastAsia="es-MX"/>
          <w14:ligatures w14:val="none"/>
        </w:rPr>
        <w:t>.</w:t>
      </w:r>
    </w:p>
    <w:p w14:paraId="30437596" w14:textId="77777777" w:rsidR="005F4B1B" w:rsidRPr="00377DA1" w:rsidRDefault="005F4B1B" w:rsidP="005F4B1B">
      <w:pPr>
        <w:spacing w:after="0"/>
        <w:rPr>
          <w:rFonts w:cs="Arial"/>
          <w:color w:val="000000"/>
          <w:szCs w:val="18"/>
        </w:rPr>
      </w:pPr>
      <w:r w:rsidRPr="00377DA1">
        <w:rPr>
          <w:rFonts w:cs="Arial"/>
          <w:b/>
          <w:bCs/>
          <w:color w:val="000000"/>
          <w:szCs w:val="18"/>
        </w:rPr>
        <w:t>Descripción Analítica</w:t>
      </w:r>
      <w:r>
        <w:rPr>
          <w:rFonts w:cs="Arial"/>
          <w:b/>
          <w:bCs/>
          <w:color w:val="000000"/>
          <w:szCs w:val="18"/>
        </w:rPr>
        <w:t>:</w:t>
      </w:r>
    </w:p>
    <w:p w14:paraId="2702C23A" w14:textId="77777777" w:rsidR="005F4B1B" w:rsidRPr="00377DA1" w:rsidRDefault="005F4B1B">
      <w:pPr>
        <w:numPr>
          <w:ilvl w:val="0"/>
          <w:numId w:val="25"/>
        </w:numPr>
        <w:spacing w:after="100" w:afterAutospacing="1"/>
        <w:rPr>
          <w:rFonts w:cs="Arial"/>
          <w:color w:val="000000"/>
          <w:szCs w:val="18"/>
        </w:rPr>
      </w:pPr>
      <w:r w:rsidRPr="00377DA1">
        <w:rPr>
          <w:rFonts w:cs="Arial"/>
          <w:b/>
          <w:bCs/>
          <w:color w:val="000000"/>
          <w:szCs w:val="18"/>
        </w:rPr>
        <w:t>Hacinamiento:</w:t>
      </w:r>
      <w:r w:rsidRPr="00377DA1">
        <w:rPr>
          <w:rStyle w:val="apple-converted-space"/>
          <w:rFonts w:cs="Arial"/>
          <w:color w:val="000000"/>
          <w:szCs w:val="18"/>
        </w:rPr>
        <w:t> </w:t>
      </w:r>
      <w:r w:rsidRPr="000B24D8">
        <w:rPr>
          <w:rFonts w:cs="Arial"/>
          <w:color w:val="000000"/>
          <w:szCs w:val="18"/>
        </w:rPr>
        <w:t>A nivel estatal, el</w:t>
      </w:r>
      <w:r w:rsidRPr="000B24D8">
        <w:rPr>
          <w:rStyle w:val="apple-converted-space"/>
          <w:rFonts w:cs="Arial"/>
          <w:color w:val="000000"/>
          <w:szCs w:val="18"/>
        </w:rPr>
        <w:t> </w:t>
      </w:r>
      <w:r w:rsidRPr="000B24D8">
        <w:rPr>
          <w:rFonts w:cs="Arial"/>
          <w:color w:val="000000"/>
          <w:szCs w:val="18"/>
        </w:rPr>
        <w:t>41.8%</w:t>
      </w:r>
      <w:r w:rsidRPr="000B24D8">
        <w:rPr>
          <w:rStyle w:val="apple-converted-space"/>
          <w:rFonts w:cs="Arial"/>
          <w:color w:val="000000"/>
          <w:szCs w:val="18"/>
        </w:rPr>
        <w:t> </w:t>
      </w:r>
      <w:r w:rsidRPr="000B24D8">
        <w:rPr>
          <w:rFonts w:cs="Arial"/>
          <w:color w:val="000000"/>
          <w:szCs w:val="18"/>
        </w:rPr>
        <w:t>de todas las viviendas habitadas cuentan con un solo dormitorio para un promedio de 3.8 ocupantes. Esto arroja la alarmante cifra de</w:t>
      </w:r>
      <w:r w:rsidRPr="000B24D8">
        <w:rPr>
          <w:rStyle w:val="apple-converted-space"/>
          <w:rFonts w:cs="Arial"/>
          <w:color w:val="000000"/>
          <w:szCs w:val="18"/>
        </w:rPr>
        <w:t> </w:t>
      </w:r>
      <w:r w:rsidRPr="000B24D8">
        <w:rPr>
          <w:rFonts w:cs="Arial"/>
          <w:color w:val="000000"/>
          <w:szCs w:val="18"/>
        </w:rPr>
        <w:t>109,322 viviendas en condición de hacinamiento</w:t>
      </w:r>
      <w:r w:rsidRPr="000B24D8">
        <w:rPr>
          <w:rStyle w:val="apple-converted-space"/>
          <w:rFonts w:cs="Arial"/>
          <w:color w:val="000000"/>
          <w:szCs w:val="18"/>
        </w:rPr>
        <w:t> </w:t>
      </w:r>
      <w:r w:rsidRPr="000B24D8">
        <w:rPr>
          <w:rFonts w:cs="Arial"/>
          <w:color w:val="000000"/>
          <w:szCs w:val="18"/>
        </w:rPr>
        <w:t>en Campeche.</w:t>
      </w:r>
    </w:p>
    <w:p w14:paraId="2FE1F088" w14:textId="77777777" w:rsidR="005F4B1B" w:rsidRPr="000B24D8" w:rsidRDefault="005F4B1B">
      <w:pPr>
        <w:numPr>
          <w:ilvl w:val="0"/>
          <w:numId w:val="25"/>
        </w:numPr>
        <w:spacing w:after="100" w:afterAutospacing="1"/>
        <w:rPr>
          <w:rFonts w:cs="Arial"/>
          <w:color w:val="000000"/>
          <w:szCs w:val="18"/>
        </w:rPr>
      </w:pPr>
      <w:r w:rsidRPr="00377DA1">
        <w:rPr>
          <w:rFonts w:cs="Arial"/>
          <w:b/>
          <w:bCs/>
          <w:color w:val="000000"/>
          <w:szCs w:val="18"/>
        </w:rPr>
        <w:t>Municipal:</w:t>
      </w:r>
      <w:r w:rsidRPr="00377DA1">
        <w:rPr>
          <w:rStyle w:val="apple-converted-space"/>
          <w:rFonts w:cs="Arial"/>
          <w:color w:val="000000"/>
          <w:szCs w:val="18"/>
        </w:rPr>
        <w:t> </w:t>
      </w:r>
      <w:r w:rsidRPr="00377DA1">
        <w:rPr>
          <w:rFonts w:cs="Arial"/>
          <w:color w:val="000000"/>
          <w:szCs w:val="18"/>
        </w:rPr>
        <w:t xml:space="preserve">Al </w:t>
      </w:r>
      <w:r w:rsidRPr="000B24D8">
        <w:rPr>
          <w:rFonts w:cs="Arial"/>
          <w:color w:val="000000"/>
          <w:szCs w:val="18"/>
        </w:rPr>
        <w:t>abrir el dato por municipio, se evidencia que las zonas rurales y del sur están colapsadas en habitabilidad. Mientras la capital (Campeche) tiene un 36.8% de hacinamiento,</w:t>
      </w:r>
      <w:r w:rsidRPr="000B24D8">
        <w:rPr>
          <w:rStyle w:val="apple-converted-space"/>
          <w:rFonts w:cs="Arial"/>
          <w:color w:val="000000"/>
          <w:szCs w:val="18"/>
        </w:rPr>
        <w:t> </w:t>
      </w:r>
      <w:r w:rsidRPr="000B24D8">
        <w:rPr>
          <w:rFonts w:cs="Arial"/>
          <w:color w:val="000000"/>
          <w:szCs w:val="18"/>
        </w:rPr>
        <w:t>Candelaria lidera la crisis con un 57.6%, seguido de</w:t>
      </w:r>
      <w:r w:rsidRPr="000B24D8">
        <w:rPr>
          <w:rStyle w:val="apple-converted-space"/>
          <w:rFonts w:cs="Arial"/>
          <w:color w:val="000000"/>
          <w:szCs w:val="18"/>
        </w:rPr>
        <w:t> </w:t>
      </w:r>
      <w:r w:rsidRPr="000B24D8">
        <w:rPr>
          <w:rFonts w:cs="Arial"/>
          <w:color w:val="000000"/>
          <w:szCs w:val="18"/>
        </w:rPr>
        <w:t>Calakmul (54.1%), Palizada (53.9%) y Escárcega (51.7%). Más de la mitad de las casas en estos municipios padecen saturación de ocupantes.</w:t>
      </w:r>
    </w:p>
    <w:p w14:paraId="09D5537F" w14:textId="77777777" w:rsidR="005F4B1B" w:rsidRPr="00377DA1" w:rsidRDefault="005F4B1B">
      <w:pPr>
        <w:numPr>
          <w:ilvl w:val="0"/>
          <w:numId w:val="25"/>
        </w:numPr>
        <w:spacing w:after="100" w:afterAutospacing="1"/>
        <w:rPr>
          <w:rFonts w:cs="Arial"/>
          <w:color w:val="000000"/>
          <w:szCs w:val="18"/>
        </w:rPr>
      </w:pPr>
      <w:r w:rsidRPr="00377DA1">
        <w:rPr>
          <w:rFonts w:cs="Arial"/>
          <w:b/>
          <w:bCs/>
          <w:color w:val="000000"/>
          <w:szCs w:val="18"/>
        </w:rPr>
        <w:t>Rezago Físico (CONAVI):</w:t>
      </w:r>
      <w:r w:rsidRPr="00377DA1">
        <w:rPr>
          <w:rStyle w:val="apple-converted-space"/>
          <w:rFonts w:cs="Arial"/>
          <w:color w:val="000000"/>
          <w:szCs w:val="18"/>
        </w:rPr>
        <w:t> </w:t>
      </w:r>
      <w:r w:rsidRPr="00377DA1">
        <w:rPr>
          <w:rFonts w:cs="Arial"/>
          <w:color w:val="000000"/>
          <w:szCs w:val="18"/>
        </w:rPr>
        <w:t>El PEOTDU clasifica el rezago físico cuando se utilizan "materiales de desecho" (lámina de cartón, carrizo, bambú, palma o bajareque en paredes; y paja/cartón/palma en techos), o "materiales regulares" (pisos de tierra o láminas de asbesto), dejando a las viviendas vulnerables ante fenómenos hidrometeorológicos.</w:t>
      </w:r>
    </w:p>
    <w:p w14:paraId="57F0EA8E" w14:textId="77777777" w:rsidR="005F4B1B" w:rsidRPr="000B24D8" w:rsidRDefault="005F4B1B">
      <w:pPr>
        <w:numPr>
          <w:ilvl w:val="0"/>
          <w:numId w:val="25"/>
        </w:numPr>
        <w:spacing w:after="0"/>
        <w:rPr>
          <w:rFonts w:cs="Arial"/>
          <w:color w:val="000000"/>
          <w:szCs w:val="18"/>
        </w:rPr>
      </w:pPr>
      <w:r w:rsidRPr="00377DA1">
        <w:rPr>
          <w:rFonts w:cs="Arial"/>
          <w:b/>
          <w:bCs/>
          <w:color w:val="000000"/>
          <w:szCs w:val="18"/>
        </w:rPr>
        <w:t>Oferta:</w:t>
      </w:r>
      <w:r w:rsidRPr="00377DA1">
        <w:rPr>
          <w:rStyle w:val="apple-converted-space"/>
          <w:rFonts w:cs="Arial"/>
          <w:color w:val="000000"/>
          <w:szCs w:val="18"/>
        </w:rPr>
        <w:t> </w:t>
      </w:r>
      <w:r w:rsidRPr="000B24D8">
        <w:rPr>
          <w:rFonts w:cs="Arial"/>
          <w:color w:val="000000"/>
          <w:szCs w:val="18"/>
        </w:rPr>
        <w:t>La crisis se agrava al ver qué hace el mercado inmobiliario formal (SNIIV). Entre 2010 y 2023 se ofertaron apenas</w:t>
      </w:r>
      <w:r w:rsidRPr="000B24D8">
        <w:rPr>
          <w:rStyle w:val="apple-converted-space"/>
          <w:rFonts w:cs="Arial"/>
          <w:color w:val="000000"/>
          <w:szCs w:val="18"/>
        </w:rPr>
        <w:t> </w:t>
      </w:r>
      <w:r w:rsidRPr="000B24D8">
        <w:rPr>
          <w:rFonts w:cs="Arial"/>
          <w:color w:val="000000"/>
          <w:szCs w:val="18"/>
        </w:rPr>
        <w:t>10,255 inmuebles</w:t>
      </w:r>
      <w:r w:rsidRPr="000B24D8">
        <w:rPr>
          <w:rStyle w:val="apple-converted-space"/>
          <w:rFonts w:cs="Arial"/>
          <w:color w:val="000000"/>
          <w:szCs w:val="18"/>
        </w:rPr>
        <w:t> </w:t>
      </w:r>
      <w:r w:rsidRPr="000B24D8">
        <w:rPr>
          <w:rFonts w:cs="Arial"/>
          <w:color w:val="000000"/>
          <w:szCs w:val="18"/>
        </w:rPr>
        <w:t>nuevos en el estado. Peor aún, esa escasa vivienda se hiper-concentró:</w:t>
      </w:r>
      <w:r w:rsidRPr="000B24D8">
        <w:rPr>
          <w:rStyle w:val="apple-converted-space"/>
          <w:rFonts w:cs="Arial"/>
          <w:color w:val="000000"/>
          <w:szCs w:val="18"/>
        </w:rPr>
        <w:t> </w:t>
      </w:r>
      <w:r w:rsidRPr="000B24D8">
        <w:rPr>
          <w:rFonts w:cs="Arial"/>
          <w:color w:val="000000"/>
          <w:szCs w:val="18"/>
        </w:rPr>
        <w:t>5,539 en Carmen y 4,376 en Campeche. Municipios con hacinamiento crítico como Escárcega (8,858 casas hacinadas) solo recibieron</w:t>
      </w:r>
      <w:r w:rsidRPr="000B24D8">
        <w:rPr>
          <w:rStyle w:val="apple-converted-space"/>
          <w:rFonts w:cs="Arial"/>
          <w:color w:val="000000"/>
          <w:szCs w:val="18"/>
        </w:rPr>
        <w:t> </w:t>
      </w:r>
      <w:r w:rsidRPr="000B24D8">
        <w:rPr>
          <w:rFonts w:cs="Arial"/>
          <w:color w:val="000000"/>
          <w:szCs w:val="18"/>
        </w:rPr>
        <w:t>3 casas formales</w:t>
      </w:r>
      <w:r w:rsidRPr="000B24D8">
        <w:rPr>
          <w:rStyle w:val="apple-converted-space"/>
          <w:rFonts w:cs="Arial"/>
          <w:color w:val="000000"/>
          <w:szCs w:val="18"/>
        </w:rPr>
        <w:t> </w:t>
      </w:r>
      <w:r w:rsidRPr="000B24D8">
        <w:rPr>
          <w:rFonts w:cs="Arial"/>
          <w:color w:val="000000"/>
          <w:szCs w:val="18"/>
        </w:rPr>
        <w:t>en 13 años; Calakmul, Candelaria y Palizada recibieron</w:t>
      </w:r>
      <w:r w:rsidRPr="000B24D8">
        <w:rPr>
          <w:rStyle w:val="apple-converted-space"/>
          <w:rFonts w:cs="Arial"/>
          <w:color w:val="000000"/>
          <w:szCs w:val="18"/>
        </w:rPr>
        <w:t> </w:t>
      </w:r>
      <w:r w:rsidRPr="000B24D8">
        <w:rPr>
          <w:rFonts w:cs="Arial"/>
          <w:color w:val="000000"/>
          <w:szCs w:val="18"/>
        </w:rPr>
        <w:t>CERO.</w:t>
      </w:r>
    </w:p>
    <w:p w14:paraId="506324FF" w14:textId="77777777" w:rsidR="005F4B1B" w:rsidRPr="000B24D8" w:rsidRDefault="005F4B1B" w:rsidP="005F4B1B">
      <w:pPr>
        <w:rPr>
          <w:rFonts w:cs="Arial"/>
          <w:b/>
          <w:bCs/>
          <w:color w:val="000000"/>
          <w:szCs w:val="18"/>
        </w:rPr>
      </w:pPr>
      <w:r w:rsidRPr="000B24D8">
        <w:rPr>
          <w:rFonts w:cs="Arial"/>
          <w:b/>
          <w:bCs/>
          <w:color w:val="000000"/>
          <w:szCs w:val="18"/>
        </w:rPr>
        <w:t>Descripción narrativa:</w:t>
      </w:r>
      <w:r>
        <w:rPr>
          <w:rStyle w:val="apple-converted-space"/>
          <w:rFonts w:cs="Arial"/>
          <w:b/>
          <w:bCs/>
          <w:color w:val="000000"/>
          <w:szCs w:val="18"/>
        </w:rPr>
        <w:t xml:space="preserve"> </w:t>
      </w:r>
      <w:r w:rsidRPr="00377DA1">
        <w:rPr>
          <w:rFonts w:cs="Arial"/>
          <w:color w:val="000000"/>
          <w:szCs w:val="18"/>
        </w:rPr>
        <w:t xml:space="preserve">La crisis de la vivienda en Campeche tiene nombre y apellido: Hacinamiento y Desigualdad Inmobiliaria. La estadística es contundente: el mercado formal de construcción simplemente borró del mapa a los municipios rurales y del sur. Mientras en 13 años se construyeron más de 9,900 casas en la capital y Carmen, a Escárcega llegaron 3 casas nuevas, y a Calakmul, Candelaria y </w:t>
      </w:r>
      <w:r w:rsidRPr="000B24D8">
        <w:rPr>
          <w:rFonts w:cs="Arial"/>
          <w:color w:val="000000"/>
          <w:szCs w:val="18"/>
        </w:rPr>
        <w:t>Palizada no llegó ni una sola. Estadísticamente en estos municipios olvidados, más del 50% de las familias se vieron obligadas a autoconstruir cuartos con materiales de desecho (palma, cartón), donde terminan durmiendo casi 4 personas por habitación. Cruzar la capa de</w:t>
      </w:r>
      <w:r w:rsidRPr="000B24D8">
        <w:rPr>
          <w:rStyle w:val="apple-converted-space"/>
          <w:rFonts w:cs="Arial"/>
          <w:color w:val="000000"/>
          <w:szCs w:val="18"/>
        </w:rPr>
        <w:t xml:space="preserve"> </w:t>
      </w:r>
      <w:r w:rsidRPr="000B24D8">
        <w:rPr>
          <w:rStyle w:val="CdigoHTML"/>
          <w:rFonts w:ascii="Montserrat" w:eastAsiaTheme="minorHAnsi" w:hAnsi="Montserrat" w:cs="Arial"/>
          <w:color w:val="000000"/>
          <w:sz w:val="18"/>
          <w:szCs w:val="18"/>
        </w:rPr>
        <w:t>SCINCE</w:t>
      </w:r>
      <w:r w:rsidRPr="000B24D8">
        <w:rPr>
          <w:rStyle w:val="apple-converted-space"/>
          <w:rFonts w:cs="Arial"/>
          <w:color w:val="000000"/>
          <w:szCs w:val="18"/>
        </w:rPr>
        <w:t xml:space="preserve"> </w:t>
      </w:r>
      <w:r w:rsidRPr="000B24D8">
        <w:rPr>
          <w:rFonts w:cs="Arial"/>
          <w:color w:val="000000"/>
          <w:szCs w:val="18"/>
        </w:rPr>
        <w:t>y</w:t>
      </w:r>
      <w:r w:rsidRPr="000B24D8">
        <w:rPr>
          <w:rStyle w:val="apple-converted-space"/>
          <w:rFonts w:cs="Arial"/>
          <w:color w:val="000000"/>
          <w:szCs w:val="18"/>
        </w:rPr>
        <w:t xml:space="preserve"> </w:t>
      </w:r>
      <w:r w:rsidRPr="000B24D8">
        <w:rPr>
          <w:rStyle w:val="CdigoHTML"/>
          <w:rFonts w:ascii="Montserrat" w:eastAsiaTheme="minorHAnsi" w:hAnsi="Montserrat" w:cs="Arial"/>
          <w:color w:val="000000"/>
          <w:sz w:val="18"/>
          <w:szCs w:val="18"/>
        </w:rPr>
        <w:t>LPR</w:t>
      </w:r>
      <w:r w:rsidRPr="000B24D8">
        <w:rPr>
          <w:rStyle w:val="apple-converted-space"/>
          <w:rFonts w:cs="Arial"/>
          <w:color w:val="000000"/>
          <w:szCs w:val="18"/>
        </w:rPr>
        <w:t xml:space="preserve"> </w:t>
      </w:r>
      <w:r w:rsidRPr="000B24D8">
        <w:rPr>
          <w:rFonts w:cs="Arial"/>
          <w:color w:val="000000"/>
          <w:szCs w:val="18"/>
        </w:rPr>
        <w:t>para visualizar estos "focos rojos" de hacinamiento cambia radicalmente la política pública: el Estado tiene la evidencia innegable para dejar de dar créditos hipotecarios en la capital y lanzar, con urgencia máxima, un programa estatal de subsidios directos para</w:t>
      </w:r>
      <w:r w:rsidRPr="000B24D8">
        <w:rPr>
          <w:rStyle w:val="apple-converted-space"/>
          <w:rFonts w:cs="Arial"/>
          <w:color w:val="000000"/>
          <w:szCs w:val="18"/>
        </w:rPr>
        <w:t xml:space="preserve"> </w:t>
      </w:r>
      <w:r w:rsidRPr="000B24D8">
        <w:rPr>
          <w:rFonts w:cs="Arial"/>
          <w:color w:val="000000"/>
          <w:szCs w:val="18"/>
        </w:rPr>
        <w:t>"cuartos adicionales" y "techos/pisos firmes"</w:t>
      </w:r>
      <w:r w:rsidRPr="000B24D8">
        <w:rPr>
          <w:rStyle w:val="apple-converted-space"/>
          <w:rFonts w:cs="Arial"/>
          <w:color w:val="000000"/>
          <w:szCs w:val="18"/>
        </w:rPr>
        <w:t xml:space="preserve"> </w:t>
      </w:r>
      <w:r w:rsidRPr="000B24D8">
        <w:rPr>
          <w:rFonts w:cs="Arial"/>
          <w:color w:val="000000"/>
          <w:szCs w:val="18"/>
        </w:rPr>
        <w:t>enfocado exclusivamente en Candelaria, Calakmul, Palizada y Escárcega.</w:t>
      </w:r>
    </w:p>
    <w:p w14:paraId="068F3B8F"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50</w:t>
      </w:r>
      <w:r w:rsidRPr="00377DA1">
        <w:rPr>
          <w:sz w:val="18"/>
        </w:rPr>
        <w:fldChar w:fldCharType="end"/>
      </w:r>
      <w:r w:rsidRPr="00377DA1">
        <w:rPr>
          <w:sz w:val="18"/>
        </w:rPr>
        <w:t xml:space="preserve"> Ficha </w:t>
      </w:r>
      <w:r>
        <w:rPr>
          <w:sz w:val="18"/>
        </w:rPr>
        <w:t>t</w:t>
      </w:r>
      <w:r w:rsidRPr="00377DA1">
        <w:rPr>
          <w:sz w:val="18"/>
        </w:rPr>
        <w:t xml:space="preserve">écnica </w:t>
      </w:r>
      <w:r>
        <w:rPr>
          <w:sz w:val="18"/>
        </w:rPr>
        <w:t xml:space="preserve">del </w:t>
      </w:r>
      <w:r w:rsidRPr="00377DA1">
        <w:rPr>
          <w:sz w:val="18"/>
        </w:rPr>
        <w:t>Hacinamiento</w:t>
      </w:r>
    </w:p>
    <w:tbl>
      <w:tblPr>
        <w:tblStyle w:val="Tablaconcuadrcula"/>
        <w:tblW w:w="0" w:type="auto"/>
        <w:tblLayout w:type="fixed"/>
        <w:tblLook w:val="04A0" w:firstRow="1" w:lastRow="0" w:firstColumn="1" w:lastColumn="0" w:noHBand="0" w:noVBand="1"/>
      </w:tblPr>
      <w:tblGrid>
        <w:gridCol w:w="2689"/>
        <w:gridCol w:w="2126"/>
        <w:gridCol w:w="1417"/>
        <w:gridCol w:w="3118"/>
      </w:tblGrid>
      <w:tr w:rsidR="005F4B1B" w:rsidRPr="000C59B8" w14:paraId="6FE3A8FC" w14:textId="77777777" w:rsidTr="00BD2B64">
        <w:tc>
          <w:tcPr>
            <w:tcW w:w="9350" w:type="dxa"/>
            <w:gridSpan w:val="4"/>
            <w:shd w:val="clear" w:color="auto" w:fill="156082"/>
            <w:vAlign w:val="center"/>
          </w:tcPr>
          <w:p w14:paraId="3FEC8629" w14:textId="77777777" w:rsidR="005F4B1B" w:rsidRPr="000C59B8" w:rsidRDefault="005F4B1B" w:rsidP="00BD2B64">
            <w:pPr>
              <w:jc w:val="center"/>
              <w:rPr>
                <w:rStyle w:val="Fuerte"/>
                <w:rFonts w:cs="Arial"/>
                <w:color w:val="FFFFFF" w:themeColor="background1"/>
                <w:szCs w:val="18"/>
              </w:rPr>
            </w:pPr>
            <w:r>
              <w:rPr>
                <w:rStyle w:val="Fuerte"/>
                <w:rFonts w:cs="Arial"/>
                <w:color w:val="FFFFFF" w:themeColor="background1"/>
                <w:szCs w:val="18"/>
              </w:rPr>
              <w:t>Hacinamiento</w:t>
            </w:r>
          </w:p>
        </w:tc>
      </w:tr>
      <w:tr w:rsidR="005F4B1B" w:rsidRPr="000C59B8" w14:paraId="25CBDDCE" w14:textId="77777777" w:rsidTr="00BD2B64">
        <w:tc>
          <w:tcPr>
            <w:tcW w:w="2689" w:type="dxa"/>
            <w:shd w:val="clear" w:color="auto" w:fill="156082"/>
            <w:vAlign w:val="center"/>
            <w:hideMark/>
          </w:tcPr>
          <w:p w14:paraId="0BD6C070" w14:textId="77777777" w:rsidR="005F4B1B" w:rsidRPr="000C59B8" w:rsidRDefault="005F4B1B" w:rsidP="00BD2B64">
            <w:pPr>
              <w:jc w:val="center"/>
              <w:rPr>
                <w:rFonts w:cs="Arial"/>
                <w:b/>
                <w:bCs/>
                <w:color w:val="FFFFFF" w:themeColor="background1"/>
                <w:szCs w:val="18"/>
              </w:rPr>
            </w:pPr>
            <w:r w:rsidRPr="000C59B8">
              <w:rPr>
                <w:rStyle w:val="Fuerte"/>
                <w:rFonts w:cs="Arial"/>
                <w:color w:val="FFFFFF" w:themeColor="background1"/>
                <w:szCs w:val="18"/>
              </w:rPr>
              <w:t>Descriptivo</w:t>
            </w:r>
          </w:p>
        </w:tc>
        <w:tc>
          <w:tcPr>
            <w:tcW w:w="2126" w:type="dxa"/>
            <w:shd w:val="clear" w:color="auto" w:fill="156082"/>
            <w:vAlign w:val="center"/>
            <w:hideMark/>
          </w:tcPr>
          <w:p w14:paraId="48A149F3" w14:textId="77777777" w:rsidR="005F4B1B" w:rsidRPr="000C59B8" w:rsidRDefault="005F4B1B" w:rsidP="00BD2B64">
            <w:pPr>
              <w:jc w:val="center"/>
              <w:rPr>
                <w:rFonts w:cs="Arial"/>
                <w:b/>
                <w:bCs/>
                <w:color w:val="FFFFFF" w:themeColor="background1"/>
                <w:szCs w:val="18"/>
              </w:rPr>
            </w:pPr>
            <w:r w:rsidRPr="000C59B8">
              <w:rPr>
                <w:rStyle w:val="Fuerte"/>
                <w:rFonts w:cs="Arial"/>
                <w:color w:val="FFFFFF" w:themeColor="background1"/>
                <w:szCs w:val="18"/>
              </w:rPr>
              <w:t>Definición</w:t>
            </w:r>
          </w:p>
        </w:tc>
        <w:tc>
          <w:tcPr>
            <w:tcW w:w="1417" w:type="dxa"/>
            <w:shd w:val="clear" w:color="auto" w:fill="156082"/>
            <w:vAlign w:val="center"/>
            <w:hideMark/>
          </w:tcPr>
          <w:p w14:paraId="6E9ED122" w14:textId="77777777" w:rsidR="005F4B1B" w:rsidRPr="000C59B8" w:rsidRDefault="005F4B1B" w:rsidP="00BD2B64">
            <w:pPr>
              <w:jc w:val="center"/>
              <w:rPr>
                <w:rFonts w:cs="Arial"/>
                <w:b/>
                <w:bCs/>
                <w:color w:val="FFFFFF" w:themeColor="background1"/>
                <w:szCs w:val="18"/>
              </w:rPr>
            </w:pPr>
            <w:r w:rsidRPr="000C59B8">
              <w:rPr>
                <w:rStyle w:val="Fuerte"/>
                <w:rFonts w:cs="Arial"/>
                <w:color w:val="FFFFFF" w:themeColor="background1"/>
                <w:szCs w:val="18"/>
              </w:rPr>
              <w:t>Variables</w:t>
            </w:r>
          </w:p>
        </w:tc>
        <w:tc>
          <w:tcPr>
            <w:tcW w:w="3118" w:type="dxa"/>
            <w:shd w:val="clear" w:color="auto" w:fill="156082"/>
            <w:vAlign w:val="center"/>
            <w:hideMark/>
          </w:tcPr>
          <w:p w14:paraId="5DC9E7BB" w14:textId="77777777" w:rsidR="005F4B1B" w:rsidRPr="000C59B8" w:rsidRDefault="005F4B1B" w:rsidP="00BD2B64">
            <w:pPr>
              <w:jc w:val="center"/>
              <w:rPr>
                <w:rFonts w:cs="Arial"/>
                <w:b/>
                <w:bCs/>
                <w:color w:val="FFFFFF" w:themeColor="background1"/>
                <w:szCs w:val="18"/>
              </w:rPr>
            </w:pPr>
            <w:r w:rsidRPr="000C59B8">
              <w:rPr>
                <w:rStyle w:val="Fuerte"/>
                <w:rFonts w:cs="Arial"/>
                <w:color w:val="FFFFFF" w:themeColor="background1"/>
                <w:szCs w:val="18"/>
              </w:rPr>
              <w:t>Capas utilizadas</w:t>
            </w:r>
          </w:p>
        </w:tc>
      </w:tr>
      <w:tr w:rsidR="005F4B1B" w:rsidRPr="00377DA1" w14:paraId="30F23CAF" w14:textId="77777777" w:rsidTr="00BD2B64">
        <w:tc>
          <w:tcPr>
            <w:tcW w:w="2689" w:type="dxa"/>
            <w:vAlign w:val="center"/>
            <w:hideMark/>
          </w:tcPr>
          <w:p w14:paraId="1908FEC1" w14:textId="77777777" w:rsidR="005F4B1B" w:rsidRPr="000B24D8" w:rsidRDefault="005F4B1B" w:rsidP="00BD2B64">
            <w:pPr>
              <w:jc w:val="center"/>
              <w:rPr>
                <w:rFonts w:cs="Arial"/>
                <w:sz w:val="16"/>
                <w:szCs w:val="16"/>
              </w:rPr>
            </w:pPr>
            <w:r w:rsidRPr="000B24D8">
              <w:rPr>
                <w:rFonts w:cs="Arial"/>
                <w:sz w:val="16"/>
                <w:szCs w:val="16"/>
              </w:rPr>
              <w:t>Mide la precariedad física y la saturación poblacional dentro del hogar (hacinamiento) en todos los municipios para focalizar los subsidios de mejoramiento y ampliación de vivienda.</w:t>
            </w:r>
          </w:p>
        </w:tc>
        <w:tc>
          <w:tcPr>
            <w:tcW w:w="2126" w:type="dxa"/>
            <w:vAlign w:val="center"/>
            <w:hideMark/>
          </w:tcPr>
          <w:p w14:paraId="09220091" w14:textId="77777777" w:rsidR="005F4B1B" w:rsidRPr="000B24D8" w:rsidRDefault="005F4B1B" w:rsidP="00BD2B64">
            <w:pPr>
              <w:jc w:val="center"/>
              <w:rPr>
                <w:rFonts w:cs="Arial"/>
                <w:sz w:val="16"/>
                <w:szCs w:val="16"/>
              </w:rPr>
            </w:pPr>
            <w:r w:rsidRPr="000B24D8">
              <w:rPr>
                <w:rFonts w:cs="Arial"/>
                <w:sz w:val="16"/>
                <w:szCs w:val="16"/>
              </w:rPr>
              <w:t>Análisis del rezago constructivo y la relación ocupantes/dormitorio a escala estatal, cruzado con la oferta de vivienda nueva.</w:t>
            </w:r>
          </w:p>
        </w:tc>
        <w:tc>
          <w:tcPr>
            <w:tcW w:w="1417" w:type="dxa"/>
            <w:vAlign w:val="center"/>
            <w:hideMark/>
          </w:tcPr>
          <w:p w14:paraId="787C74F8" w14:textId="77777777" w:rsidR="005F4B1B" w:rsidRPr="000B24D8" w:rsidRDefault="005F4B1B" w:rsidP="00BD2B64">
            <w:pPr>
              <w:jc w:val="center"/>
              <w:rPr>
                <w:rFonts w:cs="Arial"/>
                <w:sz w:val="16"/>
                <w:szCs w:val="16"/>
              </w:rPr>
            </w:pPr>
            <w:r w:rsidRPr="000B24D8">
              <w:rPr>
                <w:rFonts w:cs="Arial"/>
                <w:sz w:val="16"/>
                <w:szCs w:val="16"/>
              </w:rPr>
              <w:t>- Viviendas en condición de hacinamiento.</w:t>
            </w:r>
          </w:p>
        </w:tc>
        <w:tc>
          <w:tcPr>
            <w:tcW w:w="3118" w:type="dxa"/>
            <w:vAlign w:val="center"/>
            <w:hideMark/>
          </w:tcPr>
          <w:p w14:paraId="59A03412" w14:textId="77777777" w:rsidR="005F4B1B" w:rsidRPr="000B24D8" w:rsidRDefault="005F4B1B" w:rsidP="00BD2B64">
            <w:pPr>
              <w:jc w:val="center"/>
              <w:rPr>
                <w:rFonts w:eastAsia="Times New Roman" w:cs="Times New Roman"/>
                <w:sz w:val="16"/>
                <w:szCs w:val="16"/>
                <w:lang w:eastAsia="es-MX"/>
                <w14:ligatures w14:val="none"/>
              </w:rPr>
            </w:pPr>
            <w:r w:rsidRPr="000B24D8">
              <w:rPr>
                <w:rFonts w:eastAsia="Times New Roman" w:cs="Courier New"/>
                <w:sz w:val="16"/>
                <w:szCs w:val="16"/>
                <w:lang w:eastAsia="es-MX"/>
                <w14:ligatures w14:val="none"/>
              </w:rPr>
              <w:t>C04_Sustitución_materiales_viviendas_tradicionales_INEGI_2020_OPMATPG_2023</w:t>
            </w:r>
            <w:r w:rsidRPr="000B24D8">
              <w:rPr>
                <w:rFonts w:eastAsia="Times New Roman" w:cs="Times New Roman"/>
                <w:sz w:val="16"/>
                <w:szCs w:val="16"/>
                <w:lang w:eastAsia="es-MX"/>
                <w14:ligatures w14:val="none"/>
              </w:rPr>
              <w:t> (1 y 3)</w:t>
            </w:r>
          </w:p>
          <w:p w14:paraId="71FA789E" w14:textId="77777777" w:rsidR="005F4B1B" w:rsidRPr="000B24D8" w:rsidRDefault="005F4B1B" w:rsidP="00BD2B64">
            <w:pPr>
              <w:jc w:val="center"/>
              <w:rPr>
                <w:rFonts w:eastAsia="Times New Roman" w:cs="Times New Roman"/>
                <w:sz w:val="16"/>
                <w:szCs w:val="16"/>
                <w:lang w:eastAsia="es-MX"/>
                <w14:ligatures w14:val="none"/>
              </w:rPr>
            </w:pPr>
            <w:r w:rsidRPr="000B24D8">
              <w:rPr>
                <w:rFonts w:eastAsia="Times New Roman" w:cs="Courier New"/>
                <w:sz w:val="16"/>
                <w:szCs w:val="16"/>
                <w:lang w:eastAsia="es-MX"/>
                <w14:ligatures w14:val="none"/>
              </w:rPr>
              <w:t>C04_Sustitución_materiales_paredes_viviendas_OPMATPG_2023</w:t>
            </w:r>
            <w:r w:rsidRPr="000B24D8">
              <w:rPr>
                <w:rFonts w:eastAsia="Times New Roman" w:cs="Times New Roman"/>
                <w:sz w:val="16"/>
                <w:szCs w:val="16"/>
                <w:lang w:eastAsia="es-MX"/>
                <w14:ligatures w14:val="none"/>
              </w:rPr>
              <w:t> (3)</w:t>
            </w:r>
          </w:p>
        </w:tc>
      </w:tr>
      <w:tr w:rsidR="005F4B1B" w:rsidRPr="000C59B8" w14:paraId="4E9AABCC" w14:textId="77777777" w:rsidTr="00BD2B64">
        <w:tc>
          <w:tcPr>
            <w:tcW w:w="9350" w:type="dxa"/>
            <w:gridSpan w:val="4"/>
            <w:shd w:val="clear" w:color="auto" w:fill="156082"/>
            <w:vAlign w:val="center"/>
            <w:hideMark/>
          </w:tcPr>
          <w:p w14:paraId="580EE601" w14:textId="77777777" w:rsidR="005F4B1B" w:rsidRPr="000C59B8" w:rsidRDefault="005F4B1B" w:rsidP="00BD2B64">
            <w:pPr>
              <w:jc w:val="center"/>
              <w:rPr>
                <w:b/>
                <w:bCs/>
                <w:color w:val="FFFFFF" w:themeColor="background1"/>
                <w:szCs w:val="18"/>
              </w:rPr>
            </w:pPr>
            <w:r w:rsidRPr="000C59B8">
              <w:rPr>
                <w:rStyle w:val="Fuerte"/>
                <w:rFonts w:cs="Arial"/>
                <w:color w:val="FFFFFF" w:themeColor="background1"/>
                <w:szCs w:val="18"/>
              </w:rPr>
              <w:t>Analítico</w:t>
            </w:r>
          </w:p>
        </w:tc>
      </w:tr>
      <w:tr w:rsidR="005F4B1B" w:rsidRPr="00377DA1" w14:paraId="7665A1FA" w14:textId="77777777" w:rsidTr="00BD2B64">
        <w:tc>
          <w:tcPr>
            <w:tcW w:w="2689" w:type="dxa"/>
            <w:shd w:val="clear" w:color="auto" w:fill="156082"/>
            <w:vAlign w:val="center"/>
            <w:hideMark/>
          </w:tcPr>
          <w:p w14:paraId="1EBD9F7B"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Municipio</w:t>
            </w:r>
          </w:p>
        </w:tc>
        <w:tc>
          <w:tcPr>
            <w:tcW w:w="3543" w:type="dxa"/>
            <w:gridSpan w:val="2"/>
            <w:shd w:val="clear" w:color="auto" w:fill="156082"/>
            <w:vAlign w:val="center"/>
            <w:hideMark/>
          </w:tcPr>
          <w:p w14:paraId="6B9BFA83"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Viviendas en Hacinamiento (%)</w:t>
            </w:r>
          </w:p>
        </w:tc>
        <w:tc>
          <w:tcPr>
            <w:tcW w:w="3118" w:type="dxa"/>
            <w:shd w:val="clear" w:color="auto" w:fill="156082"/>
            <w:vAlign w:val="center"/>
            <w:hideMark/>
          </w:tcPr>
          <w:p w14:paraId="59E662B5"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Oferta Formal Nueva (2010-2023)</w:t>
            </w:r>
          </w:p>
        </w:tc>
      </w:tr>
      <w:tr w:rsidR="005F4B1B" w:rsidRPr="00377DA1" w14:paraId="7BD2506B" w14:textId="77777777" w:rsidTr="00BD2B64">
        <w:tc>
          <w:tcPr>
            <w:tcW w:w="2689" w:type="dxa"/>
            <w:vAlign w:val="center"/>
            <w:hideMark/>
          </w:tcPr>
          <w:p w14:paraId="3403E710" w14:textId="77777777" w:rsidR="005F4B1B" w:rsidRPr="000B24D8" w:rsidRDefault="005F4B1B" w:rsidP="00BD2B64">
            <w:pPr>
              <w:jc w:val="center"/>
              <w:rPr>
                <w:rFonts w:cs="Arial"/>
                <w:sz w:val="16"/>
                <w:szCs w:val="16"/>
              </w:rPr>
            </w:pPr>
            <w:r w:rsidRPr="000B24D8">
              <w:rPr>
                <w:rFonts w:cs="Arial"/>
                <w:sz w:val="16"/>
                <w:szCs w:val="16"/>
              </w:rPr>
              <w:t>Candelaria</w:t>
            </w:r>
          </w:p>
        </w:tc>
        <w:tc>
          <w:tcPr>
            <w:tcW w:w="3543" w:type="dxa"/>
            <w:gridSpan w:val="2"/>
            <w:vAlign w:val="center"/>
            <w:hideMark/>
          </w:tcPr>
          <w:p w14:paraId="14C41261" w14:textId="77777777" w:rsidR="005F4B1B" w:rsidRPr="000B24D8" w:rsidRDefault="005F4B1B" w:rsidP="00BD2B64">
            <w:pPr>
              <w:jc w:val="center"/>
              <w:rPr>
                <w:rFonts w:cs="Arial"/>
                <w:sz w:val="16"/>
                <w:szCs w:val="16"/>
              </w:rPr>
            </w:pPr>
            <w:r w:rsidRPr="000B24D8">
              <w:rPr>
                <w:rFonts w:cs="Arial"/>
                <w:sz w:val="16"/>
                <w:szCs w:val="16"/>
              </w:rPr>
              <w:t>57.6 %</w:t>
            </w:r>
            <w:r w:rsidRPr="000B24D8">
              <w:rPr>
                <w:rStyle w:val="apple-converted-space"/>
                <w:rFonts w:cs="Arial"/>
                <w:sz w:val="16"/>
                <w:szCs w:val="16"/>
              </w:rPr>
              <w:t> </w:t>
            </w:r>
            <w:r w:rsidRPr="000B24D8">
              <w:rPr>
                <w:rFonts w:cs="Arial"/>
                <w:sz w:val="16"/>
                <w:szCs w:val="16"/>
              </w:rPr>
              <w:t>(7,710 viviendas)</w:t>
            </w:r>
          </w:p>
        </w:tc>
        <w:tc>
          <w:tcPr>
            <w:tcW w:w="3118" w:type="dxa"/>
            <w:vAlign w:val="center"/>
            <w:hideMark/>
          </w:tcPr>
          <w:p w14:paraId="4101C43E" w14:textId="77777777" w:rsidR="005F4B1B" w:rsidRPr="000B24D8" w:rsidRDefault="005F4B1B" w:rsidP="00BD2B64">
            <w:pPr>
              <w:jc w:val="center"/>
              <w:rPr>
                <w:rFonts w:cs="Arial"/>
                <w:sz w:val="16"/>
                <w:szCs w:val="16"/>
              </w:rPr>
            </w:pPr>
            <w:r w:rsidRPr="000B24D8">
              <w:rPr>
                <w:rFonts w:cs="Arial"/>
                <w:sz w:val="16"/>
                <w:szCs w:val="16"/>
              </w:rPr>
              <w:t>0 viviendas</w:t>
            </w:r>
          </w:p>
        </w:tc>
      </w:tr>
      <w:tr w:rsidR="005F4B1B" w:rsidRPr="00377DA1" w14:paraId="0C22B0AA" w14:textId="77777777" w:rsidTr="00BD2B64">
        <w:tc>
          <w:tcPr>
            <w:tcW w:w="2689" w:type="dxa"/>
            <w:vAlign w:val="center"/>
            <w:hideMark/>
          </w:tcPr>
          <w:p w14:paraId="4E64072A" w14:textId="77777777" w:rsidR="005F4B1B" w:rsidRPr="000B24D8" w:rsidRDefault="005F4B1B" w:rsidP="00BD2B64">
            <w:pPr>
              <w:jc w:val="center"/>
              <w:rPr>
                <w:rFonts w:cs="Arial"/>
                <w:sz w:val="16"/>
                <w:szCs w:val="16"/>
              </w:rPr>
            </w:pPr>
            <w:r w:rsidRPr="000B24D8">
              <w:rPr>
                <w:rFonts w:cs="Arial"/>
                <w:sz w:val="16"/>
                <w:szCs w:val="16"/>
              </w:rPr>
              <w:t>Calakmul</w:t>
            </w:r>
          </w:p>
        </w:tc>
        <w:tc>
          <w:tcPr>
            <w:tcW w:w="3543" w:type="dxa"/>
            <w:gridSpan w:val="2"/>
            <w:vAlign w:val="center"/>
            <w:hideMark/>
          </w:tcPr>
          <w:p w14:paraId="6E73BE7B" w14:textId="77777777" w:rsidR="005F4B1B" w:rsidRPr="000B24D8" w:rsidRDefault="005F4B1B" w:rsidP="00BD2B64">
            <w:pPr>
              <w:jc w:val="center"/>
              <w:rPr>
                <w:rFonts w:cs="Arial"/>
                <w:sz w:val="16"/>
                <w:szCs w:val="16"/>
              </w:rPr>
            </w:pPr>
            <w:r w:rsidRPr="000B24D8">
              <w:rPr>
                <w:rFonts w:cs="Arial"/>
                <w:sz w:val="16"/>
                <w:szCs w:val="16"/>
              </w:rPr>
              <w:t>54.1 %</w:t>
            </w:r>
            <w:r w:rsidRPr="000B24D8">
              <w:rPr>
                <w:rStyle w:val="apple-converted-space"/>
                <w:rFonts w:cs="Arial"/>
                <w:sz w:val="16"/>
                <w:szCs w:val="16"/>
              </w:rPr>
              <w:t> </w:t>
            </w:r>
            <w:r w:rsidRPr="000B24D8">
              <w:rPr>
                <w:rFonts w:cs="Arial"/>
                <w:sz w:val="16"/>
                <w:szCs w:val="16"/>
              </w:rPr>
              <w:t>(4,602 viviendas)</w:t>
            </w:r>
          </w:p>
        </w:tc>
        <w:tc>
          <w:tcPr>
            <w:tcW w:w="3118" w:type="dxa"/>
            <w:vAlign w:val="center"/>
            <w:hideMark/>
          </w:tcPr>
          <w:p w14:paraId="695F67EC" w14:textId="77777777" w:rsidR="005F4B1B" w:rsidRPr="000B24D8" w:rsidRDefault="005F4B1B" w:rsidP="00BD2B64">
            <w:pPr>
              <w:jc w:val="center"/>
              <w:rPr>
                <w:rFonts w:cs="Arial"/>
                <w:sz w:val="16"/>
                <w:szCs w:val="16"/>
              </w:rPr>
            </w:pPr>
            <w:r w:rsidRPr="000B24D8">
              <w:rPr>
                <w:rFonts w:cs="Arial"/>
                <w:sz w:val="16"/>
                <w:szCs w:val="16"/>
              </w:rPr>
              <w:t>0 viviendas</w:t>
            </w:r>
          </w:p>
        </w:tc>
      </w:tr>
      <w:tr w:rsidR="005F4B1B" w:rsidRPr="00377DA1" w14:paraId="3A025715" w14:textId="77777777" w:rsidTr="00BD2B64">
        <w:tc>
          <w:tcPr>
            <w:tcW w:w="2689" w:type="dxa"/>
            <w:vAlign w:val="center"/>
            <w:hideMark/>
          </w:tcPr>
          <w:p w14:paraId="29E01AC3" w14:textId="77777777" w:rsidR="005F4B1B" w:rsidRPr="000B24D8" w:rsidRDefault="005F4B1B" w:rsidP="00BD2B64">
            <w:pPr>
              <w:jc w:val="center"/>
              <w:rPr>
                <w:rFonts w:cs="Arial"/>
                <w:sz w:val="16"/>
                <w:szCs w:val="16"/>
              </w:rPr>
            </w:pPr>
            <w:r w:rsidRPr="000B24D8">
              <w:rPr>
                <w:rFonts w:cs="Arial"/>
                <w:sz w:val="16"/>
                <w:szCs w:val="16"/>
              </w:rPr>
              <w:t>Palizada</w:t>
            </w:r>
          </w:p>
        </w:tc>
        <w:tc>
          <w:tcPr>
            <w:tcW w:w="3543" w:type="dxa"/>
            <w:gridSpan w:val="2"/>
            <w:vAlign w:val="center"/>
            <w:hideMark/>
          </w:tcPr>
          <w:p w14:paraId="156F7CBD" w14:textId="77777777" w:rsidR="005F4B1B" w:rsidRPr="000B24D8" w:rsidRDefault="005F4B1B" w:rsidP="00BD2B64">
            <w:pPr>
              <w:jc w:val="center"/>
              <w:rPr>
                <w:rFonts w:cs="Arial"/>
                <w:sz w:val="16"/>
                <w:szCs w:val="16"/>
              </w:rPr>
            </w:pPr>
            <w:r w:rsidRPr="000B24D8">
              <w:rPr>
                <w:rFonts w:cs="Arial"/>
                <w:sz w:val="16"/>
                <w:szCs w:val="16"/>
              </w:rPr>
              <w:t>53.9 %</w:t>
            </w:r>
            <w:r w:rsidRPr="000B24D8">
              <w:rPr>
                <w:rStyle w:val="apple-converted-space"/>
                <w:rFonts w:cs="Arial"/>
                <w:sz w:val="16"/>
                <w:szCs w:val="16"/>
              </w:rPr>
              <w:t> </w:t>
            </w:r>
            <w:r w:rsidRPr="000B24D8">
              <w:rPr>
                <w:rFonts w:cs="Arial"/>
                <w:sz w:val="16"/>
                <w:szCs w:val="16"/>
              </w:rPr>
              <w:t>(1,406 viviendas)</w:t>
            </w:r>
          </w:p>
        </w:tc>
        <w:tc>
          <w:tcPr>
            <w:tcW w:w="3118" w:type="dxa"/>
            <w:vAlign w:val="center"/>
            <w:hideMark/>
          </w:tcPr>
          <w:p w14:paraId="71112697" w14:textId="77777777" w:rsidR="005F4B1B" w:rsidRPr="000B24D8" w:rsidRDefault="005F4B1B" w:rsidP="00BD2B64">
            <w:pPr>
              <w:jc w:val="center"/>
              <w:rPr>
                <w:rFonts w:cs="Arial"/>
                <w:sz w:val="16"/>
                <w:szCs w:val="16"/>
              </w:rPr>
            </w:pPr>
            <w:r w:rsidRPr="000B24D8">
              <w:rPr>
                <w:rFonts w:cs="Arial"/>
                <w:sz w:val="16"/>
                <w:szCs w:val="16"/>
              </w:rPr>
              <w:t>0 viviendas</w:t>
            </w:r>
          </w:p>
        </w:tc>
      </w:tr>
      <w:tr w:rsidR="005F4B1B" w:rsidRPr="00377DA1" w14:paraId="029F1D26" w14:textId="77777777" w:rsidTr="00BD2B64">
        <w:tc>
          <w:tcPr>
            <w:tcW w:w="2689" w:type="dxa"/>
            <w:vAlign w:val="center"/>
            <w:hideMark/>
          </w:tcPr>
          <w:p w14:paraId="06D38D96" w14:textId="77777777" w:rsidR="005F4B1B" w:rsidRPr="000B24D8" w:rsidRDefault="005F4B1B" w:rsidP="00BD2B64">
            <w:pPr>
              <w:jc w:val="center"/>
              <w:rPr>
                <w:rFonts w:cs="Arial"/>
                <w:sz w:val="16"/>
                <w:szCs w:val="16"/>
              </w:rPr>
            </w:pPr>
            <w:r w:rsidRPr="000B24D8">
              <w:rPr>
                <w:rFonts w:cs="Arial"/>
                <w:sz w:val="16"/>
                <w:szCs w:val="16"/>
              </w:rPr>
              <w:t>Escárcega</w:t>
            </w:r>
          </w:p>
        </w:tc>
        <w:tc>
          <w:tcPr>
            <w:tcW w:w="3543" w:type="dxa"/>
            <w:gridSpan w:val="2"/>
            <w:vAlign w:val="center"/>
            <w:hideMark/>
          </w:tcPr>
          <w:p w14:paraId="7CEB5582" w14:textId="77777777" w:rsidR="005F4B1B" w:rsidRPr="000B24D8" w:rsidRDefault="005F4B1B" w:rsidP="00BD2B64">
            <w:pPr>
              <w:jc w:val="center"/>
              <w:rPr>
                <w:rFonts w:cs="Arial"/>
                <w:sz w:val="16"/>
                <w:szCs w:val="16"/>
              </w:rPr>
            </w:pPr>
            <w:r w:rsidRPr="000B24D8">
              <w:rPr>
                <w:rFonts w:cs="Arial"/>
                <w:sz w:val="16"/>
                <w:szCs w:val="16"/>
              </w:rPr>
              <w:t>51.7 %</w:t>
            </w:r>
            <w:r w:rsidRPr="000B24D8">
              <w:rPr>
                <w:rStyle w:val="apple-converted-space"/>
                <w:rFonts w:cs="Arial"/>
                <w:sz w:val="16"/>
                <w:szCs w:val="16"/>
              </w:rPr>
              <w:t> </w:t>
            </w:r>
            <w:r w:rsidRPr="000B24D8">
              <w:rPr>
                <w:rFonts w:cs="Arial"/>
                <w:sz w:val="16"/>
                <w:szCs w:val="16"/>
              </w:rPr>
              <w:t>(8,858 viviendas)</w:t>
            </w:r>
          </w:p>
        </w:tc>
        <w:tc>
          <w:tcPr>
            <w:tcW w:w="3118" w:type="dxa"/>
            <w:vAlign w:val="center"/>
            <w:hideMark/>
          </w:tcPr>
          <w:p w14:paraId="6B3C47E5" w14:textId="77777777" w:rsidR="005F4B1B" w:rsidRPr="000B24D8" w:rsidRDefault="005F4B1B" w:rsidP="00BD2B64">
            <w:pPr>
              <w:jc w:val="center"/>
              <w:rPr>
                <w:rFonts w:cs="Arial"/>
                <w:sz w:val="16"/>
                <w:szCs w:val="16"/>
              </w:rPr>
            </w:pPr>
            <w:r w:rsidRPr="000B24D8">
              <w:rPr>
                <w:rFonts w:cs="Arial"/>
                <w:sz w:val="16"/>
                <w:szCs w:val="16"/>
              </w:rPr>
              <w:t>3 viviendas</w:t>
            </w:r>
          </w:p>
        </w:tc>
      </w:tr>
      <w:tr w:rsidR="005F4B1B" w:rsidRPr="00377DA1" w14:paraId="48CE5258" w14:textId="77777777" w:rsidTr="00BD2B64">
        <w:tc>
          <w:tcPr>
            <w:tcW w:w="2689" w:type="dxa"/>
            <w:vAlign w:val="center"/>
            <w:hideMark/>
          </w:tcPr>
          <w:p w14:paraId="2D2DDF25" w14:textId="77777777" w:rsidR="005F4B1B" w:rsidRPr="000B24D8" w:rsidRDefault="005F4B1B" w:rsidP="00BD2B64">
            <w:pPr>
              <w:jc w:val="center"/>
              <w:rPr>
                <w:rFonts w:cs="Arial"/>
                <w:sz w:val="16"/>
                <w:szCs w:val="16"/>
              </w:rPr>
            </w:pPr>
            <w:r w:rsidRPr="000B24D8">
              <w:rPr>
                <w:rFonts w:cs="Arial"/>
                <w:sz w:val="16"/>
                <w:szCs w:val="16"/>
              </w:rPr>
              <w:t>Champotón</w:t>
            </w:r>
          </w:p>
        </w:tc>
        <w:tc>
          <w:tcPr>
            <w:tcW w:w="3543" w:type="dxa"/>
            <w:gridSpan w:val="2"/>
            <w:vAlign w:val="center"/>
            <w:hideMark/>
          </w:tcPr>
          <w:p w14:paraId="53D66BF4" w14:textId="77777777" w:rsidR="005F4B1B" w:rsidRPr="000B24D8" w:rsidRDefault="005F4B1B" w:rsidP="00BD2B64">
            <w:pPr>
              <w:jc w:val="center"/>
              <w:rPr>
                <w:rFonts w:cs="Arial"/>
                <w:sz w:val="16"/>
                <w:szCs w:val="16"/>
              </w:rPr>
            </w:pPr>
            <w:r w:rsidRPr="000B24D8">
              <w:rPr>
                <w:rFonts w:cs="Arial"/>
                <w:sz w:val="16"/>
                <w:szCs w:val="16"/>
              </w:rPr>
              <w:t>48.6 % (10,635 viviendas)</w:t>
            </w:r>
          </w:p>
        </w:tc>
        <w:tc>
          <w:tcPr>
            <w:tcW w:w="3118" w:type="dxa"/>
            <w:vAlign w:val="center"/>
            <w:hideMark/>
          </w:tcPr>
          <w:p w14:paraId="63F8547E" w14:textId="77777777" w:rsidR="005F4B1B" w:rsidRPr="000B24D8" w:rsidRDefault="005F4B1B" w:rsidP="00BD2B64">
            <w:pPr>
              <w:jc w:val="center"/>
              <w:rPr>
                <w:rFonts w:cs="Arial"/>
                <w:sz w:val="16"/>
                <w:szCs w:val="16"/>
              </w:rPr>
            </w:pPr>
            <w:r w:rsidRPr="000B24D8">
              <w:rPr>
                <w:rFonts w:cs="Arial"/>
                <w:sz w:val="16"/>
                <w:szCs w:val="16"/>
              </w:rPr>
              <w:t>111 viviendas</w:t>
            </w:r>
          </w:p>
        </w:tc>
      </w:tr>
      <w:tr w:rsidR="005F4B1B" w:rsidRPr="00377DA1" w14:paraId="7F80BB45" w14:textId="77777777" w:rsidTr="00BD2B64">
        <w:tc>
          <w:tcPr>
            <w:tcW w:w="2689" w:type="dxa"/>
            <w:vAlign w:val="center"/>
            <w:hideMark/>
          </w:tcPr>
          <w:p w14:paraId="2E39DB60" w14:textId="77777777" w:rsidR="005F4B1B" w:rsidRPr="000B24D8" w:rsidRDefault="005F4B1B" w:rsidP="00BD2B64">
            <w:pPr>
              <w:jc w:val="center"/>
              <w:rPr>
                <w:rFonts w:cs="Arial"/>
                <w:sz w:val="16"/>
                <w:szCs w:val="16"/>
              </w:rPr>
            </w:pPr>
            <w:r w:rsidRPr="000B24D8">
              <w:rPr>
                <w:rFonts w:cs="Arial"/>
                <w:sz w:val="16"/>
                <w:szCs w:val="16"/>
              </w:rPr>
              <w:t>Tenabo</w:t>
            </w:r>
          </w:p>
        </w:tc>
        <w:tc>
          <w:tcPr>
            <w:tcW w:w="3543" w:type="dxa"/>
            <w:gridSpan w:val="2"/>
            <w:vAlign w:val="center"/>
            <w:hideMark/>
          </w:tcPr>
          <w:p w14:paraId="7CA1D0CE" w14:textId="77777777" w:rsidR="005F4B1B" w:rsidRPr="000B24D8" w:rsidRDefault="005F4B1B" w:rsidP="00BD2B64">
            <w:pPr>
              <w:jc w:val="center"/>
              <w:rPr>
                <w:rFonts w:cs="Arial"/>
                <w:sz w:val="16"/>
                <w:szCs w:val="16"/>
              </w:rPr>
            </w:pPr>
            <w:r w:rsidRPr="000B24D8">
              <w:rPr>
                <w:rFonts w:cs="Arial"/>
                <w:sz w:val="16"/>
                <w:szCs w:val="16"/>
              </w:rPr>
              <w:t>44.3 % (1,360 viviendas)</w:t>
            </w:r>
          </w:p>
        </w:tc>
        <w:tc>
          <w:tcPr>
            <w:tcW w:w="3118" w:type="dxa"/>
            <w:vAlign w:val="center"/>
            <w:hideMark/>
          </w:tcPr>
          <w:p w14:paraId="66D4745B" w14:textId="77777777" w:rsidR="005F4B1B" w:rsidRPr="000B24D8" w:rsidRDefault="005F4B1B" w:rsidP="00BD2B64">
            <w:pPr>
              <w:jc w:val="center"/>
              <w:rPr>
                <w:rFonts w:cs="Arial"/>
                <w:sz w:val="16"/>
                <w:szCs w:val="16"/>
              </w:rPr>
            </w:pPr>
            <w:r w:rsidRPr="000B24D8">
              <w:rPr>
                <w:rFonts w:cs="Arial"/>
                <w:sz w:val="16"/>
                <w:szCs w:val="16"/>
              </w:rPr>
              <w:t>101 viviendas</w:t>
            </w:r>
          </w:p>
        </w:tc>
      </w:tr>
      <w:tr w:rsidR="005F4B1B" w:rsidRPr="00377DA1" w14:paraId="12892A24" w14:textId="77777777" w:rsidTr="00BD2B64">
        <w:tc>
          <w:tcPr>
            <w:tcW w:w="2689" w:type="dxa"/>
            <w:vAlign w:val="center"/>
            <w:hideMark/>
          </w:tcPr>
          <w:p w14:paraId="089D3BB5" w14:textId="77777777" w:rsidR="005F4B1B" w:rsidRPr="000B24D8" w:rsidRDefault="005F4B1B" w:rsidP="00BD2B64">
            <w:pPr>
              <w:jc w:val="center"/>
              <w:rPr>
                <w:rFonts w:cs="Arial"/>
                <w:sz w:val="16"/>
                <w:szCs w:val="16"/>
              </w:rPr>
            </w:pPr>
            <w:r w:rsidRPr="000B24D8">
              <w:rPr>
                <w:rFonts w:cs="Arial"/>
                <w:sz w:val="16"/>
                <w:szCs w:val="16"/>
              </w:rPr>
              <w:t>Carmen</w:t>
            </w:r>
          </w:p>
        </w:tc>
        <w:tc>
          <w:tcPr>
            <w:tcW w:w="3543" w:type="dxa"/>
            <w:gridSpan w:val="2"/>
            <w:vAlign w:val="center"/>
            <w:hideMark/>
          </w:tcPr>
          <w:p w14:paraId="13084920" w14:textId="77777777" w:rsidR="005F4B1B" w:rsidRPr="000B24D8" w:rsidRDefault="005F4B1B" w:rsidP="00BD2B64">
            <w:pPr>
              <w:jc w:val="center"/>
              <w:rPr>
                <w:rFonts w:cs="Arial"/>
                <w:sz w:val="16"/>
                <w:szCs w:val="16"/>
              </w:rPr>
            </w:pPr>
            <w:r w:rsidRPr="000B24D8">
              <w:rPr>
                <w:rFonts w:cs="Arial"/>
                <w:sz w:val="16"/>
                <w:szCs w:val="16"/>
              </w:rPr>
              <w:t>41.3 % (30,032 viviendas)</w:t>
            </w:r>
          </w:p>
        </w:tc>
        <w:tc>
          <w:tcPr>
            <w:tcW w:w="3118" w:type="dxa"/>
            <w:vAlign w:val="center"/>
            <w:hideMark/>
          </w:tcPr>
          <w:p w14:paraId="3FEA1735" w14:textId="77777777" w:rsidR="005F4B1B" w:rsidRPr="000B24D8" w:rsidRDefault="005F4B1B" w:rsidP="00BD2B64">
            <w:pPr>
              <w:jc w:val="center"/>
              <w:rPr>
                <w:rFonts w:cs="Arial"/>
                <w:sz w:val="16"/>
                <w:szCs w:val="16"/>
              </w:rPr>
            </w:pPr>
            <w:r w:rsidRPr="000B24D8">
              <w:rPr>
                <w:rFonts w:cs="Arial"/>
                <w:sz w:val="16"/>
                <w:szCs w:val="16"/>
              </w:rPr>
              <w:t>5,539 viviendas</w:t>
            </w:r>
          </w:p>
        </w:tc>
      </w:tr>
      <w:tr w:rsidR="005F4B1B" w:rsidRPr="00377DA1" w14:paraId="658D7E37" w14:textId="77777777" w:rsidTr="00BD2B64">
        <w:tc>
          <w:tcPr>
            <w:tcW w:w="2689" w:type="dxa"/>
            <w:vAlign w:val="center"/>
            <w:hideMark/>
          </w:tcPr>
          <w:p w14:paraId="33227168" w14:textId="77777777" w:rsidR="005F4B1B" w:rsidRPr="000B24D8" w:rsidRDefault="005F4B1B" w:rsidP="00BD2B64">
            <w:pPr>
              <w:jc w:val="center"/>
              <w:rPr>
                <w:rFonts w:cs="Arial"/>
                <w:sz w:val="16"/>
                <w:szCs w:val="16"/>
              </w:rPr>
            </w:pPr>
            <w:r w:rsidRPr="000B24D8">
              <w:rPr>
                <w:rFonts w:cs="Arial"/>
                <w:sz w:val="16"/>
                <w:szCs w:val="16"/>
              </w:rPr>
              <w:t>Hecelchakán</w:t>
            </w:r>
          </w:p>
        </w:tc>
        <w:tc>
          <w:tcPr>
            <w:tcW w:w="3543" w:type="dxa"/>
            <w:gridSpan w:val="2"/>
            <w:vAlign w:val="center"/>
            <w:hideMark/>
          </w:tcPr>
          <w:p w14:paraId="4B6583D0" w14:textId="77777777" w:rsidR="005F4B1B" w:rsidRPr="000B24D8" w:rsidRDefault="005F4B1B" w:rsidP="00BD2B64">
            <w:pPr>
              <w:jc w:val="center"/>
              <w:rPr>
                <w:rFonts w:cs="Arial"/>
                <w:sz w:val="16"/>
                <w:szCs w:val="16"/>
              </w:rPr>
            </w:pPr>
            <w:r w:rsidRPr="000B24D8">
              <w:rPr>
                <w:rFonts w:cs="Arial"/>
                <w:sz w:val="16"/>
                <w:szCs w:val="16"/>
              </w:rPr>
              <w:t>41.2 % (3,417 viviendas)</w:t>
            </w:r>
          </w:p>
        </w:tc>
        <w:tc>
          <w:tcPr>
            <w:tcW w:w="3118" w:type="dxa"/>
            <w:vAlign w:val="center"/>
            <w:hideMark/>
          </w:tcPr>
          <w:p w14:paraId="107EA506" w14:textId="77777777" w:rsidR="005F4B1B" w:rsidRPr="000B24D8" w:rsidRDefault="005F4B1B" w:rsidP="00BD2B64">
            <w:pPr>
              <w:jc w:val="center"/>
              <w:rPr>
                <w:rFonts w:cs="Arial"/>
                <w:sz w:val="16"/>
                <w:szCs w:val="16"/>
              </w:rPr>
            </w:pPr>
            <w:r w:rsidRPr="000B24D8">
              <w:rPr>
                <w:rFonts w:cs="Arial"/>
                <w:sz w:val="16"/>
                <w:szCs w:val="16"/>
              </w:rPr>
              <w:t>8 viviendas</w:t>
            </w:r>
          </w:p>
        </w:tc>
      </w:tr>
      <w:tr w:rsidR="005F4B1B" w:rsidRPr="00377DA1" w14:paraId="186080FD" w14:textId="77777777" w:rsidTr="00BD2B64">
        <w:tc>
          <w:tcPr>
            <w:tcW w:w="2689" w:type="dxa"/>
            <w:vAlign w:val="center"/>
            <w:hideMark/>
          </w:tcPr>
          <w:p w14:paraId="002FF62D" w14:textId="77777777" w:rsidR="005F4B1B" w:rsidRPr="000B24D8" w:rsidRDefault="005F4B1B" w:rsidP="00BD2B64">
            <w:pPr>
              <w:jc w:val="center"/>
              <w:rPr>
                <w:rFonts w:cs="Arial"/>
                <w:sz w:val="16"/>
                <w:szCs w:val="16"/>
              </w:rPr>
            </w:pPr>
            <w:r w:rsidRPr="000B24D8">
              <w:rPr>
                <w:rFonts w:cs="Arial"/>
                <w:sz w:val="16"/>
                <w:szCs w:val="16"/>
              </w:rPr>
              <w:t>Calkiní</w:t>
            </w:r>
          </w:p>
        </w:tc>
        <w:tc>
          <w:tcPr>
            <w:tcW w:w="3543" w:type="dxa"/>
            <w:gridSpan w:val="2"/>
            <w:vAlign w:val="center"/>
            <w:hideMark/>
          </w:tcPr>
          <w:p w14:paraId="4B03C8EE" w14:textId="77777777" w:rsidR="005F4B1B" w:rsidRPr="000B24D8" w:rsidRDefault="005F4B1B" w:rsidP="00BD2B64">
            <w:pPr>
              <w:jc w:val="center"/>
              <w:rPr>
                <w:rFonts w:cs="Arial"/>
                <w:sz w:val="16"/>
                <w:szCs w:val="16"/>
              </w:rPr>
            </w:pPr>
            <w:r w:rsidRPr="000B24D8">
              <w:rPr>
                <w:rFonts w:cs="Arial"/>
                <w:sz w:val="16"/>
                <w:szCs w:val="16"/>
              </w:rPr>
              <w:t>40.5 % (6,287 viviendas)</w:t>
            </w:r>
          </w:p>
        </w:tc>
        <w:tc>
          <w:tcPr>
            <w:tcW w:w="3118" w:type="dxa"/>
            <w:vAlign w:val="center"/>
            <w:hideMark/>
          </w:tcPr>
          <w:p w14:paraId="6B402F39" w14:textId="77777777" w:rsidR="005F4B1B" w:rsidRPr="000B24D8" w:rsidRDefault="005F4B1B" w:rsidP="00BD2B64">
            <w:pPr>
              <w:jc w:val="center"/>
              <w:rPr>
                <w:rFonts w:cs="Arial"/>
                <w:sz w:val="16"/>
                <w:szCs w:val="16"/>
              </w:rPr>
            </w:pPr>
            <w:r w:rsidRPr="000B24D8">
              <w:rPr>
                <w:rFonts w:cs="Arial"/>
                <w:sz w:val="16"/>
                <w:szCs w:val="16"/>
              </w:rPr>
              <w:t>111 viviendas</w:t>
            </w:r>
          </w:p>
        </w:tc>
      </w:tr>
      <w:tr w:rsidR="005F4B1B" w:rsidRPr="00377DA1" w14:paraId="75258CB0" w14:textId="77777777" w:rsidTr="00BD2B64">
        <w:tc>
          <w:tcPr>
            <w:tcW w:w="2689" w:type="dxa"/>
            <w:vAlign w:val="center"/>
            <w:hideMark/>
          </w:tcPr>
          <w:p w14:paraId="49413750" w14:textId="77777777" w:rsidR="005F4B1B" w:rsidRPr="000B24D8" w:rsidRDefault="005F4B1B" w:rsidP="00BD2B64">
            <w:pPr>
              <w:jc w:val="center"/>
              <w:rPr>
                <w:rFonts w:cs="Arial"/>
                <w:sz w:val="16"/>
                <w:szCs w:val="16"/>
              </w:rPr>
            </w:pPr>
            <w:r w:rsidRPr="000B24D8">
              <w:rPr>
                <w:rFonts w:cs="Arial"/>
                <w:sz w:val="16"/>
                <w:szCs w:val="16"/>
              </w:rPr>
              <w:t>Hopelchén</w:t>
            </w:r>
          </w:p>
        </w:tc>
        <w:tc>
          <w:tcPr>
            <w:tcW w:w="3543" w:type="dxa"/>
            <w:gridSpan w:val="2"/>
            <w:vAlign w:val="center"/>
            <w:hideMark/>
          </w:tcPr>
          <w:p w14:paraId="65F3C3E3" w14:textId="77777777" w:rsidR="005F4B1B" w:rsidRPr="000B24D8" w:rsidRDefault="005F4B1B" w:rsidP="00BD2B64">
            <w:pPr>
              <w:jc w:val="center"/>
              <w:rPr>
                <w:rFonts w:cs="Arial"/>
                <w:sz w:val="16"/>
                <w:szCs w:val="16"/>
              </w:rPr>
            </w:pPr>
            <w:r w:rsidRPr="000B24D8">
              <w:rPr>
                <w:rFonts w:cs="Arial"/>
                <w:sz w:val="16"/>
                <w:szCs w:val="16"/>
              </w:rPr>
              <w:t>39.9 % (3,917 viviendas)</w:t>
            </w:r>
          </w:p>
        </w:tc>
        <w:tc>
          <w:tcPr>
            <w:tcW w:w="3118" w:type="dxa"/>
            <w:vAlign w:val="center"/>
            <w:hideMark/>
          </w:tcPr>
          <w:p w14:paraId="53AED4C6" w14:textId="77777777" w:rsidR="005F4B1B" w:rsidRPr="000B24D8" w:rsidRDefault="005F4B1B" w:rsidP="00BD2B64">
            <w:pPr>
              <w:jc w:val="center"/>
              <w:rPr>
                <w:rFonts w:cs="Arial"/>
                <w:sz w:val="16"/>
                <w:szCs w:val="16"/>
              </w:rPr>
            </w:pPr>
            <w:r w:rsidRPr="000B24D8">
              <w:rPr>
                <w:rFonts w:cs="Arial"/>
                <w:sz w:val="16"/>
                <w:szCs w:val="16"/>
              </w:rPr>
              <w:t>0 viviendas</w:t>
            </w:r>
          </w:p>
        </w:tc>
      </w:tr>
      <w:tr w:rsidR="005F4B1B" w:rsidRPr="00377DA1" w14:paraId="624F44CF" w14:textId="77777777" w:rsidTr="00BD2B64">
        <w:tc>
          <w:tcPr>
            <w:tcW w:w="2689" w:type="dxa"/>
            <w:vAlign w:val="center"/>
            <w:hideMark/>
          </w:tcPr>
          <w:p w14:paraId="3C933732" w14:textId="77777777" w:rsidR="005F4B1B" w:rsidRPr="000B24D8" w:rsidRDefault="005F4B1B" w:rsidP="00BD2B64">
            <w:pPr>
              <w:jc w:val="center"/>
              <w:rPr>
                <w:rFonts w:cs="Arial"/>
                <w:sz w:val="16"/>
                <w:szCs w:val="16"/>
              </w:rPr>
            </w:pPr>
            <w:r w:rsidRPr="000B24D8">
              <w:rPr>
                <w:rFonts w:cs="Arial"/>
                <w:sz w:val="16"/>
                <w:szCs w:val="16"/>
              </w:rPr>
              <w:t>Campeche</w:t>
            </w:r>
          </w:p>
        </w:tc>
        <w:tc>
          <w:tcPr>
            <w:tcW w:w="3543" w:type="dxa"/>
            <w:gridSpan w:val="2"/>
            <w:vAlign w:val="center"/>
            <w:hideMark/>
          </w:tcPr>
          <w:p w14:paraId="76B94B5B" w14:textId="77777777" w:rsidR="005F4B1B" w:rsidRPr="000B24D8" w:rsidRDefault="005F4B1B" w:rsidP="00BD2B64">
            <w:pPr>
              <w:jc w:val="center"/>
              <w:rPr>
                <w:rFonts w:cs="Arial"/>
                <w:sz w:val="16"/>
                <w:szCs w:val="16"/>
              </w:rPr>
            </w:pPr>
            <w:r w:rsidRPr="000B24D8">
              <w:rPr>
                <w:rFonts w:cs="Arial"/>
                <w:sz w:val="16"/>
                <w:szCs w:val="16"/>
              </w:rPr>
              <w:t>36.8 % (31,098 viviendas)</w:t>
            </w:r>
          </w:p>
        </w:tc>
        <w:tc>
          <w:tcPr>
            <w:tcW w:w="3118" w:type="dxa"/>
            <w:vAlign w:val="center"/>
            <w:hideMark/>
          </w:tcPr>
          <w:p w14:paraId="3D8CEC3A" w14:textId="77777777" w:rsidR="005F4B1B" w:rsidRPr="000B24D8" w:rsidRDefault="005F4B1B" w:rsidP="00BD2B64">
            <w:pPr>
              <w:jc w:val="center"/>
              <w:rPr>
                <w:rFonts w:cs="Arial"/>
                <w:sz w:val="16"/>
                <w:szCs w:val="16"/>
              </w:rPr>
            </w:pPr>
            <w:r w:rsidRPr="000B24D8">
              <w:rPr>
                <w:rFonts w:cs="Arial"/>
                <w:sz w:val="16"/>
                <w:szCs w:val="16"/>
              </w:rPr>
              <w:t>4,376 viviendas</w:t>
            </w:r>
          </w:p>
        </w:tc>
      </w:tr>
      <w:tr w:rsidR="005F4B1B" w:rsidRPr="00377DA1" w14:paraId="389D6397" w14:textId="77777777" w:rsidTr="00BD2B64">
        <w:tc>
          <w:tcPr>
            <w:tcW w:w="2689" w:type="dxa"/>
            <w:vAlign w:val="center"/>
            <w:hideMark/>
          </w:tcPr>
          <w:p w14:paraId="160FADF1" w14:textId="77777777" w:rsidR="005F4B1B" w:rsidRPr="000B24D8" w:rsidRDefault="005F4B1B" w:rsidP="00BD2B64">
            <w:pPr>
              <w:jc w:val="center"/>
              <w:rPr>
                <w:rFonts w:cs="Arial"/>
                <w:sz w:val="16"/>
                <w:szCs w:val="16"/>
              </w:rPr>
            </w:pPr>
            <w:r w:rsidRPr="000B24D8">
              <w:rPr>
                <w:rFonts w:cs="Arial"/>
                <w:sz w:val="16"/>
                <w:szCs w:val="16"/>
              </w:rPr>
              <w:t>Seybaplaya</w:t>
            </w:r>
          </w:p>
        </w:tc>
        <w:tc>
          <w:tcPr>
            <w:tcW w:w="3543" w:type="dxa"/>
            <w:gridSpan w:val="2"/>
            <w:vAlign w:val="center"/>
            <w:hideMark/>
          </w:tcPr>
          <w:p w14:paraId="7290A9E0" w14:textId="77777777" w:rsidR="005F4B1B" w:rsidRPr="000B24D8" w:rsidRDefault="005F4B1B" w:rsidP="00BD2B64">
            <w:pPr>
              <w:jc w:val="center"/>
              <w:rPr>
                <w:rFonts w:cs="Arial"/>
                <w:sz w:val="16"/>
                <w:szCs w:val="16"/>
              </w:rPr>
            </w:pPr>
            <w:r w:rsidRPr="000B24D8">
              <w:rPr>
                <w:rFonts w:cs="Arial"/>
                <w:i/>
                <w:iCs/>
                <w:sz w:val="16"/>
                <w:szCs w:val="16"/>
              </w:rPr>
              <w:t>(No especificado)</w:t>
            </w:r>
          </w:p>
        </w:tc>
        <w:tc>
          <w:tcPr>
            <w:tcW w:w="3118" w:type="dxa"/>
            <w:vAlign w:val="center"/>
            <w:hideMark/>
          </w:tcPr>
          <w:p w14:paraId="32D1E079" w14:textId="77777777" w:rsidR="005F4B1B" w:rsidRPr="000B24D8" w:rsidRDefault="005F4B1B" w:rsidP="00BD2B64">
            <w:pPr>
              <w:jc w:val="center"/>
              <w:rPr>
                <w:rFonts w:cs="Arial"/>
                <w:sz w:val="16"/>
                <w:szCs w:val="16"/>
              </w:rPr>
            </w:pPr>
            <w:r w:rsidRPr="000B24D8">
              <w:rPr>
                <w:rFonts w:cs="Arial"/>
                <w:sz w:val="16"/>
                <w:szCs w:val="16"/>
              </w:rPr>
              <w:t>6 viviendas</w:t>
            </w:r>
          </w:p>
        </w:tc>
      </w:tr>
      <w:tr w:rsidR="005F4B1B" w:rsidRPr="00377DA1" w14:paraId="5992D29E" w14:textId="77777777" w:rsidTr="00BD2B64">
        <w:tc>
          <w:tcPr>
            <w:tcW w:w="2689" w:type="dxa"/>
            <w:vAlign w:val="center"/>
            <w:hideMark/>
          </w:tcPr>
          <w:p w14:paraId="09026556" w14:textId="77777777" w:rsidR="005F4B1B" w:rsidRPr="000B24D8" w:rsidRDefault="005F4B1B" w:rsidP="00BD2B64">
            <w:pPr>
              <w:jc w:val="center"/>
              <w:rPr>
                <w:rFonts w:cs="Arial"/>
                <w:sz w:val="16"/>
                <w:szCs w:val="16"/>
              </w:rPr>
            </w:pPr>
            <w:r w:rsidRPr="000B24D8">
              <w:rPr>
                <w:rFonts w:cs="Arial"/>
                <w:sz w:val="16"/>
                <w:szCs w:val="16"/>
              </w:rPr>
              <w:lastRenderedPageBreak/>
              <w:t>Dzitbalché</w:t>
            </w:r>
          </w:p>
        </w:tc>
        <w:tc>
          <w:tcPr>
            <w:tcW w:w="3543" w:type="dxa"/>
            <w:gridSpan w:val="2"/>
            <w:vAlign w:val="center"/>
            <w:hideMark/>
          </w:tcPr>
          <w:p w14:paraId="3BF640AD" w14:textId="77777777" w:rsidR="005F4B1B" w:rsidRPr="000B24D8" w:rsidRDefault="005F4B1B" w:rsidP="00BD2B64">
            <w:pPr>
              <w:jc w:val="center"/>
              <w:rPr>
                <w:rFonts w:cs="Arial"/>
                <w:sz w:val="16"/>
                <w:szCs w:val="16"/>
              </w:rPr>
            </w:pPr>
            <w:r w:rsidRPr="000B24D8">
              <w:rPr>
                <w:rFonts w:cs="Arial"/>
                <w:i/>
                <w:iCs/>
                <w:sz w:val="16"/>
                <w:szCs w:val="16"/>
              </w:rPr>
              <w:t>(No especificado)</w:t>
            </w:r>
          </w:p>
        </w:tc>
        <w:tc>
          <w:tcPr>
            <w:tcW w:w="3118" w:type="dxa"/>
            <w:vAlign w:val="center"/>
            <w:hideMark/>
          </w:tcPr>
          <w:p w14:paraId="711BFBAB" w14:textId="77777777" w:rsidR="005F4B1B" w:rsidRPr="000B24D8" w:rsidRDefault="005F4B1B" w:rsidP="00BD2B64">
            <w:pPr>
              <w:jc w:val="center"/>
              <w:rPr>
                <w:rFonts w:cs="Arial"/>
                <w:sz w:val="16"/>
                <w:szCs w:val="16"/>
              </w:rPr>
            </w:pPr>
            <w:r w:rsidRPr="000B24D8">
              <w:rPr>
                <w:rFonts w:cs="Arial"/>
                <w:i/>
                <w:iCs/>
                <w:sz w:val="16"/>
                <w:szCs w:val="16"/>
              </w:rPr>
              <w:t>(No especificado)</w:t>
            </w:r>
          </w:p>
        </w:tc>
      </w:tr>
      <w:tr w:rsidR="005F4B1B" w:rsidRPr="00377DA1" w14:paraId="55710AA3" w14:textId="77777777" w:rsidTr="00BD2B64">
        <w:tc>
          <w:tcPr>
            <w:tcW w:w="2689" w:type="dxa"/>
            <w:shd w:val="clear" w:color="auto" w:fill="156082"/>
            <w:vAlign w:val="center"/>
            <w:hideMark/>
          </w:tcPr>
          <w:p w14:paraId="70A6EF35"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TOTAL ESTATAL</w:t>
            </w:r>
          </w:p>
        </w:tc>
        <w:tc>
          <w:tcPr>
            <w:tcW w:w="3543" w:type="dxa"/>
            <w:gridSpan w:val="2"/>
            <w:shd w:val="clear" w:color="auto" w:fill="156082"/>
            <w:vAlign w:val="center"/>
            <w:hideMark/>
          </w:tcPr>
          <w:p w14:paraId="4F33AF1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41.8 % (109,322 viviendas)</w:t>
            </w:r>
          </w:p>
        </w:tc>
        <w:tc>
          <w:tcPr>
            <w:tcW w:w="3118" w:type="dxa"/>
            <w:shd w:val="clear" w:color="auto" w:fill="156082"/>
            <w:vAlign w:val="center"/>
            <w:hideMark/>
          </w:tcPr>
          <w:p w14:paraId="0CD15330"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10,255 viviendas</w:t>
            </w:r>
          </w:p>
        </w:tc>
      </w:tr>
    </w:tbl>
    <w:p w14:paraId="6CB203E0"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044BA177" w14:textId="77777777" w:rsidR="005F4B1B" w:rsidRPr="00377DA1" w:rsidRDefault="005F4B1B" w:rsidP="005F4B1B">
      <w:pPr>
        <w:pStyle w:val="Ttulo8"/>
        <w:rPr>
          <w:szCs w:val="18"/>
        </w:rPr>
      </w:pPr>
      <w:r w:rsidRPr="00377DA1">
        <w:rPr>
          <w:szCs w:val="18"/>
        </w:rPr>
        <w:t xml:space="preserve">Servicios </w:t>
      </w:r>
      <w:r>
        <w:rPr>
          <w:szCs w:val="18"/>
        </w:rPr>
        <w:t>b</w:t>
      </w:r>
      <w:r w:rsidRPr="00377DA1">
        <w:rPr>
          <w:szCs w:val="18"/>
        </w:rPr>
        <w:t>ásicos</w:t>
      </w:r>
    </w:p>
    <w:p w14:paraId="647DF3B9"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Para que una vivienda sea considerada adecuada y no un foco de infección o rezago, debe contar con tres servicios fundamentales intramuros: energía eléctrica, agua entubada y drenaje sanitario. Medir la disponibilidad de estos servicios a nivel municipal permite al Estado saber exactamente dónde la obra pública (tuberías, postes, alcantarillado) se ha estancado. Las carencias en este tema dictan directamente la agenda de salud pública: una vivienda sin refrigerador por falta de luz o sin drenaje es un riesgo latente para las familias.</w:t>
      </w:r>
    </w:p>
    <w:p w14:paraId="4EFBE177"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Viviendas Particulares Habitadas (VPH) con disponibilidad de Energía Eléctrica (%)</w:t>
      </w:r>
      <w:r>
        <w:rPr>
          <w:rFonts w:cs="Arial"/>
          <w:color w:val="000000"/>
          <w:szCs w:val="18"/>
        </w:rPr>
        <w:t xml:space="preserve">, </w:t>
      </w:r>
      <w:r w:rsidRPr="00377DA1">
        <w:rPr>
          <w:rFonts w:cs="Arial"/>
          <w:color w:val="000000"/>
          <w:szCs w:val="18"/>
        </w:rPr>
        <w:t>VPH con disponibilidad de Agua Entubada (%)</w:t>
      </w:r>
      <w:r>
        <w:rPr>
          <w:rFonts w:cs="Arial"/>
          <w:color w:val="000000"/>
          <w:szCs w:val="18"/>
        </w:rPr>
        <w:t xml:space="preserve">, </w:t>
      </w:r>
      <w:r w:rsidRPr="00377DA1">
        <w:rPr>
          <w:rFonts w:cs="Arial"/>
          <w:color w:val="000000"/>
          <w:szCs w:val="18"/>
        </w:rPr>
        <w:t>VPH con disponibilidad de Drenaje (%)</w:t>
      </w:r>
      <w:r>
        <w:rPr>
          <w:rFonts w:cs="Arial"/>
          <w:color w:val="000000"/>
          <w:szCs w:val="18"/>
        </w:rPr>
        <w:t xml:space="preserve"> y </w:t>
      </w:r>
      <w:r w:rsidRPr="00377DA1">
        <w:rPr>
          <w:rFonts w:cs="Arial"/>
          <w:color w:val="000000"/>
          <w:szCs w:val="18"/>
        </w:rPr>
        <w:t>Servicios intramuros vs. en el terreno (Agua).</w:t>
      </w:r>
    </w:p>
    <w:p w14:paraId="3005633B" w14:textId="77777777" w:rsidR="005F4B1B" w:rsidRPr="000B24D8"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0B24D8">
        <w:rPr>
          <w:rStyle w:val="CdigoHTML"/>
          <w:rFonts w:ascii="Montserrat" w:eastAsiaTheme="minorHAnsi" w:hAnsi="Montserrat"/>
          <w:color w:val="000000"/>
          <w:sz w:val="18"/>
          <w:szCs w:val="18"/>
        </w:rPr>
        <w:t>C04_Vivienda_ITER_INEGI_2020</w:t>
      </w:r>
      <w:r w:rsidRPr="000B24D8">
        <w:rPr>
          <w:rStyle w:val="apple-converted-space"/>
          <w:color w:val="000000"/>
          <w:szCs w:val="18"/>
        </w:rPr>
        <w:t> </w:t>
      </w:r>
      <w:r w:rsidRPr="000B24D8">
        <w:rPr>
          <w:color w:val="000000"/>
          <w:szCs w:val="18"/>
        </w:rPr>
        <w:t>(1 y 3)</w:t>
      </w:r>
    </w:p>
    <w:p w14:paraId="59BC8F78" w14:textId="77777777" w:rsidR="005F4B1B" w:rsidRPr="00377DA1" w:rsidRDefault="005F4B1B" w:rsidP="005F4B1B">
      <w:pPr>
        <w:spacing w:after="0"/>
        <w:rPr>
          <w:rFonts w:cs="Arial"/>
          <w:color w:val="000000"/>
          <w:szCs w:val="18"/>
        </w:rPr>
      </w:pPr>
      <w:r w:rsidRPr="00377DA1">
        <w:rPr>
          <w:rFonts w:cs="Arial"/>
          <w:b/>
          <w:bCs/>
          <w:color w:val="000000"/>
          <w:szCs w:val="18"/>
        </w:rPr>
        <w:t>Descripción Analítica</w:t>
      </w:r>
      <w:r>
        <w:rPr>
          <w:rFonts w:cs="Arial"/>
          <w:b/>
          <w:bCs/>
          <w:color w:val="000000"/>
          <w:szCs w:val="18"/>
        </w:rPr>
        <w:t>:</w:t>
      </w:r>
    </w:p>
    <w:p w14:paraId="31D8E1E9" w14:textId="77777777" w:rsidR="005F4B1B" w:rsidRPr="00377DA1" w:rsidRDefault="005F4B1B">
      <w:pPr>
        <w:numPr>
          <w:ilvl w:val="0"/>
          <w:numId w:val="24"/>
        </w:numPr>
        <w:spacing w:after="100" w:afterAutospacing="1"/>
        <w:rPr>
          <w:rFonts w:cs="Arial"/>
          <w:color w:val="000000"/>
          <w:szCs w:val="18"/>
        </w:rPr>
      </w:pPr>
      <w:r w:rsidRPr="00377DA1">
        <w:rPr>
          <w:rFonts w:cs="Arial"/>
          <w:b/>
          <w:bCs/>
          <w:color w:val="000000"/>
          <w:szCs w:val="18"/>
        </w:rPr>
        <w:t xml:space="preserve">Cobertura </w:t>
      </w:r>
      <w:r>
        <w:rPr>
          <w:rFonts w:cs="Arial"/>
          <w:b/>
          <w:bCs/>
          <w:color w:val="000000"/>
          <w:szCs w:val="18"/>
        </w:rPr>
        <w:t>e</w:t>
      </w:r>
      <w:r w:rsidRPr="00377DA1">
        <w:rPr>
          <w:rFonts w:cs="Arial"/>
          <w:b/>
          <w:bCs/>
          <w:color w:val="000000"/>
          <w:szCs w:val="18"/>
        </w:rPr>
        <w:t>statal:</w:t>
      </w:r>
      <w:r w:rsidRPr="00377DA1">
        <w:rPr>
          <w:rStyle w:val="apple-converted-space"/>
          <w:rFonts w:cs="Arial"/>
          <w:color w:val="000000"/>
          <w:szCs w:val="18"/>
        </w:rPr>
        <w:t> </w:t>
      </w:r>
      <w:r w:rsidRPr="00377DA1">
        <w:rPr>
          <w:rFonts w:cs="Arial"/>
          <w:color w:val="000000"/>
          <w:szCs w:val="18"/>
        </w:rPr>
        <w:t>La cobertura a nivel estado parece alta (98.0% luz, 95.4% agua y 94.2% drenaje). Sin embargo, la media estatal esconde la brutal desigualdad de los municipios rurales.</w:t>
      </w:r>
    </w:p>
    <w:p w14:paraId="685F7006" w14:textId="77777777" w:rsidR="005F4B1B" w:rsidRPr="00377DA1" w:rsidRDefault="005F4B1B">
      <w:pPr>
        <w:numPr>
          <w:ilvl w:val="0"/>
          <w:numId w:val="24"/>
        </w:numPr>
        <w:spacing w:after="100" w:afterAutospacing="1"/>
        <w:rPr>
          <w:rFonts w:cs="Arial"/>
          <w:color w:val="000000"/>
          <w:szCs w:val="18"/>
        </w:rPr>
      </w:pPr>
      <w:r w:rsidRPr="00377DA1">
        <w:rPr>
          <w:rFonts w:cs="Arial"/>
          <w:b/>
          <w:bCs/>
          <w:color w:val="000000"/>
          <w:szCs w:val="18"/>
        </w:rPr>
        <w:t>Calakmul:</w:t>
      </w:r>
      <w:r w:rsidRPr="00377DA1">
        <w:rPr>
          <w:rStyle w:val="apple-converted-space"/>
          <w:rFonts w:cs="Arial"/>
          <w:color w:val="000000"/>
          <w:szCs w:val="18"/>
        </w:rPr>
        <w:t> </w:t>
      </w:r>
      <w:r w:rsidRPr="00377DA1">
        <w:rPr>
          <w:rFonts w:cs="Arial"/>
          <w:color w:val="000000"/>
          <w:szCs w:val="18"/>
        </w:rPr>
        <w:t>Mientras que Campeche capital tiene agua entubada en el 98.9% de sus casas</w:t>
      </w:r>
      <w:r w:rsidRPr="000B24D8">
        <w:rPr>
          <w:rFonts w:cs="Arial"/>
          <w:color w:val="000000"/>
          <w:szCs w:val="18"/>
        </w:rPr>
        <w:t>,</w:t>
      </w:r>
      <w:r w:rsidRPr="000B24D8">
        <w:rPr>
          <w:rStyle w:val="apple-converted-space"/>
          <w:rFonts w:cs="Arial"/>
          <w:color w:val="000000"/>
          <w:szCs w:val="18"/>
        </w:rPr>
        <w:t> </w:t>
      </w:r>
      <w:r w:rsidRPr="000B24D8">
        <w:rPr>
          <w:rFonts w:cs="Arial"/>
          <w:color w:val="000000"/>
          <w:szCs w:val="18"/>
        </w:rPr>
        <w:t>Calakmul</w:t>
      </w:r>
      <w:r w:rsidRPr="000B24D8">
        <w:rPr>
          <w:rStyle w:val="apple-converted-space"/>
          <w:rFonts w:cs="Arial"/>
          <w:color w:val="000000"/>
          <w:szCs w:val="18"/>
        </w:rPr>
        <w:t> </w:t>
      </w:r>
      <w:r w:rsidRPr="000B24D8">
        <w:rPr>
          <w:rFonts w:cs="Arial"/>
          <w:color w:val="000000"/>
          <w:szCs w:val="18"/>
        </w:rPr>
        <w:t>presenta</w:t>
      </w:r>
      <w:r w:rsidRPr="00377DA1">
        <w:rPr>
          <w:rFonts w:cs="Arial"/>
          <w:color w:val="000000"/>
          <w:szCs w:val="18"/>
        </w:rPr>
        <w:t xml:space="preserve"> un déficit </w:t>
      </w:r>
      <w:r>
        <w:rPr>
          <w:rFonts w:cs="Arial"/>
          <w:color w:val="000000"/>
          <w:szCs w:val="18"/>
        </w:rPr>
        <w:t>bajo</w:t>
      </w:r>
      <w:r w:rsidRPr="00377DA1">
        <w:rPr>
          <w:rFonts w:cs="Arial"/>
          <w:color w:val="000000"/>
          <w:szCs w:val="18"/>
        </w:rPr>
        <w:t>: solo el</w:t>
      </w:r>
      <w:r w:rsidRPr="00377DA1">
        <w:rPr>
          <w:rStyle w:val="apple-converted-space"/>
          <w:rFonts w:cs="Arial"/>
          <w:color w:val="000000"/>
          <w:szCs w:val="18"/>
        </w:rPr>
        <w:t> </w:t>
      </w:r>
      <w:r w:rsidRPr="000B24D8">
        <w:rPr>
          <w:rFonts w:cs="Arial"/>
          <w:color w:val="000000"/>
          <w:szCs w:val="18"/>
        </w:rPr>
        <w:t>78.0% de las viviendas</w:t>
      </w:r>
      <w:r w:rsidRPr="000B24D8">
        <w:rPr>
          <w:rStyle w:val="apple-converted-space"/>
          <w:rFonts w:cs="Arial"/>
          <w:color w:val="000000"/>
          <w:szCs w:val="18"/>
        </w:rPr>
        <w:t> </w:t>
      </w:r>
      <w:r w:rsidRPr="000B24D8">
        <w:rPr>
          <w:rFonts w:cs="Arial"/>
          <w:color w:val="000000"/>
          <w:szCs w:val="18"/>
        </w:rPr>
        <w:t>tiene acceso a agua entubada. Peor aún, de los que sí tienen red de agua en Calakmul, el</w:t>
      </w:r>
      <w:r w:rsidRPr="000B24D8">
        <w:rPr>
          <w:rStyle w:val="apple-converted-space"/>
          <w:rFonts w:cs="Arial"/>
          <w:color w:val="000000"/>
          <w:szCs w:val="18"/>
        </w:rPr>
        <w:t> </w:t>
      </w:r>
      <w:r w:rsidRPr="000B24D8">
        <w:rPr>
          <w:rFonts w:cs="Arial"/>
          <w:color w:val="000000"/>
          <w:szCs w:val="18"/>
        </w:rPr>
        <w:t>77.8% solo tiene una llave en el patio</w:t>
      </w:r>
      <w:r w:rsidRPr="000B24D8">
        <w:rPr>
          <w:rStyle w:val="apple-converted-space"/>
          <w:rFonts w:cs="Arial"/>
          <w:color w:val="000000"/>
          <w:szCs w:val="18"/>
        </w:rPr>
        <w:t> </w:t>
      </w:r>
      <w:r w:rsidRPr="000B24D8">
        <w:rPr>
          <w:rFonts w:cs="Arial"/>
          <w:color w:val="000000"/>
          <w:szCs w:val="18"/>
        </w:rPr>
        <w:t>y debe salir de la casa para acceder a ella.</w:t>
      </w:r>
    </w:p>
    <w:p w14:paraId="305981DA" w14:textId="77777777" w:rsidR="005F4B1B" w:rsidRPr="00377DA1" w:rsidRDefault="005F4B1B">
      <w:pPr>
        <w:numPr>
          <w:ilvl w:val="0"/>
          <w:numId w:val="24"/>
        </w:numPr>
        <w:spacing w:after="100" w:afterAutospacing="1"/>
        <w:rPr>
          <w:rFonts w:cs="Arial"/>
          <w:color w:val="000000"/>
          <w:szCs w:val="18"/>
        </w:rPr>
      </w:pPr>
      <w:r w:rsidRPr="00377DA1">
        <w:rPr>
          <w:rFonts w:cs="Arial"/>
          <w:b/>
          <w:bCs/>
          <w:color w:val="000000"/>
          <w:szCs w:val="18"/>
        </w:rPr>
        <w:t xml:space="preserve">Rezago de </w:t>
      </w:r>
      <w:r>
        <w:rPr>
          <w:rFonts w:cs="Arial"/>
          <w:b/>
          <w:bCs/>
          <w:color w:val="000000"/>
          <w:szCs w:val="18"/>
        </w:rPr>
        <w:t>d</w:t>
      </w:r>
      <w:r w:rsidRPr="00377DA1">
        <w:rPr>
          <w:rFonts w:cs="Arial"/>
          <w:b/>
          <w:bCs/>
          <w:color w:val="000000"/>
          <w:szCs w:val="18"/>
        </w:rPr>
        <w:t>renaje:</w:t>
      </w:r>
      <w:r w:rsidRPr="00377DA1">
        <w:rPr>
          <w:rStyle w:val="apple-converted-space"/>
          <w:rFonts w:cs="Arial"/>
          <w:color w:val="000000"/>
          <w:szCs w:val="18"/>
        </w:rPr>
        <w:t> </w:t>
      </w:r>
      <w:r w:rsidRPr="000B24D8">
        <w:rPr>
          <w:rFonts w:cs="Arial"/>
          <w:color w:val="000000"/>
          <w:szCs w:val="18"/>
        </w:rPr>
        <w:t>A nivel estatal, 4 municipios presentan un déficit grave (menos del 86% de cobertura de drenaje):</w:t>
      </w:r>
      <w:r w:rsidRPr="000B24D8">
        <w:rPr>
          <w:rStyle w:val="apple-converted-space"/>
          <w:rFonts w:cs="Arial"/>
          <w:color w:val="000000"/>
          <w:szCs w:val="18"/>
        </w:rPr>
        <w:t> </w:t>
      </w:r>
      <w:r w:rsidRPr="000B24D8">
        <w:rPr>
          <w:rFonts w:cs="Arial"/>
          <w:color w:val="000000"/>
          <w:szCs w:val="18"/>
        </w:rPr>
        <w:t>Calakmul (84.2%),</w:t>
      </w:r>
      <w:r w:rsidRPr="000B24D8">
        <w:rPr>
          <w:rStyle w:val="apple-converted-space"/>
          <w:rFonts w:cs="Arial"/>
          <w:color w:val="000000"/>
          <w:szCs w:val="18"/>
        </w:rPr>
        <w:t> </w:t>
      </w:r>
      <w:r w:rsidRPr="000B24D8">
        <w:rPr>
          <w:rFonts w:cs="Arial"/>
          <w:color w:val="000000"/>
          <w:szCs w:val="18"/>
        </w:rPr>
        <w:t>Tenabo (84.7%),</w:t>
      </w:r>
      <w:r w:rsidRPr="000B24D8">
        <w:rPr>
          <w:rStyle w:val="apple-converted-space"/>
          <w:rFonts w:cs="Arial"/>
          <w:color w:val="000000"/>
          <w:szCs w:val="18"/>
        </w:rPr>
        <w:t> </w:t>
      </w:r>
      <w:r w:rsidRPr="000B24D8">
        <w:rPr>
          <w:rFonts w:cs="Arial"/>
          <w:color w:val="000000"/>
          <w:szCs w:val="18"/>
        </w:rPr>
        <w:t>Candelaria (85.6%)</w:t>
      </w:r>
      <w:r w:rsidRPr="000B24D8">
        <w:rPr>
          <w:rStyle w:val="apple-converted-space"/>
          <w:rFonts w:cs="Arial"/>
          <w:color w:val="000000"/>
          <w:szCs w:val="18"/>
        </w:rPr>
        <w:t> </w:t>
      </w:r>
      <w:r w:rsidRPr="000B24D8">
        <w:rPr>
          <w:rFonts w:cs="Arial"/>
          <w:color w:val="000000"/>
          <w:szCs w:val="18"/>
        </w:rPr>
        <w:t>y</w:t>
      </w:r>
      <w:r w:rsidRPr="000B24D8">
        <w:rPr>
          <w:rStyle w:val="apple-converted-space"/>
          <w:rFonts w:cs="Arial"/>
          <w:color w:val="000000"/>
          <w:szCs w:val="18"/>
        </w:rPr>
        <w:t> </w:t>
      </w:r>
      <w:r w:rsidRPr="000B24D8">
        <w:rPr>
          <w:rFonts w:cs="Arial"/>
          <w:color w:val="000000"/>
          <w:szCs w:val="18"/>
        </w:rPr>
        <w:t>Hopelchén (86.2%).</w:t>
      </w:r>
    </w:p>
    <w:p w14:paraId="74D762B5" w14:textId="77777777" w:rsidR="005F4B1B" w:rsidRPr="00377DA1" w:rsidRDefault="005F4B1B">
      <w:pPr>
        <w:numPr>
          <w:ilvl w:val="0"/>
          <w:numId w:val="24"/>
        </w:numPr>
        <w:spacing w:after="0"/>
        <w:rPr>
          <w:rFonts w:cs="Arial"/>
          <w:color w:val="000000"/>
          <w:szCs w:val="18"/>
        </w:rPr>
      </w:pPr>
      <w:r w:rsidRPr="00377DA1">
        <w:rPr>
          <w:rFonts w:cs="Arial"/>
          <w:b/>
          <w:bCs/>
          <w:color w:val="000000"/>
          <w:szCs w:val="18"/>
        </w:rPr>
        <w:t>Falta de Energía</w:t>
      </w:r>
      <w:r>
        <w:rPr>
          <w:rFonts w:cs="Arial"/>
          <w:b/>
          <w:bCs/>
          <w:color w:val="000000"/>
          <w:szCs w:val="18"/>
        </w:rPr>
        <w:t xml:space="preserve">: </w:t>
      </w:r>
      <w:r w:rsidRPr="00377DA1">
        <w:rPr>
          <w:rFonts w:cs="Arial"/>
          <w:color w:val="000000"/>
          <w:szCs w:val="18"/>
        </w:rPr>
        <w:t>Aunque la luz roza el 98%, el PEOTDU alerta qu</w:t>
      </w:r>
      <w:r w:rsidRPr="000B24D8">
        <w:rPr>
          <w:rFonts w:cs="Arial"/>
          <w:color w:val="000000"/>
          <w:szCs w:val="18"/>
        </w:rPr>
        <w:t>e</w:t>
      </w:r>
      <w:r w:rsidRPr="000B24D8">
        <w:rPr>
          <w:rStyle w:val="apple-converted-space"/>
          <w:rFonts w:cs="Arial"/>
          <w:color w:val="000000"/>
          <w:szCs w:val="18"/>
        </w:rPr>
        <w:t> </w:t>
      </w:r>
      <w:r w:rsidRPr="000B24D8">
        <w:rPr>
          <w:rFonts w:cs="Arial"/>
          <w:color w:val="000000"/>
          <w:szCs w:val="18"/>
        </w:rPr>
        <w:t>36,211 viviendas</w:t>
      </w:r>
      <w:r w:rsidRPr="000B24D8">
        <w:rPr>
          <w:rStyle w:val="apple-converted-space"/>
          <w:rFonts w:cs="Arial"/>
          <w:color w:val="000000"/>
          <w:szCs w:val="18"/>
        </w:rPr>
        <w:t> </w:t>
      </w:r>
      <w:r w:rsidRPr="000B24D8">
        <w:rPr>
          <w:rFonts w:cs="Arial"/>
          <w:color w:val="000000"/>
          <w:szCs w:val="18"/>
        </w:rPr>
        <w:t>en el estado no tienen refrigerador (concentrándose en Candelaria y Calakmul), dificultando la conservación de alimentos y medicamentos.</w:t>
      </w:r>
    </w:p>
    <w:p w14:paraId="05F2A3C8" w14:textId="77777777" w:rsidR="005F4B1B" w:rsidRPr="00377DA1" w:rsidRDefault="005F4B1B" w:rsidP="005F4B1B">
      <w:pPr>
        <w:rPr>
          <w:rFonts w:cs="Arial"/>
          <w:color w:val="000000"/>
          <w:szCs w:val="18"/>
        </w:rPr>
      </w:pPr>
      <w:r w:rsidRPr="00377DA1">
        <w:rPr>
          <w:rFonts w:cs="Arial"/>
          <w:b/>
          <w:bCs/>
          <w:color w:val="000000"/>
          <w:szCs w:val="18"/>
        </w:rPr>
        <w:t>Descripción Narrativa:</w:t>
      </w:r>
      <w:r>
        <w:rPr>
          <w:rStyle w:val="apple-converted-space"/>
          <w:rFonts w:cs="Arial"/>
          <w:color w:val="000000"/>
          <w:szCs w:val="18"/>
        </w:rPr>
        <w:t xml:space="preserve"> </w:t>
      </w:r>
      <w:r w:rsidRPr="00377DA1">
        <w:rPr>
          <w:rFonts w:cs="Arial"/>
          <w:color w:val="000000"/>
          <w:szCs w:val="18"/>
        </w:rPr>
        <w:t>La infraestructura básica es el verdadero medidor de la pobreza en el estado. En Campeche, la desigualdad es física: en los municipios del norte (como Campeche, Hecelchakán o Dzitbalché) la cobertura de agua, luz y drenaje supera el 98%. Pero si viajamos al sur y al oriente (Calakmul y Candelaria), las redes desaparecen.</w:t>
      </w:r>
      <w:r>
        <w:rPr>
          <w:rFonts w:cs="Arial"/>
          <w:color w:val="000000"/>
          <w:szCs w:val="18"/>
        </w:rPr>
        <w:t xml:space="preserve"> </w:t>
      </w:r>
      <w:r w:rsidRPr="00377DA1">
        <w:rPr>
          <w:rFonts w:cs="Arial"/>
          <w:color w:val="000000"/>
          <w:szCs w:val="18"/>
        </w:rPr>
        <w:t>El caso de Calakmul es el más crítico del estado: 1 de cada 4 viviendas no tiene agua en la red</w:t>
      </w:r>
      <w:r w:rsidRPr="00377DA1">
        <w:rPr>
          <w:rStyle w:val="apple-converted-space"/>
          <w:rFonts w:cs="Arial"/>
          <w:color w:val="000000"/>
          <w:szCs w:val="18"/>
        </w:rPr>
        <w:t> </w:t>
      </w:r>
      <w:r w:rsidRPr="00377DA1">
        <w:rPr>
          <w:rFonts w:cs="Arial"/>
          <w:color w:val="000000"/>
          <w:szCs w:val="18"/>
        </w:rPr>
        <w:t>y, para la inmensa mayoría que sí la tiene, el grifo está en el patio, no en el baño ni en la cocina. Lograr identificar las carencias de agua y drenaje en estos 13 municipios le otorga al COPLADECAM la evidencia técnica innegable para designar presupuesto a la perforación de pozos, redes de agua y fosas sépticas/drenaje en las localidades rurales del sur.</w:t>
      </w:r>
    </w:p>
    <w:p w14:paraId="4881E408"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57</w:t>
      </w:r>
      <w:r>
        <w:rPr>
          <w:noProof/>
        </w:rPr>
        <w:fldChar w:fldCharType="end"/>
      </w:r>
      <w:r>
        <w:t xml:space="preserve"> Ficha técnica de Servicios básicos</w:t>
      </w:r>
    </w:p>
    <w:tbl>
      <w:tblPr>
        <w:tblStyle w:val="Tablaconcuadrcula"/>
        <w:tblW w:w="0" w:type="auto"/>
        <w:tblLayout w:type="fixed"/>
        <w:tblLook w:val="04A0" w:firstRow="1" w:lastRow="0" w:firstColumn="1" w:lastColumn="0" w:noHBand="0" w:noVBand="1"/>
      </w:tblPr>
      <w:tblGrid>
        <w:gridCol w:w="2393"/>
        <w:gridCol w:w="2280"/>
        <w:gridCol w:w="2268"/>
        <w:gridCol w:w="2409"/>
      </w:tblGrid>
      <w:tr w:rsidR="005F4B1B" w:rsidRPr="00377DA1" w14:paraId="742AF341" w14:textId="77777777" w:rsidTr="00BD2B64">
        <w:tc>
          <w:tcPr>
            <w:tcW w:w="9350" w:type="dxa"/>
            <w:gridSpan w:val="4"/>
            <w:shd w:val="clear" w:color="auto" w:fill="156082"/>
            <w:vAlign w:val="center"/>
          </w:tcPr>
          <w:p w14:paraId="3A15DF79"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Servicios básicos</w:t>
            </w:r>
          </w:p>
        </w:tc>
      </w:tr>
      <w:tr w:rsidR="005F4B1B" w:rsidRPr="00377DA1" w14:paraId="696B6845" w14:textId="77777777" w:rsidTr="00BD2B64">
        <w:tc>
          <w:tcPr>
            <w:tcW w:w="2393" w:type="dxa"/>
            <w:shd w:val="clear" w:color="auto" w:fill="156082"/>
            <w:vAlign w:val="center"/>
            <w:hideMark/>
          </w:tcPr>
          <w:p w14:paraId="2EC2FDB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2280" w:type="dxa"/>
            <w:shd w:val="clear" w:color="auto" w:fill="156082"/>
            <w:vAlign w:val="center"/>
            <w:hideMark/>
          </w:tcPr>
          <w:p w14:paraId="098B83E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268" w:type="dxa"/>
            <w:shd w:val="clear" w:color="auto" w:fill="156082"/>
            <w:vAlign w:val="center"/>
            <w:hideMark/>
          </w:tcPr>
          <w:p w14:paraId="484F565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409" w:type="dxa"/>
            <w:shd w:val="clear" w:color="auto" w:fill="156082"/>
            <w:vAlign w:val="center"/>
            <w:hideMark/>
          </w:tcPr>
          <w:p w14:paraId="26B0D86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5A5DE590" w14:textId="77777777" w:rsidTr="00BD2B64">
        <w:tc>
          <w:tcPr>
            <w:tcW w:w="2393" w:type="dxa"/>
            <w:vAlign w:val="center"/>
            <w:hideMark/>
          </w:tcPr>
          <w:p w14:paraId="588C1261" w14:textId="77777777" w:rsidR="005F4B1B" w:rsidRPr="000B24D8" w:rsidRDefault="005F4B1B" w:rsidP="00BD2B64">
            <w:pPr>
              <w:jc w:val="center"/>
              <w:rPr>
                <w:rFonts w:cs="Arial"/>
                <w:sz w:val="16"/>
                <w:szCs w:val="16"/>
              </w:rPr>
            </w:pPr>
            <w:r w:rsidRPr="000B24D8">
              <w:rPr>
                <w:rFonts w:cs="Arial"/>
                <w:sz w:val="16"/>
                <w:szCs w:val="16"/>
              </w:rPr>
              <w:t>Mide la disponibilidad de infraestructura básica intramuros en todas las viviendas del estado, evidenciando la desigualdad en la cobertura de servicios esenciales.</w:t>
            </w:r>
          </w:p>
        </w:tc>
        <w:tc>
          <w:tcPr>
            <w:tcW w:w="2280" w:type="dxa"/>
            <w:vAlign w:val="center"/>
            <w:hideMark/>
          </w:tcPr>
          <w:p w14:paraId="10AA01FC" w14:textId="77777777" w:rsidR="005F4B1B" w:rsidRPr="000B24D8" w:rsidRDefault="005F4B1B" w:rsidP="00BD2B64">
            <w:pPr>
              <w:jc w:val="center"/>
              <w:rPr>
                <w:rFonts w:cs="Arial"/>
                <w:sz w:val="16"/>
                <w:szCs w:val="16"/>
              </w:rPr>
            </w:pPr>
            <w:r w:rsidRPr="000B24D8">
              <w:rPr>
                <w:rFonts w:cs="Arial"/>
                <w:sz w:val="16"/>
                <w:szCs w:val="16"/>
              </w:rPr>
              <w:t>Análisis de la disponibilidad de luz, agua y drenaje en las Viviendas Particulares Habitadas (VPH).</w:t>
            </w:r>
          </w:p>
        </w:tc>
        <w:tc>
          <w:tcPr>
            <w:tcW w:w="2268" w:type="dxa"/>
            <w:vAlign w:val="center"/>
            <w:hideMark/>
          </w:tcPr>
          <w:p w14:paraId="651AE5DB" w14:textId="77777777" w:rsidR="005F4B1B" w:rsidRPr="000B24D8" w:rsidRDefault="005F4B1B" w:rsidP="00BD2B64">
            <w:pPr>
              <w:jc w:val="center"/>
              <w:rPr>
                <w:rFonts w:cs="Arial"/>
                <w:sz w:val="16"/>
                <w:szCs w:val="16"/>
              </w:rPr>
            </w:pPr>
            <w:r w:rsidRPr="000B24D8">
              <w:rPr>
                <w:rFonts w:cs="Arial"/>
                <w:sz w:val="16"/>
                <w:szCs w:val="16"/>
              </w:rPr>
              <w:t>- % VPH con Energía Eléctrica.</w:t>
            </w:r>
          </w:p>
        </w:tc>
        <w:tc>
          <w:tcPr>
            <w:tcW w:w="2409" w:type="dxa"/>
            <w:vAlign w:val="center"/>
            <w:hideMark/>
          </w:tcPr>
          <w:p w14:paraId="53F0DD12" w14:textId="77777777" w:rsidR="005F4B1B" w:rsidRPr="000B24D8" w:rsidRDefault="005F4B1B" w:rsidP="00BD2B64">
            <w:pPr>
              <w:jc w:val="center"/>
              <w:rPr>
                <w:color w:val="000000"/>
                <w:sz w:val="16"/>
                <w:szCs w:val="16"/>
              </w:rPr>
            </w:pPr>
            <w:r w:rsidRPr="000B24D8">
              <w:rPr>
                <w:rStyle w:val="CdigoHTML"/>
                <w:rFonts w:ascii="Montserrat" w:eastAsiaTheme="minorHAnsi" w:hAnsi="Montserrat"/>
                <w:color w:val="000000"/>
                <w:sz w:val="16"/>
                <w:szCs w:val="16"/>
              </w:rPr>
              <w:t>C04_Vivienda_ITER_INEGI_2020</w:t>
            </w:r>
            <w:r w:rsidRPr="000B24D8">
              <w:rPr>
                <w:rStyle w:val="apple-converted-space"/>
                <w:color w:val="000000"/>
                <w:sz w:val="16"/>
                <w:szCs w:val="16"/>
              </w:rPr>
              <w:t> </w:t>
            </w:r>
            <w:r w:rsidRPr="000B24D8">
              <w:rPr>
                <w:color w:val="000000"/>
                <w:sz w:val="16"/>
                <w:szCs w:val="16"/>
              </w:rPr>
              <w:t>(1 y 3)</w:t>
            </w:r>
          </w:p>
        </w:tc>
      </w:tr>
      <w:tr w:rsidR="005F4B1B" w:rsidRPr="00377DA1" w14:paraId="33D20B6B" w14:textId="77777777" w:rsidTr="00BD2B64">
        <w:tc>
          <w:tcPr>
            <w:tcW w:w="9350" w:type="dxa"/>
            <w:gridSpan w:val="4"/>
            <w:shd w:val="clear" w:color="auto" w:fill="156082"/>
            <w:vAlign w:val="center"/>
            <w:hideMark/>
          </w:tcPr>
          <w:p w14:paraId="5F3C9FF9" w14:textId="77777777" w:rsidR="005F4B1B" w:rsidRPr="00377DA1" w:rsidRDefault="005F4B1B" w:rsidP="00BD2B64">
            <w:pPr>
              <w:jc w:val="center"/>
              <w:rPr>
                <w:b/>
                <w:bCs/>
                <w:color w:val="FFFFFF" w:themeColor="background1"/>
                <w:szCs w:val="18"/>
              </w:rPr>
            </w:pPr>
            <w:r w:rsidRPr="00377DA1">
              <w:rPr>
                <w:rStyle w:val="Fuerte"/>
                <w:rFonts w:cs="Arial"/>
                <w:color w:val="FFFFFF" w:themeColor="background1"/>
                <w:szCs w:val="18"/>
              </w:rPr>
              <w:t>Analítico</w:t>
            </w:r>
          </w:p>
        </w:tc>
      </w:tr>
      <w:tr w:rsidR="005F4B1B" w:rsidRPr="00377DA1" w14:paraId="473584C1" w14:textId="77777777" w:rsidTr="00BD2B64">
        <w:tc>
          <w:tcPr>
            <w:tcW w:w="2393" w:type="dxa"/>
            <w:shd w:val="clear" w:color="auto" w:fill="156082"/>
            <w:vAlign w:val="center"/>
            <w:hideMark/>
          </w:tcPr>
          <w:p w14:paraId="1C0CDA4B"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Municipio</w:t>
            </w:r>
          </w:p>
        </w:tc>
        <w:tc>
          <w:tcPr>
            <w:tcW w:w="2280" w:type="dxa"/>
            <w:shd w:val="clear" w:color="auto" w:fill="156082"/>
            <w:vAlign w:val="center"/>
            <w:hideMark/>
          </w:tcPr>
          <w:p w14:paraId="341F419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Agua Entubada (%)</w:t>
            </w:r>
          </w:p>
        </w:tc>
        <w:tc>
          <w:tcPr>
            <w:tcW w:w="2268" w:type="dxa"/>
            <w:shd w:val="clear" w:color="auto" w:fill="156082"/>
            <w:vAlign w:val="center"/>
            <w:hideMark/>
          </w:tcPr>
          <w:p w14:paraId="2E242F9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Drenaje (%)</w:t>
            </w:r>
          </w:p>
        </w:tc>
        <w:tc>
          <w:tcPr>
            <w:tcW w:w="2409" w:type="dxa"/>
            <w:shd w:val="clear" w:color="auto" w:fill="156082"/>
            <w:vAlign w:val="center"/>
            <w:hideMark/>
          </w:tcPr>
          <w:p w14:paraId="3D42D015"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Energía Eléctrica (%)</w:t>
            </w:r>
          </w:p>
        </w:tc>
      </w:tr>
      <w:tr w:rsidR="005F4B1B" w:rsidRPr="00377DA1" w14:paraId="064B5B43" w14:textId="77777777" w:rsidTr="00BD2B64">
        <w:tc>
          <w:tcPr>
            <w:tcW w:w="2393" w:type="dxa"/>
            <w:vAlign w:val="center"/>
            <w:hideMark/>
          </w:tcPr>
          <w:p w14:paraId="6B32B2C2" w14:textId="77777777" w:rsidR="005F4B1B" w:rsidRPr="000B24D8" w:rsidRDefault="005F4B1B" w:rsidP="00BD2B64">
            <w:pPr>
              <w:jc w:val="center"/>
              <w:rPr>
                <w:rFonts w:cs="Arial"/>
                <w:sz w:val="16"/>
                <w:szCs w:val="16"/>
              </w:rPr>
            </w:pPr>
            <w:r w:rsidRPr="000B24D8">
              <w:rPr>
                <w:rFonts w:cs="Arial"/>
                <w:sz w:val="16"/>
                <w:szCs w:val="16"/>
              </w:rPr>
              <w:t>Calakmul</w:t>
            </w:r>
          </w:p>
        </w:tc>
        <w:tc>
          <w:tcPr>
            <w:tcW w:w="2280" w:type="dxa"/>
            <w:vAlign w:val="center"/>
            <w:hideMark/>
          </w:tcPr>
          <w:p w14:paraId="1300A3BB" w14:textId="77777777" w:rsidR="005F4B1B" w:rsidRPr="000B24D8" w:rsidRDefault="005F4B1B" w:rsidP="00BD2B64">
            <w:pPr>
              <w:jc w:val="center"/>
              <w:rPr>
                <w:rFonts w:cs="Arial"/>
                <w:sz w:val="16"/>
                <w:szCs w:val="16"/>
              </w:rPr>
            </w:pPr>
            <w:r w:rsidRPr="000B24D8">
              <w:rPr>
                <w:rFonts w:cs="Arial"/>
                <w:sz w:val="16"/>
                <w:szCs w:val="16"/>
              </w:rPr>
              <w:t>78.0 %</w:t>
            </w:r>
            <w:r w:rsidRPr="000B24D8">
              <w:rPr>
                <w:rStyle w:val="apple-converted-space"/>
                <w:rFonts w:cs="Arial"/>
                <w:sz w:val="16"/>
                <w:szCs w:val="16"/>
              </w:rPr>
              <w:t> </w:t>
            </w:r>
            <w:r w:rsidRPr="000B24D8">
              <w:rPr>
                <w:rFonts w:cs="Arial"/>
                <w:i/>
                <w:iCs/>
                <w:sz w:val="16"/>
                <w:szCs w:val="16"/>
              </w:rPr>
              <w:t>(Déficit Crítico)</w:t>
            </w:r>
          </w:p>
        </w:tc>
        <w:tc>
          <w:tcPr>
            <w:tcW w:w="2268" w:type="dxa"/>
            <w:vAlign w:val="center"/>
            <w:hideMark/>
          </w:tcPr>
          <w:p w14:paraId="1A95FC1A" w14:textId="77777777" w:rsidR="005F4B1B" w:rsidRPr="000B24D8" w:rsidRDefault="005F4B1B" w:rsidP="00BD2B64">
            <w:pPr>
              <w:jc w:val="center"/>
              <w:rPr>
                <w:rFonts w:cs="Arial"/>
                <w:sz w:val="16"/>
                <w:szCs w:val="16"/>
              </w:rPr>
            </w:pPr>
            <w:r w:rsidRPr="000B24D8">
              <w:rPr>
                <w:rFonts w:cs="Arial"/>
                <w:sz w:val="16"/>
                <w:szCs w:val="16"/>
              </w:rPr>
              <w:t>84.2 %</w:t>
            </w:r>
            <w:r w:rsidRPr="000B24D8">
              <w:rPr>
                <w:rStyle w:val="apple-converted-space"/>
                <w:rFonts w:cs="Arial"/>
                <w:sz w:val="16"/>
                <w:szCs w:val="16"/>
              </w:rPr>
              <w:t> </w:t>
            </w:r>
            <w:r w:rsidRPr="000B24D8">
              <w:rPr>
                <w:rFonts w:cs="Arial"/>
                <w:i/>
                <w:iCs/>
                <w:sz w:val="16"/>
                <w:szCs w:val="16"/>
              </w:rPr>
              <w:t>(Déficit Crítico)</w:t>
            </w:r>
          </w:p>
        </w:tc>
        <w:tc>
          <w:tcPr>
            <w:tcW w:w="2409" w:type="dxa"/>
            <w:vAlign w:val="center"/>
            <w:hideMark/>
          </w:tcPr>
          <w:p w14:paraId="06F529A5" w14:textId="77777777" w:rsidR="005F4B1B" w:rsidRPr="000B24D8" w:rsidRDefault="005F4B1B" w:rsidP="00BD2B64">
            <w:pPr>
              <w:jc w:val="center"/>
              <w:rPr>
                <w:rFonts w:cs="Arial"/>
                <w:sz w:val="16"/>
                <w:szCs w:val="16"/>
              </w:rPr>
            </w:pPr>
            <w:r w:rsidRPr="000B24D8">
              <w:rPr>
                <w:rFonts w:cs="Arial"/>
                <w:sz w:val="16"/>
                <w:szCs w:val="16"/>
              </w:rPr>
              <w:t>97.3 %</w:t>
            </w:r>
          </w:p>
        </w:tc>
      </w:tr>
      <w:tr w:rsidR="005F4B1B" w:rsidRPr="00377DA1" w14:paraId="107AAD07" w14:textId="77777777" w:rsidTr="00BD2B64">
        <w:tc>
          <w:tcPr>
            <w:tcW w:w="2393" w:type="dxa"/>
            <w:vAlign w:val="center"/>
            <w:hideMark/>
          </w:tcPr>
          <w:p w14:paraId="13F8D549" w14:textId="77777777" w:rsidR="005F4B1B" w:rsidRPr="000B24D8" w:rsidRDefault="005F4B1B" w:rsidP="00BD2B64">
            <w:pPr>
              <w:jc w:val="center"/>
              <w:rPr>
                <w:rFonts w:cs="Arial"/>
                <w:sz w:val="16"/>
                <w:szCs w:val="16"/>
              </w:rPr>
            </w:pPr>
            <w:r w:rsidRPr="000B24D8">
              <w:rPr>
                <w:rFonts w:cs="Arial"/>
                <w:sz w:val="16"/>
                <w:szCs w:val="16"/>
              </w:rPr>
              <w:t>Palizada</w:t>
            </w:r>
          </w:p>
        </w:tc>
        <w:tc>
          <w:tcPr>
            <w:tcW w:w="2280" w:type="dxa"/>
            <w:vAlign w:val="center"/>
            <w:hideMark/>
          </w:tcPr>
          <w:p w14:paraId="4C1B10FC" w14:textId="77777777" w:rsidR="005F4B1B" w:rsidRPr="000B24D8" w:rsidRDefault="005F4B1B" w:rsidP="00BD2B64">
            <w:pPr>
              <w:jc w:val="center"/>
              <w:rPr>
                <w:rFonts w:cs="Arial"/>
                <w:sz w:val="16"/>
                <w:szCs w:val="16"/>
              </w:rPr>
            </w:pPr>
            <w:r w:rsidRPr="000B24D8">
              <w:rPr>
                <w:rFonts w:cs="Arial"/>
                <w:sz w:val="16"/>
                <w:szCs w:val="16"/>
              </w:rPr>
              <w:t>81.9 %</w:t>
            </w:r>
            <w:r w:rsidRPr="000B24D8">
              <w:rPr>
                <w:rStyle w:val="apple-converted-space"/>
                <w:rFonts w:cs="Arial"/>
                <w:sz w:val="16"/>
                <w:szCs w:val="16"/>
              </w:rPr>
              <w:t> </w:t>
            </w:r>
            <w:r w:rsidRPr="000B24D8">
              <w:rPr>
                <w:rFonts w:cs="Arial"/>
                <w:i/>
                <w:iCs/>
                <w:sz w:val="16"/>
                <w:szCs w:val="16"/>
              </w:rPr>
              <w:t>(Déficit Crítico)</w:t>
            </w:r>
          </w:p>
        </w:tc>
        <w:tc>
          <w:tcPr>
            <w:tcW w:w="2268" w:type="dxa"/>
            <w:vAlign w:val="center"/>
            <w:hideMark/>
          </w:tcPr>
          <w:p w14:paraId="4567679E" w14:textId="77777777" w:rsidR="005F4B1B" w:rsidRPr="000B24D8" w:rsidRDefault="005F4B1B" w:rsidP="00BD2B64">
            <w:pPr>
              <w:jc w:val="center"/>
              <w:rPr>
                <w:rFonts w:cs="Arial"/>
                <w:sz w:val="16"/>
                <w:szCs w:val="16"/>
              </w:rPr>
            </w:pPr>
            <w:r w:rsidRPr="000B24D8">
              <w:rPr>
                <w:rFonts w:cs="Arial"/>
                <w:sz w:val="16"/>
                <w:szCs w:val="16"/>
              </w:rPr>
              <w:t>94.5 %</w:t>
            </w:r>
          </w:p>
        </w:tc>
        <w:tc>
          <w:tcPr>
            <w:tcW w:w="2409" w:type="dxa"/>
            <w:vAlign w:val="center"/>
            <w:hideMark/>
          </w:tcPr>
          <w:p w14:paraId="2AFEEA99" w14:textId="77777777" w:rsidR="005F4B1B" w:rsidRPr="000B24D8" w:rsidRDefault="005F4B1B" w:rsidP="00BD2B64">
            <w:pPr>
              <w:jc w:val="center"/>
              <w:rPr>
                <w:rFonts w:cs="Arial"/>
                <w:sz w:val="16"/>
                <w:szCs w:val="16"/>
              </w:rPr>
            </w:pPr>
            <w:r w:rsidRPr="000B24D8">
              <w:rPr>
                <w:rFonts w:cs="Arial"/>
                <w:sz w:val="16"/>
                <w:szCs w:val="16"/>
              </w:rPr>
              <w:t>96.8 %</w:t>
            </w:r>
          </w:p>
        </w:tc>
      </w:tr>
      <w:tr w:rsidR="005F4B1B" w:rsidRPr="00377DA1" w14:paraId="6EF6B072" w14:textId="77777777" w:rsidTr="00BD2B64">
        <w:tc>
          <w:tcPr>
            <w:tcW w:w="2393" w:type="dxa"/>
            <w:vAlign w:val="center"/>
            <w:hideMark/>
          </w:tcPr>
          <w:p w14:paraId="4D4C96EC" w14:textId="77777777" w:rsidR="005F4B1B" w:rsidRPr="000B24D8" w:rsidRDefault="005F4B1B" w:rsidP="00BD2B64">
            <w:pPr>
              <w:jc w:val="center"/>
              <w:rPr>
                <w:rFonts w:cs="Arial"/>
                <w:sz w:val="16"/>
                <w:szCs w:val="16"/>
              </w:rPr>
            </w:pPr>
            <w:r w:rsidRPr="000B24D8">
              <w:rPr>
                <w:rFonts w:cs="Arial"/>
                <w:sz w:val="16"/>
                <w:szCs w:val="16"/>
              </w:rPr>
              <w:t>Candelaria</w:t>
            </w:r>
          </w:p>
        </w:tc>
        <w:tc>
          <w:tcPr>
            <w:tcW w:w="2280" w:type="dxa"/>
            <w:vAlign w:val="center"/>
            <w:hideMark/>
          </w:tcPr>
          <w:p w14:paraId="0E46AA1D" w14:textId="77777777" w:rsidR="005F4B1B" w:rsidRPr="000B24D8" w:rsidRDefault="005F4B1B" w:rsidP="00BD2B64">
            <w:pPr>
              <w:jc w:val="center"/>
              <w:rPr>
                <w:rFonts w:cs="Arial"/>
                <w:sz w:val="16"/>
                <w:szCs w:val="16"/>
              </w:rPr>
            </w:pPr>
            <w:r w:rsidRPr="000B24D8">
              <w:rPr>
                <w:rFonts w:cs="Arial"/>
                <w:sz w:val="16"/>
                <w:szCs w:val="16"/>
              </w:rPr>
              <w:t>88.3 %</w:t>
            </w:r>
            <w:r w:rsidRPr="000B24D8">
              <w:rPr>
                <w:rStyle w:val="apple-converted-space"/>
                <w:rFonts w:cs="Arial"/>
                <w:sz w:val="16"/>
                <w:szCs w:val="16"/>
              </w:rPr>
              <w:t> </w:t>
            </w:r>
            <w:r w:rsidRPr="000B24D8">
              <w:rPr>
                <w:rFonts w:cs="Arial"/>
                <w:i/>
                <w:iCs/>
                <w:sz w:val="16"/>
                <w:szCs w:val="16"/>
              </w:rPr>
              <w:t>(Déficit Alto)</w:t>
            </w:r>
          </w:p>
        </w:tc>
        <w:tc>
          <w:tcPr>
            <w:tcW w:w="2268" w:type="dxa"/>
            <w:vAlign w:val="center"/>
            <w:hideMark/>
          </w:tcPr>
          <w:p w14:paraId="47F8CDDC" w14:textId="77777777" w:rsidR="005F4B1B" w:rsidRPr="000B24D8" w:rsidRDefault="005F4B1B" w:rsidP="00BD2B64">
            <w:pPr>
              <w:jc w:val="center"/>
              <w:rPr>
                <w:rFonts w:cs="Arial"/>
                <w:sz w:val="16"/>
                <w:szCs w:val="16"/>
              </w:rPr>
            </w:pPr>
            <w:r w:rsidRPr="000B24D8">
              <w:rPr>
                <w:rFonts w:cs="Arial"/>
                <w:sz w:val="16"/>
                <w:szCs w:val="16"/>
              </w:rPr>
              <w:t>85.6 %</w:t>
            </w:r>
            <w:r w:rsidRPr="000B24D8">
              <w:rPr>
                <w:rStyle w:val="apple-converted-space"/>
                <w:rFonts w:cs="Arial"/>
                <w:sz w:val="16"/>
                <w:szCs w:val="16"/>
              </w:rPr>
              <w:t> </w:t>
            </w:r>
            <w:r w:rsidRPr="000B24D8">
              <w:rPr>
                <w:rFonts w:cs="Arial"/>
                <w:i/>
                <w:iCs/>
                <w:sz w:val="16"/>
                <w:szCs w:val="16"/>
              </w:rPr>
              <w:t>(Déficit Crítico)</w:t>
            </w:r>
          </w:p>
        </w:tc>
        <w:tc>
          <w:tcPr>
            <w:tcW w:w="2409" w:type="dxa"/>
            <w:vAlign w:val="center"/>
            <w:hideMark/>
          </w:tcPr>
          <w:p w14:paraId="2EFE5B06" w14:textId="77777777" w:rsidR="005F4B1B" w:rsidRPr="000B24D8" w:rsidRDefault="005F4B1B" w:rsidP="00BD2B64">
            <w:pPr>
              <w:jc w:val="center"/>
              <w:rPr>
                <w:rFonts w:cs="Arial"/>
                <w:sz w:val="16"/>
                <w:szCs w:val="16"/>
              </w:rPr>
            </w:pPr>
            <w:r w:rsidRPr="000B24D8">
              <w:rPr>
                <w:rFonts w:cs="Arial"/>
                <w:sz w:val="16"/>
                <w:szCs w:val="16"/>
              </w:rPr>
              <w:t>92.1 %</w:t>
            </w:r>
            <w:r w:rsidRPr="000B24D8">
              <w:rPr>
                <w:rStyle w:val="apple-converted-space"/>
                <w:rFonts w:cs="Arial"/>
                <w:sz w:val="16"/>
                <w:szCs w:val="16"/>
              </w:rPr>
              <w:t> </w:t>
            </w:r>
            <w:r w:rsidRPr="000B24D8">
              <w:rPr>
                <w:rFonts w:cs="Arial"/>
                <w:i/>
                <w:iCs/>
                <w:sz w:val="16"/>
                <w:szCs w:val="16"/>
              </w:rPr>
              <w:t>(Déficit Alto)</w:t>
            </w:r>
          </w:p>
        </w:tc>
      </w:tr>
      <w:tr w:rsidR="005F4B1B" w:rsidRPr="00377DA1" w14:paraId="75EB0706" w14:textId="77777777" w:rsidTr="00BD2B64">
        <w:tc>
          <w:tcPr>
            <w:tcW w:w="2393" w:type="dxa"/>
            <w:vAlign w:val="center"/>
            <w:hideMark/>
          </w:tcPr>
          <w:p w14:paraId="08DBF942" w14:textId="77777777" w:rsidR="005F4B1B" w:rsidRPr="000B24D8" w:rsidRDefault="005F4B1B" w:rsidP="00BD2B64">
            <w:pPr>
              <w:jc w:val="center"/>
              <w:rPr>
                <w:rFonts w:cs="Arial"/>
                <w:sz w:val="16"/>
                <w:szCs w:val="16"/>
              </w:rPr>
            </w:pPr>
            <w:r w:rsidRPr="000B24D8">
              <w:rPr>
                <w:rFonts w:cs="Arial"/>
                <w:sz w:val="16"/>
                <w:szCs w:val="16"/>
              </w:rPr>
              <w:t>Carmen</w:t>
            </w:r>
          </w:p>
        </w:tc>
        <w:tc>
          <w:tcPr>
            <w:tcW w:w="2280" w:type="dxa"/>
            <w:vAlign w:val="center"/>
            <w:hideMark/>
          </w:tcPr>
          <w:p w14:paraId="79F6058E" w14:textId="77777777" w:rsidR="005F4B1B" w:rsidRPr="000B24D8" w:rsidRDefault="005F4B1B" w:rsidP="00BD2B64">
            <w:pPr>
              <w:jc w:val="center"/>
              <w:rPr>
                <w:rFonts w:cs="Arial"/>
                <w:sz w:val="16"/>
                <w:szCs w:val="16"/>
              </w:rPr>
            </w:pPr>
            <w:r w:rsidRPr="000B24D8">
              <w:rPr>
                <w:rFonts w:cs="Arial"/>
                <w:sz w:val="16"/>
                <w:szCs w:val="16"/>
              </w:rPr>
              <w:t>92.9 %</w:t>
            </w:r>
          </w:p>
        </w:tc>
        <w:tc>
          <w:tcPr>
            <w:tcW w:w="2268" w:type="dxa"/>
            <w:vAlign w:val="center"/>
            <w:hideMark/>
          </w:tcPr>
          <w:p w14:paraId="6E401BB5" w14:textId="77777777" w:rsidR="005F4B1B" w:rsidRPr="000B24D8" w:rsidRDefault="005F4B1B" w:rsidP="00BD2B64">
            <w:pPr>
              <w:jc w:val="center"/>
              <w:rPr>
                <w:rFonts w:cs="Arial"/>
                <w:sz w:val="16"/>
                <w:szCs w:val="16"/>
              </w:rPr>
            </w:pPr>
            <w:r w:rsidRPr="000B24D8">
              <w:rPr>
                <w:rFonts w:cs="Arial"/>
                <w:sz w:val="16"/>
                <w:szCs w:val="16"/>
              </w:rPr>
              <w:t>97.0 %</w:t>
            </w:r>
          </w:p>
        </w:tc>
        <w:tc>
          <w:tcPr>
            <w:tcW w:w="2409" w:type="dxa"/>
            <w:vAlign w:val="center"/>
            <w:hideMark/>
          </w:tcPr>
          <w:p w14:paraId="2C73EA2A" w14:textId="77777777" w:rsidR="005F4B1B" w:rsidRPr="000B24D8" w:rsidRDefault="005F4B1B" w:rsidP="00BD2B64">
            <w:pPr>
              <w:jc w:val="center"/>
              <w:rPr>
                <w:rFonts w:cs="Arial"/>
                <w:sz w:val="16"/>
                <w:szCs w:val="16"/>
              </w:rPr>
            </w:pPr>
            <w:r w:rsidRPr="000B24D8">
              <w:rPr>
                <w:rFonts w:cs="Arial"/>
                <w:sz w:val="16"/>
                <w:szCs w:val="16"/>
              </w:rPr>
              <w:t>97.5 %</w:t>
            </w:r>
          </w:p>
        </w:tc>
      </w:tr>
      <w:tr w:rsidR="005F4B1B" w:rsidRPr="00377DA1" w14:paraId="2064479A" w14:textId="77777777" w:rsidTr="00BD2B64">
        <w:tc>
          <w:tcPr>
            <w:tcW w:w="2393" w:type="dxa"/>
            <w:vAlign w:val="center"/>
            <w:hideMark/>
          </w:tcPr>
          <w:p w14:paraId="5479731B" w14:textId="77777777" w:rsidR="005F4B1B" w:rsidRPr="000B24D8" w:rsidRDefault="005F4B1B" w:rsidP="00BD2B64">
            <w:pPr>
              <w:jc w:val="center"/>
              <w:rPr>
                <w:rFonts w:cs="Arial"/>
                <w:sz w:val="16"/>
                <w:szCs w:val="16"/>
              </w:rPr>
            </w:pPr>
            <w:r w:rsidRPr="000B24D8">
              <w:rPr>
                <w:rFonts w:cs="Arial"/>
                <w:sz w:val="16"/>
                <w:szCs w:val="16"/>
              </w:rPr>
              <w:t>Seybaplaya</w:t>
            </w:r>
          </w:p>
        </w:tc>
        <w:tc>
          <w:tcPr>
            <w:tcW w:w="2280" w:type="dxa"/>
            <w:vAlign w:val="center"/>
            <w:hideMark/>
          </w:tcPr>
          <w:p w14:paraId="5241AB73" w14:textId="77777777" w:rsidR="005F4B1B" w:rsidRPr="000B24D8" w:rsidRDefault="005F4B1B" w:rsidP="00BD2B64">
            <w:pPr>
              <w:jc w:val="center"/>
              <w:rPr>
                <w:rFonts w:cs="Arial"/>
                <w:sz w:val="16"/>
                <w:szCs w:val="16"/>
              </w:rPr>
            </w:pPr>
            <w:r w:rsidRPr="000B24D8">
              <w:rPr>
                <w:rFonts w:cs="Arial"/>
                <w:sz w:val="16"/>
                <w:szCs w:val="16"/>
              </w:rPr>
              <w:t>93.4 %</w:t>
            </w:r>
          </w:p>
        </w:tc>
        <w:tc>
          <w:tcPr>
            <w:tcW w:w="2268" w:type="dxa"/>
            <w:vAlign w:val="center"/>
            <w:hideMark/>
          </w:tcPr>
          <w:p w14:paraId="3C5B300C" w14:textId="77777777" w:rsidR="005F4B1B" w:rsidRPr="000B24D8" w:rsidRDefault="005F4B1B" w:rsidP="00BD2B64">
            <w:pPr>
              <w:jc w:val="center"/>
              <w:rPr>
                <w:rFonts w:cs="Arial"/>
                <w:sz w:val="16"/>
                <w:szCs w:val="16"/>
              </w:rPr>
            </w:pPr>
            <w:r w:rsidRPr="000B24D8">
              <w:rPr>
                <w:rFonts w:cs="Arial"/>
                <w:sz w:val="16"/>
                <w:szCs w:val="16"/>
              </w:rPr>
              <w:t>94.3 %</w:t>
            </w:r>
          </w:p>
        </w:tc>
        <w:tc>
          <w:tcPr>
            <w:tcW w:w="2409" w:type="dxa"/>
            <w:vAlign w:val="center"/>
            <w:hideMark/>
          </w:tcPr>
          <w:p w14:paraId="114F0AF6" w14:textId="77777777" w:rsidR="005F4B1B" w:rsidRPr="000B24D8" w:rsidRDefault="005F4B1B" w:rsidP="00BD2B64">
            <w:pPr>
              <w:jc w:val="center"/>
              <w:rPr>
                <w:rFonts w:cs="Arial"/>
                <w:sz w:val="16"/>
                <w:szCs w:val="16"/>
              </w:rPr>
            </w:pPr>
            <w:r w:rsidRPr="000B24D8">
              <w:rPr>
                <w:rFonts w:cs="Arial"/>
                <w:sz w:val="16"/>
                <w:szCs w:val="16"/>
              </w:rPr>
              <w:t>98.8 %</w:t>
            </w:r>
          </w:p>
        </w:tc>
      </w:tr>
      <w:tr w:rsidR="005F4B1B" w:rsidRPr="00377DA1" w14:paraId="2CEC0C0F" w14:textId="77777777" w:rsidTr="00BD2B64">
        <w:tc>
          <w:tcPr>
            <w:tcW w:w="2393" w:type="dxa"/>
            <w:vAlign w:val="center"/>
            <w:hideMark/>
          </w:tcPr>
          <w:p w14:paraId="421B9651" w14:textId="77777777" w:rsidR="005F4B1B" w:rsidRPr="000B24D8" w:rsidRDefault="005F4B1B" w:rsidP="00BD2B64">
            <w:pPr>
              <w:jc w:val="center"/>
              <w:rPr>
                <w:rFonts w:cs="Arial"/>
                <w:sz w:val="16"/>
                <w:szCs w:val="16"/>
              </w:rPr>
            </w:pPr>
            <w:r w:rsidRPr="000B24D8">
              <w:rPr>
                <w:rFonts w:cs="Arial"/>
                <w:sz w:val="16"/>
                <w:szCs w:val="16"/>
              </w:rPr>
              <w:t>Champotón</w:t>
            </w:r>
          </w:p>
        </w:tc>
        <w:tc>
          <w:tcPr>
            <w:tcW w:w="2280" w:type="dxa"/>
            <w:vAlign w:val="center"/>
            <w:hideMark/>
          </w:tcPr>
          <w:p w14:paraId="3762842F" w14:textId="77777777" w:rsidR="005F4B1B" w:rsidRPr="000B24D8" w:rsidRDefault="005F4B1B" w:rsidP="00BD2B64">
            <w:pPr>
              <w:jc w:val="center"/>
              <w:rPr>
                <w:rFonts w:cs="Arial"/>
                <w:sz w:val="16"/>
                <w:szCs w:val="16"/>
              </w:rPr>
            </w:pPr>
            <w:r w:rsidRPr="000B24D8">
              <w:rPr>
                <w:rFonts w:cs="Arial"/>
                <w:sz w:val="16"/>
                <w:szCs w:val="16"/>
              </w:rPr>
              <w:t>96.5 %</w:t>
            </w:r>
          </w:p>
        </w:tc>
        <w:tc>
          <w:tcPr>
            <w:tcW w:w="2268" w:type="dxa"/>
            <w:vAlign w:val="center"/>
            <w:hideMark/>
          </w:tcPr>
          <w:p w14:paraId="5975C1FC" w14:textId="77777777" w:rsidR="005F4B1B" w:rsidRPr="000B24D8" w:rsidRDefault="005F4B1B" w:rsidP="00BD2B64">
            <w:pPr>
              <w:jc w:val="center"/>
              <w:rPr>
                <w:rFonts w:cs="Arial"/>
                <w:sz w:val="16"/>
                <w:szCs w:val="16"/>
              </w:rPr>
            </w:pPr>
            <w:r w:rsidRPr="000B24D8">
              <w:rPr>
                <w:rFonts w:cs="Arial"/>
                <w:sz w:val="16"/>
                <w:szCs w:val="16"/>
              </w:rPr>
              <w:t>91.6 %</w:t>
            </w:r>
          </w:p>
        </w:tc>
        <w:tc>
          <w:tcPr>
            <w:tcW w:w="2409" w:type="dxa"/>
            <w:vAlign w:val="center"/>
            <w:hideMark/>
          </w:tcPr>
          <w:p w14:paraId="159FC242" w14:textId="77777777" w:rsidR="005F4B1B" w:rsidRPr="000B24D8" w:rsidRDefault="005F4B1B" w:rsidP="00BD2B64">
            <w:pPr>
              <w:jc w:val="center"/>
              <w:rPr>
                <w:rFonts w:cs="Arial"/>
                <w:sz w:val="16"/>
                <w:szCs w:val="16"/>
              </w:rPr>
            </w:pPr>
            <w:r w:rsidRPr="000B24D8">
              <w:rPr>
                <w:rFonts w:cs="Arial"/>
                <w:sz w:val="16"/>
                <w:szCs w:val="16"/>
              </w:rPr>
              <w:t>97.9 %</w:t>
            </w:r>
          </w:p>
        </w:tc>
      </w:tr>
      <w:tr w:rsidR="005F4B1B" w:rsidRPr="00377DA1" w14:paraId="3314E606" w14:textId="77777777" w:rsidTr="00BD2B64">
        <w:tc>
          <w:tcPr>
            <w:tcW w:w="2393" w:type="dxa"/>
            <w:vAlign w:val="center"/>
            <w:hideMark/>
          </w:tcPr>
          <w:p w14:paraId="76976A1F" w14:textId="77777777" w:rsidR="005F4B1B" w:rsidRPr="000B24D8" w:rsidRDefault="005F4B1B" w:rsidP="00BD2B64">
            <w:pPr>
              <w:jc w:val="center"/>
              <w:rPr>
                <w:rFonts w:cs="Arial"/>
                <w:sz w:val="16"/>
                <w:szCs w:val="16"/>
              </w:rPr>
            </w:pPr>
            <w:r w:rsidRPr="000B24D8">
              <w:rPr>
                <w:rFonts w:cs="Arial"/>
                <w:sz w:val="16"/>
                <w:szCs w:val="16"/>
              </w:rPr>
              <w:t>Escárcega</w:t>
            </w:r>
          </w:p>
        </w:tc>
        <w:tc>
          <w:tcPr>
            <w:tcW w:w="2280" w:type="dxa"/>
            <w:vAlign w:val="center"/>
            <w:hideMark/>
          </w:tcPr>
          <w:p w14:paraId="29CF1CD3" w14:textId="77777777" w:rsidR="005F4B1B" w:rsidRPr="000B24D8" w:rsidRDefault="005F4B1B" w:rsidP="00BD2B64">
            <w:pPr>
              <w:jc w:val="center"/>
              <w:rPr>
                <w:rFonts w:cs="Arial"/>
                <w:sz w:val="16"/>
                <w:szCs w:val="16"/>
              </w:rPr>
            </w:pPr>
            <w:r w:rsidRPr="000B24D8">
              <w:rPr>
                <w:rFonts w:cs="Arial"/>
                <w:sz w:val="16"/>
                <w:szCs w:val="16"/>
              </w:rPr>
              <w:t>97.4 %</w:t>
            </w:r>
          </w:p>
        </w:tc>
        <w:tc>
          <w:tcPr>
            <w:tcW w:w="2268" w:type="dxa"/>
            <w:vAlign w:val="center"/>
            <w:hideMark/>
          </w:tcPr>
          <w:p w14:paraId="0991A458" w14:textId="77777777" w:rsidR="005F4B1B" w:rsidRPr="000B24D8" w:rsidRDefault="005F4B1B" w:rsidP="00BD2B64">
            <w:pPr>
              <w:jc w:val="center"/>
              <w:rPr>
                <w:rFonts w:cs="Arial"/>
                <w:sz w:val="16"/>
                <w:szCs w:val="16"/>
              </w:rPr>
            </w:pPr>
            <w:r w:rsidRPr="000B24D8">
              <w:rPr>
                <w:rFonts w:cs="Arial"/>
                <w:sz w:val="16"/>
                <w:szCs w:val="16"/>
              </w:rPr>
              <w:t>92.3 %</w:t>
            </w:r>
          </w:p>
        </w:tc>
        <w:tc>
          <w:tcPr>
            <w:tcW w:w="2409" w:type="dxa"/>
            <w:vAlign w:val="center"/>
            <w:hideMark/>
          </w:tcPr>
          <w:p w14:paraId="335A87B4" w14:textId="77777777" w:rsidR="005F4B1B" w:rsidRPr="000B24D8" w:rsidRDefault="005F4B1B" w:rsidP="00BD2B64">
            <w:pPr>
              <w:jc w:val="center"/>
              <w:rPr>
                <w:rFonts w:cs="Arial"/>
                <w:sz w:val="16"/>
                <w:szCs w:val="16"/>
              </w:rPr>
            </w:pPr>
            <w:r w:rsidRPr="000B24D8">
              <w:rPr>
                <w:rFonts w:cs="Arial"/>
                <w:sz w:val="16"/>
                <w:szCs w:val="16"/>
              </w:rPr>
              <w:t>97.6 %</w:t>
            </w:r>
          </w:p>
        </w:tc>
      </w:tr>
      <w:tr w:rsidR="005F4B1B" w:rsidRPr="00377DA1" w14:paraId="6B8633E5" w14:textId="77777777" w:rsidTr="00BD2B64">
        <w:tc>
          <w:tcPr>
            <w:tcW w:w="2393" w:type="dxa"/>
            <w:vAlign w:val="center"/>
            <w:hideMark/>
          </w:tcPr>
          <w:p w14:paraId="43C941A8" w14:textId="77777777" w:rsidR="005F4B1B" w:rsidRPr="000B24D8" w:rsidRDefault="005F4B1B" w:rsidP="00BD2B64">
            <w:pPr>
              <w:jc w:val="center"/>
              <w:rPr>
                <w:rFonts w:cs="Arial"/>
                <w:sz w:val="16"/>
                <w:szCs w:val="16"/>
              </w:rPr>
            </w:pPr>
            <w:r w:rsidRPr="000B24D8">
              <w:rPr>
                <w:rFonts w:cs="Arial"/>
                <w:sz w:val="16"/>
                <w:szCs w:val="16"/>
              </w:rPr>
              <w:t>Hecelchakán</w:t>
            </w:r>
          </w:p>
        </w:tc>
        <w:tc>
          <w:tcPr>
            <w:tcW w:w="2280" w:type="dxa"/>
            <w:vAlign w:val="center"/>
            <w:hideMark/>
          </w:tcPr>
          <w:p w14:paraId="1AE89CD4" w14:textId="77777777" w:rsidR="005F4B1B" w:rsidRPr="000B24D8" w:rsidRDefault="005F4B1B" w:rsidP="00BD2B64">
            <w:pPr>
              <w:jc w:val="center"/>
              <w:rPr>
                <w:rFonts w:cs="Arial"/>
                <w:sz w:val="16"/>
                <w:szCs w:val="16"/>
              </w:rPr>
            </w:pPr>
            <w:r w:rsidRPr="000B24D8">
              <w:rPr>
                <w:rFonts w:cs="Arial"/>
                <w:sz w:val="16"/>
                <w:szCs w:val="16"/>
              </w:rPr>
              <w:t>97.5 %</w:t>
            </w:r>
          </w:p>
        </w:tc>
        <w:tc>
          <w:tcPr>
            <w:tcW w:w="2268" w:type="dxa"/>
            <w:vAlign w:val="center"/>
            <w:hideMark/>
          </w:tcPr>
          <w:p w14:paraId="68D53FD7" w14:textId="77777777" w:rsidR="005F4B1B" w:rsidRPr="000B24D8" w:rsidRDefault="005F4B1B" w:rsidP="00BD2B64">
            <w:pPr>
              <w:jc w:val="center"/>
              <w:rPr>
                <w:rFonts w:cs="Arial"/>
                <w:sz w:val="16"/>
                <w:szCs w:val="16"/>
              </w:rPr>
            </w:pPr>
            <w:r w:rsidRPr="000B24D8">
              <w:rPr>
                <w:rFonts w:cs="Arial"/>
                <w:sz w:val="16"/>
                <w:szCs w:val="16"/>
              </w:rPr>
              <w:t>89.4 %</w:t>
            </w:r>
          </w:p>
        </w:tc>
        <w:tc>
          <w:tcPr>
            <w:tcW w:w="2409" w:type="dxa"/>
            <w:vAlign w:val="center"/>
            <w:hideMark/>
          </w:tcPr>
          <w:p w14:paraId="57FEF83D" w14:textId="77777777" w:rsidR="005F4B1B" w:rsidRPr="000B24D8" w:rsidRDefault="005F4B1B" w:rsidP="00BD2B64">
            <w:pPr>
              <w:jc w:val="center"/>
              <w:rPr>
                <w:rFonts w:cs="Arial"/>
                <w:sz w:val="16"/>
                <w:szCs w:val="16"/>
              </w:rPr>
            </w:pPr>
            <w:r w:rsidRPr="000B24D8">
              <w:rPr>
                <w:rFonts w:cs="Arial"/>
                <w:sz w:val="16"/>
                <w:szCs w:val="16"/>
              </w:rPr>
              <w:t>99.1 %</w:t>
            </w:r>
          </w:p>
        </w:tc>
      </w:tr>
      <w:tr w:rsidR="005F4B1B" w:rsidRPr="00377DA1" w14:paraId="2F54EAF4" w14:textId="77777777" w:rsidTr="00BD2B64">
        <w:tc>
          <w:tcPr>
            <w:tcW w:w="2393" w:type="dxa"/>
            <w:vAlign w:val="center"/>
            <w:hideMark/>
          </w:tcPr>
          <w:p w14:paraId="1681BC13" w14:textId="77777777" w:rsidR="005F4B1B" w:rsidRPr="000B24D8" w:rsidRDefault="005F4B1B" w:rsidP="00BD2B64">
            <w:pPr>
              <w:jc w:val="center"/>
              <w:rPr>
                <w:rFonts w:cs="Arial"/>
                <w:sz w:val="16"/>
                <w:szCs w:val="16"/>
              </w:rPr>
            </w:pPr>
            <w:r w:rsidRPr="000B24D8">
              <w:rPr>
                <w:rFonts w:cs="Arial"/>
                <w:sz w:val="16"/>
                <w:szCs w:val="16"/>
              </w:rPr>
              <w:lastRenderedPageBreak/>
              <w:t>Calkiní</w:t>
            </w:r>
          </w:p>
        </w:tc>
        <w:tc>
          <w:tcPr>
            <w:tcW w:w="2280" w:type="dxa"/>
            <w:vAlign w:val="center"/>
            <w:hideMark/>
          </w:tcPr>
          <w:p w14:paraId="0A18DD54" w14:textId="77777777" w:rsidR="005F4B1B" w:rsidRPr="000B24D8" w:rsidRDefault="005F4B1B" w:rsidP="00BD2B64">
            <w:pPr>
              <w:jc w:val="center"/>
              <w:rPr>
                <w:rFonts w:cs="Arial"/>
                <w:sz w:val="16"/>
                <w:szCs w:val="16"/>
              </w:rPr>
            </w:pPr>
            <w:r w:rsidRPr="000B24D8">
              <w:rPr>
                <w:rFonts w:cs="Arial"/>
                <w:sz w:val="16"/>
                <w:szCs w:val="16"/>
              </w:rPr>
              <w:t>97.7 %</w:t>
            </w:r>
          </w:p>
        </w:tc>
        <w:tc>
          <w:tcPr>
            <w:tcW w:w="2268" w:type="dxa"/>
            <w:vAlign w:val="center"/>
            <w:hideMark/>
          </w:tcPr>
          <w:p w14:paraId="76EF8A5F" w14:textId="77777777" w:rsidR="005F4B1B" w:rsidRPr="000B24D8" w:rsidRDefault="005F4B1B" w:rsidP="00BD2B64">
            <w:pPr>
              <w:jc w:val="center"/>
              <w:rPr>
                <w:rFonts w:cs="Arial"/>
                <w:sz w:val="16"/>
                <w:szCs w:val="16"/>
              </w:rPr>
            </w:pPr>
            <w:r w:rsidRPr="000B24D8">
              <w:rPr>
                <w:rFonts w:cs="Arial"/>
                <w:sz w:val="16"/>
                <w:szCs w:val="16"/>
              </w:rPr>
              <w:t>87.0 %</w:t>
            </w:r>
          </w:p>
        </w:tc>
        <w:tc>
          <w:tcPr>
            <w:tcW w:w="2409" w:type="dxa"/>
            <w:vAlign w:val="center"/>
            <w:hideMark/>
          </w:tcPr>
          <w:p w14:paraId="5E9C5AD1" w14:textId="77777777" w:rsidR="005F4B1B" w:rsidRPr="000B24D8" w:rsidRDefault="005F4B1B" w:rsidP="00BD2B64">
            <w:pPr>
              <w:jc w:val="center"/>
              <w:rPr>
                <w:rFonts w:cs="Arial"/>
                <w:sz w:val="16"/>
                <w:szCs w:val="16"/>
              </w:rPr>
            </w:pPr>
            <w:r w:rsidRPr="000B24D8">
              <w:rPr>
                <w:rFonts w:cs="Arial"/>
                <w:sz w:val="16"/>
                <w:szCs w:val="16"/>
              </w:rPr>
              <w:t>98.7 %</w:t>
            </w:r>
          </w:p>
        </w:tc>
      </w:tr>
      <w:tr w:rsidR="005F4B1B" w:rsidRPr="00377DA1" w14:paraId="474F32FE" w14:textId="77777777" w:rsidTr="00BD2B64">
        <w:tc>
          <w:tcPr>
            <w:tcW w:w="2393" w:type="dxa"/>
            <w:vAlign w:val="center"/>
            <w:hideMark/>
          </w:tcPr>
          <w:p w14:paraId="67C6631D" w14:textId="77777777" w:rsidR="005F4B1B" w:rsidRPr="000B24D8" w:rsidRDefault="005F4B1B" w:rsidP="00BD2B64">
            <w:pPr>
              <w:jc w:val="center"/>
              <w:rPr>
                <w:rFonts w:cs="Arial"/>
                <w:sz w:val="16"/>
                <w:szCs w:val="16"/>
              </w:rPr>
            </w:pPr>
            <w:r w:rsidRPr="000B24D8">
              <w:rPr>
                <w:rFonts w:cs="Arial"/>
                <w:sz w:val="16"/>
                <w:szCs w:val="16"/>
              </w:rPr>
              <w:t>Hopelchén</w:t>
            </w:r>
          </w:p>
        </w:tc>
        <w:tc>
          <w:tcPr>
            <w:tcW w:w="2280" w:type="dxa"/>
            <w:vAlign w:val="center"/>
            <w:hideMark/>
          </w:tcPr>
          <w:p w14:paraId="40D52C85" w14:textId="77777777" w:rsidR="005F4B1B" w:rsidRPr="000B24D8" w:rsidRDefault="005F4B1B" w:rsidP="00BD2B64">
            <w:pPr>
              <w:jc w:val="center"/>
              <w:rPr>
                <w:rFonts w:cs="Arial"/>
                <w:sz w:val="16"/>
                <w:szCs w:val="16"/>
              </w:rPr>
            </w:pPr>
            <w:r w:rsidRPr="000B24D8">
              <w:rPr>
                <w:rFonts w:cs="Arial"/>
                <w:sz w:val="16"/>
                <w:szCs w:val="16"/>
              </w:rPr>
              <w:t>98.2 %</w:t>
            </w:r>
          </w:p>
        </w:tc>
        <w:tc>
          <w:tcPr>
            <w:tcW w:w="2268" w:type="dxa"/>
            <w:vAlign w:val="center"/>
            <w:hideMark/>
          </w:tcPr>
          <w:p w14:paraId="4D19D41D" w14:textId="77777777" w:rsidR="005F4B1B" w:rsidRPr="000B24D8" w:rsidRDefault="005F4B1B" w:rsidP="00BD2B64">
            <w:pPr>
              <w:jc w:val="center"/>
              <w:rPr>
                <w:rFonts w:cs="Arial"/>
                <w:sz w:val="16"/>
                <w:szCs w:val="16"/>
              </w:rPr>
            </w:pPr>
            <w:r w:rsidRPr="000B24D8">
              <w:rPr>
                <w:rFonts w:cs="Arial"/>
                <w:sz w:val="16"/>
                <w:szCs w:val="16"/>
              </w:rPr>
              <w:t>86.2 %</w:t>
            </w:r>
            <w:r w:rsidRPr="000B24D8">
              <w:rPr>
                <w:rStyle w:val="apple-converted-space"/>
                <w:rFonts w:cs="Arial"/>
                <w:sz w:val="16"/>
                <w:szCs w:val="16"/>
              </w:rPr>
              <w:t> </w:t>
            </w:r>
            <w:r w:rsidRPr="000B24D8">
              <w:rPr>
                <w:rFonts w:cs="Arial"/>
                <w:i/>
                <w:iCs/>
                <w:sz w:val="16"/>
                <w:szCs w:val="16"/>
              </w:rPr>
              <w:t>(Déficit Crítico)</w:t>
            </w:r>
          </w:p>
        </w:tc>
        <w:tc>
          <w:tcPr>
            <w:tcW w:w="2409" w:type="dxa"/>
            <w:vAlign w:val="center"/>
            <w:hideMark/>
          </w:tcPr>
          <w:p w14:paraId="72EB48A7" w14:textId="77777777" w:rsidR="005F4B1B" w:rsidRPr="000B24D8" w:rsidRDefault="005F4B1B" w:rsidP="00BD2B64">
            <w:pPr>
              <w:jc w:val="center"/>
              <w:rPr>
                <w:rFonts w:cs="Arial"/>
                <w:sz w:val="16"/>
                <w:szCs w:val="16"/>
              </w:rPr>
            </w:pPr>
            <w:r w:rsidRPr="000B24D8">
              <w:rPr>
                <w:rFonts w:cs="Arial"/>
                <w:sz w:val="16"/>
                <w:szCs w:val="16"/>
              </w:rPr>
              <w:t>98.0 %</w:t>
            </w:r>
          </w:p>
        </w:tc>
      </w:tr>
      <w:tr w:rsidR="005F4B1B" w:rsidRPr="00377DA1" w14:paraId="1DE22C0C" w14:textId="77777777" w:rsidTr="00BD2B64">
        <w:tc>
          <w:tcPr>
            <w:tcW w:w="2393" w:type="dxa"/>
            <w:vAlign w:val="center"/>
            <w:hideMark/>
          </w:tcPr>
          <w:p w14:paraId="44640BB8" w14:textId="77777777" w:rsidR="005F4B1B" w:rsidRPr="000B24D8" w:rsidRDefault="005F4B1B" w:rsidP="00BD2B64">
            <w:pPr>
              <w:jc w:val="center"/>
              <w:rPr>
                <w:rFonts w:cs="Arial"/>
                <w:sz w:val="16"/>
                <w:szCs w:val="16"/>
              </w:rPr>
            </w:pPr>
            <w:r w:rsidRPr="000B24D8">
              <w:rPr>
                <w:rFonts w:cs="Arial"/>
                <w:sz w:val="16"/>
                <w:szCs w:val="16"/>
              </w:rPr>
              <w:t>Dzitbalché</w:t>
            </w:r>
          </w:p>
        </w:tc>
        <w:tc>
          <w:tcPr>
            <w:tcW w:w="2280" w:type="dxa"/>
            <w:vAlign w:val="center"/>
            <w:hideMark/>
          </w:tcPr>
          <w:p w14:paraId="4D227CB1" w14:textId="77777777" w:rsidR="005F4B1B" w:rsidRPr="000B24D8" w:rsidRDefault="005F4B1B" w:rsidP="00BD2B64">
            <w:pPr>
              <w:jc w:val="center"/>
              <w:rPr>
                <w:rFonts w:cs="Arial"/>
                <w:sz w:val="16"/>
                <w:szCs w:val="16"/>
              </w:rPr>
            </w:pPr>
            <w:r w:rsidRPr="000B24D8">
              <w:rPr>
                <w:rFonts w:cs="Arial"/>
                <w:sz w:val="16"/>
                <w:szCs w:val="16"/>
              </w:rPr>
              <w:t>98.3 %</w:t>
            </w:r>
          </w:p>
        </w:tc>
        <w:tc>
          <w:tcPr>
            <w:tcW w:w="2268" w:type="dxa"/>
            <w:vAlign w:val="center"/>
            <w:hideMark/>
          </w:tcPr>
          <w:p w14:paraId="3F166CE4" w14:textId="77777777" w:rsidR="005F4B1B" w:rsidRPr="000B24D8" w:rsidRDefault="005F4B1B" w:rsidP="00BD2B64">
            <w:pPr>
              <w:jc w:val="center"/>
              <w:rPr>
                <w:rFonts w:cs="Arial"/>
                <w:sz w:val="16"/>
                <w:szCs w:val="16"/>
              </w:rPr>
            </w:pPr>
            <w:r w:rsidRPr="000B24D8">
              <w:rPr>
                <w:rFonts w:cs="Arial"/>
                <w:sz w:val="16"/>
                <w:szCs w:val="16"/>
              </w:rPr>
              <w:t>89.7 %</w:t>
            </w:r>
          </w:p>
        </w:tc>
        <w:tc>
          <w:tcPr>
            <w:tcW w:w="2409" w:type="dxa"/>
            <w:vAlign w:val="center"/>
            <w:hideMark/>
          </w:tcPr>
          <w:p w14:paraId="5A5C3175" w14:textId="77777777" w:rsidR="005F4B1B" w:rsidRPr="000B24D8" w:rsidRDefault="005F4B1B" w:rsidP="00BD2B64">
            <w:pPr>
              <w:jc w:val="center"/>
              <w:rPr>
                <w:rFonts w:cs="Arial"/>
                <w:sz w:val="16"/>
                <w:szCs w:val="16"/>
              </w:rPr>
            </w:pPr>
            <w:r w:rsidRPr="000B24D8">
              <w:rPr>
                <w:rFonts w:cs="Arial"/>
                <w:sz w:val="16"/>
                <w:szCs w:val="16"/>
              </w:rPr>
              <w:t>99.3 %</w:t>
            </w:r>
          </w:p>
        </w:tc>
      </w:tr>
      <w:tr w:rsidR="005F4B1B" w:rsidRPr="00377DA1" w14:paraId="36C2E997" w14:textId="77777777" w:rsidTr="00BD2B64">
        <w:tc>
          <w:tcPr>
            <w:tcW w:w="2393" w:type="dxa"/>
            <w:vAlign w:val="center"/>
            <w:hideMark/>
          </w:tcPr>
          <w:p w14:paraId="08C09A56" w14:textId="77777777" w:rsidR="005F4B1B" w:rsidRPr="000B24D8" w:rsidRDefault="005F4B1B" w:rsidP="00BD2B64">
            <w:pPr>
              <w:jc w:val="center"/>
              <w:rPr>
                <w:rFonts w:cs="Arial"/>
                <w:sz w:val="16"/>
                <w:szCs w:val="16"/>
              </w:rPr>
            </w:pPr>
            <w:r w:rsidRPr="000B24D8">
              <w:rPr>
                <w:rFonts w:cs="Arial"/>
                <w:sz w:val="16"/>
                <w:szCs w:val="16"/>
              </w:rPr>
              <w:t>Tenabo</w:t>
            </w:r>
          </w:p>
        </w:tc>
        <w:tc>
          <w:tcPr>
            <w:tcW w:w="2280" w:type="dxa"/>
            <w:vAlign w:val="center"/>
            <w:hideMark/>
          </w:tcPr>
          <w:p w14:paraId="5FED7DC7" w14:textId="77777777" w:rsidR="005F4B1B" w:rsidRPr="000B24D8" w:rsidRDefault="005F4B1B" w:rsidP="00BD2B64">
            <w:pPr>
              <w:jc w:val="center"/>
              <w:rPr>
                <w:rFonts w:cs="Arial"/>
                <w:sz w:val="16"/>
                <w:szCs w:val="16"/>
              </w:rPr>
            </w:pPr>
            <w:r w:rsidRPr="000B24D8">
              <w:rPr>
                <w:rFonts w:cs="Arial"/>
                <w:sz w:val="16"/>
                <w:szCs w:val="16"/>
              </w:rPr>
              <w:t>98.5 %</w:t>
            </w:r>
          </w:p>
        </w:tc>
        <w:tc>
          <w:tcPr>
            <w:tcW w:w="2268" w:type="dxa"/>
            <w:vAlign w:val="center"/>
            <w:hideMark/>
          </w:tcPr>
          <w:p w14:paraId="34FF1F66" w14:textId="77777777" w:rsidR="005F4B1B" w:rsidRPr="000B24D8" w:rsidRDefault="005F4B1B" w:rsidP="00BD2B64">
            <w:pPr>
              <w:jc w:val="center"/>
              <w:rPr>
                <w:rFonts w:cs="Arial"/>
                <w:sz w:val="16"/>
                <w:szCs w:val="16"/>
              </w:rPr>
            </w:pPr>
            <w:r w:rsidRPr="000B24D8">
              <w:rPr>
                <w:rFonts w:cs="Arial"/>
                <w:sz w:val="16"/>
                <w:szCs w:val="16"/>
              </w:rPr>
              <w:t>84.7 %</w:t>
            </w:r>
            <w:r w:rsidRPr="000B24D8">
              <w:rPr>
                <w:rStyle w:val="apple-converted-space"/>
                <w:rFonts w:cs="Arial"/>
                <w:sz w:val="16"/>
                <w:szCs w:val="16"/>
              </w:rPr>
              <w:t> </w:t>
            </w:r>
            <w:r w:rsidRPr="000B24D8">
              <w:rPr>
                <w:rFonts w:cs="Arial"/>
                <w:i/>
                <w:iCs/>
                <w:sz w:val="16"/>
                <w:szCs w:val="16"/>
              </w:rPr>
              <w:t>(Déficit Crítico)</w:t>
            </w:r>
          </w:p>
        </w:tc>
        <w:tc>
          <w:tcPr>
            <w:tcW w:w="2409" w:type="dxa"/>
            <w:vAlign w:val="center"/>
            <w:hideMark/>
          </w:tcPr>
          <w:p w14:paraId="3A64594E" w14:textId="77777777" w:rsidR="005F4B1B" w:rsidRPr="000B24D8" w:rsidRDefault="005F4B1B" w:rsidP="00BD2B64">
            <w:pPr>
              <w:jc w:val="center"/>
              <w:rPr>
                <w:rFonts w:cs="Arial"/>
                <w:sz w:val="16"/>
                <w:szCs w:val="16"/>
              </w:rPr>
            </w:pPr>
            <w:r w:rsidRPr="000B24D8">
              <w:rPr>
                <w:rFonts w:cs="Arial"/>
                <w:sz w:val="16"/>
                <w:szCs w:val="16"/>
              </w:rPr>
              <w:t>98.3 %</w:t>
            </w:r>
          </w:p>
        </w:tc>
      </w:tr>
      <w:tr w:rsidR="005F4B1B" w:rsidRPr="00377DA1" w14:paraId="18C8D19C" w14:textId="77777777" w:rsidTr="00BD2B64">
        <w:tc>
          <w:tcPr>
            <w:tcW w:w="2393" w:type="dxa"/>
            <w:vAlign w:val="center"/>
            <w:hideMark/>
          </w:tcPr>
          <w:p w14:paraId="6E88210A" w14:textId="77777777" w:rsidR="005F4B1B" w:rsidRPr="000B24D8" w:rsidRDefault="005F4B1B" w:rsidP="00BD2B64">
            <w:pPr>
              <w:jc w:val="center"/>
              <w:rPr>
                <w:rFonts w:cs="Arial"/>
                <w:sz w:val="16"/>
                <w:szCs w:val="16"/>
              </w:rPr>
            </w:pPr>
            <w:r w:rsidRPr="000B24D8">
              <w:rPr>
                <w:rFonts w:cs="Arial"/>
                <w:sz w:val="16"/>
                <w:szCs w:val="16"/>
              </w:rPr>
              <w:t>Campeche</w:t>
            </w:r>
          </w:p>
        </w:tc>
        <w:tc>
          <w:tcPr>
            <w:tcW w:w="2280" w:type="dxa"/>
            <w:vAlign w:val="center"/>
            <w:hideMark/>
          </w:tcPr>
          <w:p w14:paraId="77687F01" w14:textId="77777777" w:rsidR="005F4B1B" w:rsidRPr="000B24D8" w:rsidRDefault="005F4B1B" w:rsidP="00BD2B64">
            <w:pPr>
              <w:jc w:val="center"/>
              <w:rPr>
                <w:rFonts w:cs="Arial"/>
                <w:sz w:val="16"/>
                <w:szCs w:val="16"/>
              </w:rPr>
            </w:pPr>
            <w:r w:rsidRPr="000B24D8">
              <w:rPr>
                <w:rFonts w:cs="Arial"/>
                <w:sz w:val="16"/>
                <w:szCs w:val="16"/>
              </w:rPr>
              <w:t>98.9 %</w:t>
            </w:r>
          </w:p>
        </w:tc>
        <w:tc>
          <w:tcPr>
            <w:tcW w:w="2268" w:type="dxa"/>
            <w:vAlign w:val="center"/>
            <w:hideMark/>
          </w:tcPr>
          <w:p w14:paraId="7EDD4BA9" w14:textId="77777777" w:rsidR="005F4B1B" w:rsidRPr="000B24D8" w:rsidRDefault="005F4B1B" w:rsidP="00BD2B64">
            <w:pPr>
              <w:jc w:val="center"/>
              <w:rPr>
                <w:rFonts w:cs="Arial"/>
                <w:sz w:val="16"/>
                <w:szCs w:val="16"/>
              </w:rPr>
            </w:pPr>
            <w:r w:rsidRPr="000B24D8">
              <w:rPr>
                <w:rFonts w:cs="Arial"/>
                <w:sz w:val="16"/>
                <w:szCs w:val="16"/>
              </w:rPr>
              <w:t>98.1 %</w:t>
            </w:r>
          </w:p>
        </w:tc>
        <w:tc>
          <w:tcPr>
            <w:tcW w:w="2409" w:type="dxa"/>
            <w:vAlign w:val="center"/>
            <w:hideMark/>
          </w:tcPr>
          <w:p w14:paraId="0AAC8DCE" w14:textId="77777777" w:rsidR="005F4B1B" w:rsidRPr="000B24D8" w:rsidRDefault="005F4B1B" w:rsidP="00BD2B64">
            <w:pPr>
              <w:jc w:val="center"/>
              <w:rPr>
                <w:rFonts w:cs="Arial"/>
                <w:sz w:val="16"/>
                <w:szCs w:val="16"/>
              </w:rPr>
            </w:pPr>
            <w:r w:rsidRPr="000B24D8">
              <w:rPr>
                <w:rFonts w:cs="Arial"/>
                <w:sz w:val="16"/>
                <w:szCs w:val="16"/>
              </w:rPr>
              <w:t>99.1 %</w:t>
            </w:r>
          </w:p>
        </w:tc>
      </w:tr>
    </w:tbl>
    <w:p w14:paraId="6B1E02DE"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7960FD80" w14:textId="77777777" w:rsidR="005F4B1B" w:rsidRPr="00377DA1" w:rsidRDefault="005F4B1B" w:rsidP="005F4B1B">
      <w:pPr>
        <w:pStyle w:val="Ttulo8"/>
        <w:rPr>
          <w:szCs w:val="18"/>
        </w:rPr>
      </w:pPr>
      <w:r w:rsidRPr="00377DA1">
        <w:rPr>
          <w:szCs w:val="18"/>
        </w:rPr>
        <w:t xml:space="preserve">Equipamiento </w:t>
      </w:r>
      <w:r>
        <w:rPr>
          <w:szCs w:val="18"/>
        </w:rPr>
        <w:t>s</w:t>
      </w:r>
      <w:r w:rsidRPr="00377DA1">
        <w:rPr>
          <w:szCs w:val="18"/>
        </w:rPr>
        <w:t>ocial</w:t>
      </w:r>
    </w:p>
    <w:p w14:paraId="18EA0546"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Si la vivienda es el refugio familiar, el equipamiento es el soporte de la vida comunitaria. Este tema abarca la distribución física de hospitales, escuelas y mercados en el territorio estatal. Medir la cobertura de estos servicios es fundamental porque el equipamiento necesario para el funcionamiento de las localidades: un municipio sin preparatorias, sin clínicas de urgencias o sin mercados formales es un municipio que expulsa obligatoriamente a sus jóvenes y familias (conectando directamente con el fenómeno migratorio que vimos en el Tema 3 del subsistema sociodemográfico).</w:t>
      </w:r>
    </w:p>
    <w:p w14:paraId="64D905F3"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Nivel de Cobertura de Unidades Médicas (1er, 2do y 3er Nivel) contrastando población urbana vs. Rural</w:t>
      </w:r>
      <w:r>
        <w:rPr>
          <w:rFonts w:cs="Arial"/>
          <w:color w:val="000000"/>
          <w:szCs w:val="18"/>
        </w:rPr>
        <w:t xml:space="preserve">; </w:t>
      </w:r>
      <w:r w:rsidRPr="00377DA1">
        <w:rPr>
          <w:rFonts w:cs="Arial"/>
          <w:color w:val="000000"/>
          <w:szCs w:val="18"/>
        </w:rPr>
        <w:t>Inventario de Equipamiento Educativo y caída de la oferta (Educación Básica, Media Superior y Superior)</w:t>
      </w:r>
      <w:r>
        <w:rPr>
          <w:rFonts w:cs="Arial"/>
          <w:color w:val="000000"/>
          <w:szCs w:val="18"/>
        </w:rPr>
        <w:t xml:space="preserve"> e </w:t>
      </w:r>
      <w:r w:rsidRPr="00377DA1">
        <w:rPr>
          <w:rFonts w:cs="Arial"/>
          <w:color w:val="000000"/>
          <w:szCs w:val="18"/>
        </w:rPr>
        <w:t>Infraestructura de Abasto y Comercio (Mercados públicos y Rastros municipales).</w:t>
      </w:r>
    </w:p>
    <w:p w14:paraId="74C62BF7" w14:textId="77777777" w:rsidR="005F4B1B" w:rsidRPr="000B24D8"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0B24D8">
        <w:rPr>
          <w:rFonts w:eastAsia="Times New Roman" w:cs="Courier New"/>
          <w:szCs w:val="18"/>
          <w:lang w:eastAsia="es-MX"/>
          <w14:ligatures w14:val="none"/>
        </w:rPr>
        <w:t>C04_ES1erNivel_CLUES_OPMATPG_2023</w:t>
      </w:r>
      <w:r w:rsidRPr="000B24D8">
        <w:rPr>
          <w:rFonts w:eastAsia="Times New Roman" w:cs="Times New Roman"/>
          <w:szCs w:val="18"/>
          <w:lang w:eastAsia="es-MX"/>
          <w14:ligatures w14:val="none"/>
        </w:rPr>
        <w:t> (1 y 3)</w:t>
      </w:r>
      <w:r>
        <w:rPr>
          <w:rFonts w:cs="Arial"/>
          <w:color w:val="000000"/>
          <w:szCs w:val="18"/>
        </w:rPr>
        <w:t xml:space="preserve">, </w:t>
      </w:r>
      <w:r w:rsidRPr="000B24D8">
        <w:rPr>
          <w:rFonts w:eastAsia="Times New Roman" w:cs="Courier New"/>
          <w:szCs w:val="18"/>
          <w:lang w:eastAsia="es-MX"/>
          <w14:ligatures w14:val="none"/>
        </w:rPr>
        <w:t>C04_ES2doNivel_CLUES_OPMATPG_2023</w:t>
      </w:r>
      <w:r w:rsidRPr="000B24D8">
        <w:rPr>
          <w:rFonts w:eastAsia="Times New Roman" w:cs="Times New Roman"/>
          <w:szCs w:val="18"/>
          <w:lang w:eastAsia="es-MX"/>
          <w14:ligatures w14:val="none"/>
        </w:rPr>
        <w:t> (1 y 3)</w:t>
      </w:r>
      <w:r>
        <w:rPr>
          <w:rFonts w:cs="Arial"/>
          <w:color w:val="000000"/>
          <w:szCs w:val="18"/>
        </w:rPr>
        <w:t xml:space="preserve"> y </w:t>
      </w:r>
      <w:r w:rsidRPr="000B24D8">
        <w:rPr>
          <w:rFonts w:eastAsia="Times New Roman" w:cs="Courier New"/>
          <w:szCs w:val="18"/>
          <w:lang w:eastAsia="es-MX"/>
          <w14:ligatures w14:val="none"/>
        </w:rPr>
        <w:t>C04_Puntos_Int_IMT_INEGI_2024</w:t>
      </w:r>
      <w:r w:rsidRPr="000B24D8">
        <w:rPr>
          <w:rFonts w:eastAsia="Times New Roman" w:cs="Times New Roman"/>
          <w:szCs w:val="18"/>
          <w:lang w:eastAsia="es-MX"/>
          <w14:ligatures w14:val="none"/>
        </w:rPr>
        <w:t> (1)</w:t>
      </w:r>
    </w:p>
    <w:p w14:paraId="7191AA20" w14:textId="77777777" w:rsidR="005F4B1B" w:rsidRPr="00377DA1" w:rsidRDefault="005F4B1B" w:rsidP="005F4B1B">
      <w:pPr>
        <w:spacing w:after="0"/>
        <w:rPr>
          <w:rFonts w:cs="Arial"/>
          <w:color w:val="000000"/>
          <w:szCs w:val="18"/>
        </w:rPr>
      </w:pPr>
      <w:r w:rsidRPr="00377DA1">
        <w:rPr>
          <w:rFonts w:cs="Arial"/>
          <w:b/>
          <w:bCs/>
          <w:color w:val="000000"/>
          <w:szCs w:val="18"/>
        </w:rPr>
        <w:t>Descripción Analítica</w:t>
      </w:r>
      <w:r>
        <w:rPr>
          <w:rFonts w:cs="Arial"/>
          <w:b/>
          <w:bCs/>
          <w:color w:val="000000"/>
          <w:szCs w:val="18"/>
        </w:rPr>
        <w:t>:</w:t>
      </w:r>
    </w:p>
    <w:p w14:paraId="7C387027" w14:textId="77777777" w:rsidR="005F4B1B" w:rsidRPr="00377DA1" w:rsidRDefault="005F4B1B">
      <w:pPr>
        <w:numPr>
          <w:ilvl w:val="0"/>
          <w:numId w:val="26"/>
        </w:numPr>
        <w:spacing w:after="100" w:afterAutospacing="1"/>
        <w:rPr>
          <w:rFonts w:cs="Arial"/>
          <w:color w:val="000000"/>
          <w:szCs w:val="18"/>
        </w:rPr>
      </w:pPr>
      <w:r w:rsidRPr="00377DA1">
        <w:rPr>
          <w:rFonts w:cs="Arial"/>
          <w:b/>
          <w:bCs/>
          <w:color w:val="000000"/>
          <w:szCs w:val="18"/>
        </w:rPr>
        <w:t>Urbano vs. Rural:</w:t>
      </w:r>
      <w:r w:rsidRPr="00377DA1">
        <w:rPr>
          <w:rStyle w:val="apple-converted-space"/>
          <w:rFonts w:cs="Arial"/>
          <w:color w:val="000000"/>
          <w:szCs w:val="18"/>
        </w:rPr>
        <w:t> </w:t>
      </w:r>
      <w:r w:rsidRPr="00377DA1">
        <w:rPr>
          <w:rFonts w:cs="Arial"/>
          <w:color w:val="000000"/>
          <w:szCs w:val="18"/>
        </w:rPr>
        <w:t>La atención a la salud en Campeche es geográficamente desigual.</w:t>
      </w:r>
    </w:p>
    <w:p w14:paraId="1C3382FA" w14:textId="77777777" w:rsidR="005F4B1B" w:rsidRPr="000B24D8" w:rsidRDefault="005F4B1B">
      <w:pPr>
        <w:numPr>
          <w:ilvl w:val="1"/>
          <w:numId w:val="26"/>
        </w:numPr>
        <w:spacing w:after="100" w:afterAutospacing="1"/>
        <w:rPr>
          <w:rFonts w:cs="Arial"/>
          <w:color w:val="000000"/>
          <w:szCs w:val="18"/>
        </w:rPr>
      </w:pPr>
      <w:r w:rsidRPr="000B24D8">
        <w:rPr>
          <w:rFonts w:cs="Arial"/>
          <w:i/>
          <w:iCs/>
          <w:color w:val="000000"/>
          <w:szCs w:val="18"/>
        </w:rPr>
        <w:t>Primer Nivel (Clínicas básicas):</w:t>
      </w:r>
      <w:r w:rsidRPr="000B24D8">
        <w:rPr>
          <w:rStyle w:val="apple-converted-space"/>
          <w:rFonts w:cs="Arial"/>
          <w:color w:val="000000"/>
          <w:szCs w:val="18"/>
        </w:rPr>
        <w:t> </w:t>
      </w:r>
      <w:r w:rsidRPr="000B24D8">
        <w:rPr>
          <w:rFonts w:cs="Arial"/>
          <w:color w:val="000000"/>
          <w:szCs w:val="18"/>
        </w:rPr>
        <w:t>Atiende al 100% de la población urbana, pero solo cubre al</w:t>
      </w:r>
      <w:r w:rsidRPr="000B24D8">
        <w:rPr>
          <w:rStyle w:val="apple-converted-space"/>
          <w:rFonts w:cs="Arial"/>
          <w:color w:val="000000"/>
          <w:szCs w:val="18"/>
        </w:rPr>
        <w:t> </w:t>
      </w:r>
      <w:r w:rsidRPr="000B24D8">
        <w:rPr>
          <w:rFonts w:cs="Arial"/>
          <w:color w:val="000000"/>
          <w:szCs w:val="18"/>
        </w:rPr>
        <w:t>60% de la población rural</w:t>
      </w:r>
      <w:r w:rsidRPr="000B24D8">
        <w:rPr>
          <w:rStyle w:val="apple-converted-space"/>
          <w:rFonts w:cs="Arial"/>
          <w:color w:val="000000"/>
          <w:szCs w:val="18"/>
        </w:rPr>
        <w:t> </w:t>
      </w:r>
      <w:r w:rsidRPr="000B24D8">
        <w:rPr>
          <w:rFonts w:cs="Arial"/>
          <w:color w:val="000000"/>
          <w:szCs w:val="18"/>
        </w:rPr>
        <w:t>(dejando a más de 84,000 habitantes rurales sin clínica).</w:t>
      </w:r>
    </w:p>
    <w:p w14:paraId="7F347F91" w14:textId="77777777" w:rsidR="005F4B1B" w:rsidRPr="000B24D8" w:rsidRDefault="005F4B1B">
      <w:pPr>
        <w:numPr>
          <w:ilvl w:val="1"/>
          <w:numId w:val="26"/>
        </w:numPr>
        <w:spacing w:after="100" w:afterAutospacing="1"/>
        <w:rPr>
          <w:rFonts w:cs="Arial"/>
          <w:color w:val="000000"/>
          <w:szCs w:val="18"/>
        </w:rPr>
      </w:pPr>
      <w:r w:rsidRPr="000B24D8">
        <w:rPr>
          <w:rFonts w:cs="Arial"/>
          <w:i/>
          <w:iCs/>
          <w:color w:val="000000"/>
          <w:szCs w:val="18"/>
        </w:rPr>
        <w:t>Segundo Nivel (Hospitales Generales):</w:t>
      </w:r>
      <w:r w:rsidRPr="000B24D8">
        <w:rPr>
          <w:rStyle w:val="apple-converted-space"/>
          <w:rFonts w:cs="Arial"/>
          <w:color w:val="000000"/>
          <w:szCs w:val="18"/>
        </w:rPr>
        <w:t> </w:t>
      </w:r>
      <w:r w:rsidRPr="000B24D8">
        <w:rPr>
          <w:rFonts w:cs="Arial"/>
          <w:color w:val="000000"/>
          <w:szCs w:val="18"/>
        </w:rPr>
        <w:t>Cubre al 94% de las ciudades, pero la cobertura se desploma al</w:t>
      </w:r>
      <w:r w:rsidRPr="000B24D8">
        <w:rPr>
          <w:rStyle w:val="apple-converted-space"/>
          <w:rFonts w:cs="Arial"/>
          <w:color w:val="000000"/>
          <w:szCs w:val="18"/>
        </w:rPr>
        <w:t> </w:t>
      </w:r>
      <w:r w:rsidRPr="000B24D8">
        <w:rPr>
          <w:rFonts w:cs="Arial"/>
          <w:color w:val="000000"/>
          <w:szCs w:val="18"/>
        </w:rPr>
        <w:t>45% en las localidades rurales.</w:t>
      </w:r>
    </w:p>
    <w:p w14:paraId="1C0EDA36" w14:textId="77777777" w:rsidR="005F4B1B" w:rsidRPr="000B24D8" w:rsidRDefault="005F4B1B">
      <w:pPr>
        <w:numPr>
          <w:ilvl w:val="1"/>
          <w:numId w:val="26"/>
        </w:numPr>
        <w:spacing w:after="100" w:afterAutospacing="1"/>
        <w:rPr>
          <w:rFonts w:cs="Arial"/>
          <w:color w:val="000000"/>
          <w:szCs w:val="18"/>
        </w:rPr>
      </w:pPr>
      <w:r w:rsidRPr="000B24D8">
        <w:rPr>
          <w:rFonts w:cs="Arial"/>
          <w:i/>
          <w:iCs/>
          <w:color w:val="000000"/>
          <w:szCs w:val="18"/>
        </w:rPr>
        <w:t>Tercer Nivel (Especialidades):</w:t>
      </w:r>
      <w:r w:rsidRPr="000B24D8">
        <w:rPr>
          <w:rStyle w:val="apple-converted-space"/>
          <w:rFonts w:cs="Arial"/>
          <w:color w:val="000000"/>
          <w:szCs w:val="18"/>
        </w:rPr>
        <w:t> </w:t>
      </w:r>
      <w:r w:rsidRPr="000B24D8">
        <w:rPr>
          <w:rFonts w:cs="Arial"/>
          <w:color w:val="000000"/>
          <w:szCs w:val="18"/>
        </w:rPr>
        <w:t>Solo atiende al 52% de la población urbana y a un marginal</w:t>
      </w:r>
      <w:r w:rsidRPr="000B24D8">
        <w:rPr>
          <w:rStyle w:val="apple-converted-space"/>
          <w:rFonts w:cs="Arial"/>
          <w:color w:val="000000"/>
          <w:szCs w:val="18"/>
        </w:rPr>
        <w:t> </w:t>
      </w:r>
      <w:r w:rsidRPr="000B24D8">
        <w:rPr>
          <w:rFonts w:cs="Arial"/>
          <w:color w:val="000000"/>
          <w:szCs w:val="18"/>
        </w:rPr>
        <w:t>13% de la población rural</w:t>
      </w:r>
      <w:r w:rsidRPr="000B24D8">
        <w:rPr>
          <w:rStyle w:val="apple-converted-space"/>
          <w:rFonts w:cs="Arial"/>
          <w:color w:val="000000"/>
          <w:szCs w:val="18"/>
        </w:rPr>
        <w:t> </w:t>
      </w:r>
      <w:r w:rsidRPr="000B24D8">
        <w:rPr>
          <w:rFonts w:cs="Arial"/>
          <w:color w:val="000000"/>
          <w:szCs w:val="18"/>
        </w:rPr>
        <w:t>(apenas 27,382 personas del campo tienen acceso).</w:t>
      </w:r>
    </w:p>
    <w:p w14:paraId="00D5F8E7" w14:textId="77777777" w:rsidR="005F4B1B" w:rsidRPr="00377DA1" w:rsidRDefault="005F4B1B">
      <w:pPr>
        <w:numPr>
          <w:ilvl w:val="0"/>
          <w:numId w:val="26"/>
        </w:numPr>
        <w:spacing w:after="100" w:afterAutospacing="1"/>
        <w:rPr>
          <w:rFonts w:cs="Arial"/>
          <w:color w:val="000000"/>
          <w:szCs w:val="18"/>
        </w:rPr>
      </w:pPr>
      <w:r w:rsidRPr="00377DA1">
        <w:rPr>
          <w:rFonts w:cs="Arial"/>
          <w:b/>
          <w:bCs/>
          <w:color w:val="000000"/>
          <w:szCs w:val="18"/>
        </w:rPr>
        <w:t>Educa</w:t>
      </w:r>
      <w:r>
        <w:rPr>
          <w:rFonts w:cs="Arial"/>
          <w:b/>
          <w:bCs/>
          <w:color w:val="000000"/>
          <w:szCs w:val="18"/>
        </w:rPr>
        <w:t>ción</w:t>
      </w:r>
      <w:r w:rsidRPr="00377DA1">
        <w:rPr>
          <w:rFonts w:cs="Arial"/>
          <w:b/>
          <w:bCs/>
          <w:color w:val="000000"/>
          <w:szCs w:val="18"/>
        </w:rPr>
        <w:t>:</w:t>
      </w:r>
      <w:r w:rsidRPr="00377DA1">
        <w:rPr>
          <w:rStyle w:val="apple-converted-space"/>
          <w:rFonts w:cs="Arial"/>
          <w:color w:val="000000"/>
          <w:szCs w:val="18"/>
        </w:rPr>
        <w:t> </w:t>
      </w:r>
      <w:r w:rsidRPr="007500E8">
        <w:rPr>
          <w:rFonts w:cs="Arial"/>
          <w:color w:val="000000"/>
          <w:szCs w:val="18"/>
        </w:rPr>
        <w:t>El estado cuenta con una base sólida de 1,695 primarias y secundarias. Sin embargo, el salto hacia la profesionalización es un cuello de botella físico: solo existen</w:t>
      </w:r>
      <w:r w:rsidRPr="007500E8">
        <w:rPr>
          <w:rStyle w:val="apple-converted-space"/>
          <w:rFonts w:cs="Arial"/>
          <w:color w:val="000000"/>
          <w:szCs w:val="18"/>
        </w:rPr>
        <w:t> </w:t>
      </w:r>
      <w:r w:rsidRPr="007500E8">
        <w:rPr>
          <w:rFonts w:cs="Arial"/>
          <w:color w:val="000000"/>
          <w:szCs w:val="18"/>
        </w:rPr>
        <w:t>85 planteles de Educación Media Superior</w:t>
      </w:r>
      <w:r w:rsidRPr="007500E8">
        <w:rPr>
          <w:rStyle w:val="apple-converted-space"/>
          <w:rFonts w:cs="Arial"/>
          <w:color w:val="000000"/>
          <w:szCs w:val="18"/>
        </w:rPr>
        <w:t> </w:t>
      </w:r>
      <w:r w:rsidRPr="007500E8">
        <w:rPr>
          <w:rFonts w:cs="Arial"/>
          <w:color w:val="000000"/>
          <w:szCs w:val="18"/>
        </w:rPr>
        <w:t>y apenas</w:t>
      </w:r>
      <w:r w:rsidRPr="007500E8">
        <w:rPr>
          <w:rStyle w:val="apple-converted-space"/>
          <w:rFonts w:cs="Arial"/>
          <w:color w:val="000000"/>
          <w:szCs w:val="18"/>
        </w:rPr>
        <w:t> </w:t>
      </w:r>
      <w:r w:rsidRPr="007500E8">
        <w:rPr>
          <w:rFonts w:cs="Arial"/>
          <w:color w:val="000000"/>
          <w:szCs w:val="18"/>
        </w:rPr>
        <w:t>44 equipamientos de Educación Superior</w:t>
      </w:r>
      <w:r w:rsidRPr="007500E8">
        <w:rPr>
          <w:rStyle w:val="apple-converted-space"/>
          <w:rFonts w:cs="Arial"/>
          <w:color w:val="000000"/>
          <w:szCs w:val="18"/>
        </w:rPr>
        <w:t> </w:t>
      </w:r>
      <w:r w:rsidRPr="007500E8">
        <w:rPr>
          <w:rFonts w:cs="Arial"/>
          <w:color w:val="000000"/>
          <w:szCs w:val="18"/>
        </w:rPr>
        <w:t>en toda la entidad. El caso más crítico es</w:t>
      </w:r>
      <w:r w:rsidRPr="007500E8">
        <w:rPr>
          <w:rStyle w:val="apple-converted-space"/>
          <w:rFonts w:cs="Arial"/>
          <w:color w:val="000000"/>
          <w:szCs w:val="18"/>
        </w:rPr>
        <w:t> </w:t>
      </w:r>
      <w:r w:rsidRPr="007500E8">
        <w:rPr>
          <w:rFonts w:cs="Arial"/>
          <w:color w:val="000000"/>
          <w:szCs w:val="18"/>
        </w:rPr>
        <w:t>Tenabo, que tiene la menor cantidad de escuelas del estado, quedando incluso por debajo de Palizada (que es el municipio con menos habitantes).</w:t>
      </w:r>
    </w:p>
    <w:p w14:paraId="2BBA5AA2" w14:textId="77777777" w:rsidR="005F4B1B" w:rsidRPr="00377DA1" w:rsidRDefault="005F4B1B">
      <w:pPr>
        <w:numPr>
          <w:ilvl w:val="0"/>
          <w:numId w:val="26"/>
        </w:numPr>
        <w:spacing w:after="0"/>
        <w:rPr>
          <w:rFonts w:cs="Arial"/>
          <w:color w:val="000000"/>
          <w:szCs w:val="18"/>
        </w:rPr>
      </w:pPr>
      <w:r w:rsidRPr="00377DA1">
        <w:rPr>
          <w:rFonts w:cs="Arial"/>
          <w:b/>
          <w:bCs/>
          <w:color w:val="000000"/>
          <w:szCs w:val="18"/>
        </w:rPr>
        <w:t xml:space="preserve">Abasto </w:t>
      </w:r>
      <w:r>
        <w:rPr>
          <w:rFonts w:cs="Arial"/>
          <w:b/>
          <w:bCs/>
          <w:color w:val="000000"/>
          <w:szCs w:val="18"/>
        </w:rPr>
        <w:t>a</w:t>
      </w:r>
      <w:r w:rsidRPr="00377DA1">
        <w:rPr>
          <w:rFonts w:cs="Arial"/>
          <w:b/>
          <w:bCs/>
          <w:color w:val="000000"/>
          <w:szCs w:val="18"/>
        </w:rPr>
        <w:t>limentario:</w:t>
      </w:r>
      <w:r w:rsidRPr="00377DA1">
        <w:rPr>
          <w:rStyle w:val="apple-converted-space"/>
          <w:rFonts w:cs="Arial"/>
          <w:color w:val="000000"/>
          <w:szCs w:val="18"/>
        </w:rPr>
        <w:t> </w:t>
      </w:r>
      <w:r w:rsidRPr="00377DA1">
        <w:rPr>
          <w:rFonts w:cs="Arial"/>
          <w:color w:val="000000"/>
          <w:szCs w:val="18"/>
        </w:rPr>
        <w:t xml:space="preserve">El comercio está hiper-centralizado. De los 41 mercados municipales y 3 </w:t>
      </w:r>
      <w:r w:rsidRPr="007500E8">
        <w:rPr>
          <w:rFonts w:cs="Arial"/>
          <w:color w:val="000000"/>
          <w:szCs w:val="18"/>
        </w:rPr>
        <w:t>centros comerciales que registra el estado, la inmensa mayoría se aglomera en San Francisco de Campeche.</w:t>
      </w:r>
      <w:r w:rsidRPr="007500E8">
        <w:rPr>
          <w:rStyle w:val="apple-converted-space"/>
          <w:rFonts w:cs="Arial"/>
          <w:color w:val="000000"/>
          <w:szCs w:val="18"/>
        </w:rPr>
        <w:t> </w:t>
      </w:r>
      <w:r w:rsidRPr="007500E8">
        <w:rPr>
          <w:rFonts w:cs="Arial"/>
          <w:color w:val="000000"/>
          <w:szCs w:val="18"/>
        </w:rPr>
        <w:t>Tenabo</w:t>
      </w:r>
      <w:r w:rsidRPr="007500E8">
        <w:rPr>
          <w:rStyle w:val="apple-converted-space"/>
          <w:rFonts w:cs="Arial"/>
          <w:color w:val="000000"/>
          <w:szCs w:val="18"/>
        </w:rPr>
        <w:t> </w:t>
      </w:r>
      <w:r w:rsidRPr="007500E8">
        <w:rPr>
          <w:rFonts w:cs="Arial"/>
          <w:color w:val="000000"/>
          <w:szCs w:val="18"/>
        </w:rPr>
        <w:t>vuelve a figurar como foco rojo: es el único de los 13 municipios que no cuenta con un mercado municipal. En cuanto a rastros públicos, solo existen en Campeche, Escárcega, Sabancuy, Candelaria, Palizada y Ciudad del Carmen, dejando amplias zonas del centro y norte del estado sin infraestructura formal de matanza.</w:t>
      </w:r>
    </w:p>
    <w:p w14:paraId="2733D2D8"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La geografía del equipamiento en Campeche explica por sí sola la marginación y la fuga de talento del estado. Cuando analizamos las capas de puntos de interés (Salud y Educación), el mapa revela zonas de sombra gigantescas en el medio rural. Enfermarse en una localidad alejada de Calakmul, Candelaria o Hopelchén es un riesgo de vida o muerte, ya que el 55% de la población rural no tiene un hospital de segundo nivel a una distancia accesible, obligándolos a realizar traslados costosos hacia la capital.</w:t>
      </w:r>
      <w:r>
        <w:rPr>
          <w:rFonts w:cs="Arial"/>
          <w:color w:val="000000"/>
          <w:szCs w:val="18"/>
        </w:rPr>
        <w:t xml:space="preserve"> </w:t>
      </w:r>
      <w:r w:rsidRPr="00377DA1">
        <w:rPr>
          <w:rFonts w:cs="Arial"/>
          <w:color w:val="000000"/>
          <w:szCs w:val="18"/>
        </w:rPr>
        <w:t>En educación, el drama es idéntico: tenemos casi 1,700 primarias/secundarias, pero solo 44 universidades. Esto significa que, obligatoriamente, miles de jóvenes rurales tienen que abandonar sus municipios si quieren estudiar una carrera. Visualizar los radios de cobertura de estas 44 universidades y los hospitales le entrega al tomador de decisiones la clave maestra del ordenamiento: dejar de saturar Campeche y Carmen, y empezar a construir nodos de equipamiento regional en municipios históricamente desatendidos como Tenabo y las cabeceras del sur.</w:t>
      </w:r>
    </w:p>
    <w:p w14:paraId="0A2C6D38"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51</w:t>
      </w:r>
      <w:r w:rsidRPr="00377DA1">
        <w:rPr>
          <w:sz w:val="18"/>
        </w:rPr>
        <w:fldChar w:fldCharType="end"/>
      </w:r>
      <w:r w:rsidRPr="00377DA1">
        <w:rPr>
          <w:sz w:val="18"/>
        </w:rPr>
        <w:t xml:space="preserve"> Ficha Técnica Equipamiento </w:t>
      </w:r>
      <w:r>
        <w:rPr>
          <w:sz w:val="18"/>
        </w:rPr>
        <w:t>s</w:t>
      </w:r>
      <w:r w:rsidRPr="00377DA1">
        <w:rPr>
          <w:sz w:val="18"/>
        </w:rPr>
        <w:t>ocial</w:t>
      </w:r>
    </w:p>
    <w:tbl>
      <w:tblPr>
        <w:tblStyle w:val="Tablaconcuadrcula"/>
        <w:tblW w:w="0" w:type="auto"/>
        <w:tblLook w:val="04A0" w:firstRow="1" w:lastRow="0" w:firstColumn="1" w:lastColumn="0" w:noHBand="0" w:noVBand="1"/>
      </w:tblPr>
      <w:tblGrid>
        <w:gridCol w:w="1721"/>
        <w:gridCol w:w="1644"/>
        <w:gridCol w:w="1525"/>
        <w:gridCol w:w="3938"/>
      </w:tblGrid>
      <w:tr w:rsidR="005F4B1B" w:rsidRPr="00377DA1" w14:paraId="307EBFAE" w14:textId="77777777" w:rsidTr="00BD2B64">
        <w:tc>
          <w:tcPr>
            <w:tcW w:w="9350" w:type="dxa"/>
            <w:gridSpan w:val="4"/>
            <w:shd w:val="clear" w:color="auto" w:fill="156082"/>
            <w:vAlign w:val="center"/>
          </w:tcPr>
          <w:p w14:paraId="6566B6C6"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Equipamiento social</w:t>
            </w:r>
          </w:p>
        </w:tc>
      </w:tr>
      <w:tr w:rsidR="005F4B1B" w:rsidRPr="00377DA1" w14:paraId="6D402D59" w14:textId="77777777" w:rsidTr="00BD2B64">
        <w:tc>
          <w:tcPr>
            <w:tcW w:w="1846" w:type="dxa"/>
            <w:shd w:val="clear" w:color="auto" w:fill="156082"/>
            <w:vAlign w:val="center"/>
            <w:hideMark/>
          </w:tcPr>
          <w:p w14:paraId="098C4E08"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95" w:type="dxa"/>
            <w:shd w:val="clear" w:color="auto" w:fill="156082"/>
            <w:vAlign w:val="center"/>
            <w:hideMark/>
          </w:tcPr>
          <w:p w14:paraId="669A37E2"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589" w:type="dxa"/>
            <w:shd w:val="clear" w:color="auto" w:fill="156082"/>
            <w:vAlign w:val="center"/>
            <w:hideMark/>
          </w:tcPr>
          <w:p w14:paraId="455ED508"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4120" w:type="dxa"/>
            <w:shd w:val="clear" w:color="auto" w:fill="156082"/>
            <w:vAlign w:val="center"/>
            <w:hideMark/>
          </w:tcPr>
          <w:p w14:paraId="621F7E6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61C564A2" w14:textId="77777777" w:rsidTr="00BD2B64">
        <w:tc>
          <w:tcPr>
            <w:tcW w:w="1846" w:type="dxa"/>
            <w:vAlign w:val="center"/>
            <w:hideMark/>
          </w:tcPr>
          <w:p w14:paraId="52188E91" w14:textId="77777777" w:rsidR="005F4B1B" w:rsidRPr="007500E8" w:rsidRDefault="005F4B1B" w:rsidP="00BD2B64">
            <w:pPr>
              <w:jc w:val="center"/>
              <w:rPr>
                <w:rFonts w:cs="Arial"/>
                <w:sz w:val="16"/>
                <w:szCs w:val="16"/>
              </w:rPr>
            </w:pPr>
            <w:r w:rsidRPr="007500E8">
              <w:rPr>
                <w:rFonts w:cs="Arial"/>
                <w:sz w:val="16"/>
                <w:szCs w:val="16"/>
              </w:rPr>
              <w:lastRenderedPageBreak/>
              <w:t>Mide la presencia y el radio de atención de hospitales, escuelas y mercados en el estado, demostrando la concentración de los servicios y la marginación rural.</w:t>
            </w:r>
          </w:p>
        </w:tc>
        <w:tc>
          <w:tcPr>
            <w:tcW w:w="1795" w:type="dxa"/>
            <w:vAlign w:val="center"/>
            <w:hideMark/>
          </w:tcPr>
          <w:p w14:paraId="1322256C" w14:textId="77777777" w:rsidR="005F4B1B" w:rsidRPr="007500E8" w:rsidRDefault="005F4B1B" w:rsidP="00BD2B64">
            <w:pPr>
              <w:jc w:val="center"/>
              <w:rPr>
                <w:rFonts w:cs="Arial"/>
                <w:sz w:val="16"/>
                <w:szCs w:val="16"/>
              </w:rPr>
            </w:pPr>
            <w:r w:rsidRPr="007500E8">
              <w:rPr>
                <w:rFonts w:cs="Arial"/>
                <w:sz w:val="16"/>
                <w:szCs w:val="16"/>
              </w:rPr>
              <w:t>Análisis de la disponibilidad y cobertura de equipamiento social, educativo y de abasto en los 13 municipios.</w:t>
            </w:r>
          </w:p>
        </w:tc>
        <w:tc>
          <w:tcPr>
            <w:tcW w:w="1589" w:type="dxa"/>
            <w:vAlign w:val="center"/>
            <w:hideMark/>
          </w:tcPr>
          <w:p w14:paraId="2002646C" w14:textId="77777777" w:rsidR="005F4B1B" w:rsidRPr="007500E8" w:rsidRDefault="005F4B1B" w:rsidP="00BD2B64">
            <w:pPr>
              <w:jc w:val="center"/>
              <w:rPr>
                <w:rFonts w:cs="Arial"/>
                <w:sz w:val="16"/>
                <w:szCs w:val="16"/>
              </w:rPr>
            </w:pPr>
            <w:r w:rsidRPr="007500E8">
              <w:rPr>
                <w:rFonts w:cs="Arial"/>
                <w:sz w:val="16"/>
                <w:szCs w:val="16"/>
              </w:rPr>
              <w:t>- Población atendida por Salud (Urbano vs Rural).</w:t>
            </w:r>
          </w:p>
        </w:tc>
        <w:tc>
          <w:tcPr>
            <w:tcW w:w="4120" w:type="dxa"/>
            <w:vAlign w:val="center"/>
            <w:hideMark/>
          </w:tcPr>
          <w:p w14:paraId="16D341F4" w14:textId="77777777" w:rsidR="005F4B1B" w:rsidRPr="007500E8" w:rsidRDefault="005F4B1B" w:rsidP="00BD2B64">
            <w:pPr>
              <w:jc w:val="center"/>
              <w:rPr>
                <w:rFonts w:eastAsia="Times New Roman" w:cs="Times New Roman"/>
                <w:sz w:val="16"/>
                <w:szCs w:val="16"/>
                <w:lang w:eastAsia="es-MX"/>
                <w14:ligatures w14:val="none"/>
              </w:rPr>
            </w:pPr>
            <w:r w:rsidRPr="007500E8">
              <w:rPr>
                <w:rFonts w:eastAsia="Times New Roman" w:cs="Courier New"/>
                <w:sz w:val="16"/>
                <w:szCs w:val="16"/>
                <w:lang w:eastAsia="es-MX"/>
                <w14:ligatures w14:val="none"/>
              </w:rPr>
              <w:t>C04_ES1erNivel_CLUES_OPMATPG_2023</w:t>
            </w:r>
            <w:r w:rsidRPr="007500E8">
              <w:rPr>
                <w:rFonts w:eastAsia="Times New Roman" w:cs="Times New Roman"/>
                <w:sz w:val="16"/>
                <w:szCs w:val="16"/>
                <w:lang w:eastAsia="es-MX"/>
                <w14:ligatures w14:val="none"/>
              </w:rPr>
              <w:t> (1 y 3)</w:t>
            </w:r>
          </w:p>
          <w:p w14:paraId="4195E264" w14:textId="77777777" w:rsidR="005F4B1B" w:rsidRPr="007500E8" w:rsidRDefault="005F4B1B" w:rsidP="00BD2B64">
            <w:pPr>
              <w:jc w:val="center"/>
              <w:rPr>
                <w:rFonts w:eastAsia="Times New Roman" w:cs="Times New Roman"/>
                <w:sz w:val="16"/>
                <w:szCs w:val="16"/>
                <w:lang w:eastAsia="es-MX"/>
                <w14:ligatures w14:val="none"/>
              </w:rPr>
            </w:pPr>
            <w:r w:rsidRPr="007500E8">
              <w:rPr>
                <w:rFonts w:eastAsia="Times New Roman" w:cs="Courier New"/>
                <w:sz w:val="16"/>
                <w:szCs w:val="16"/>
                <w:lang w:eastAsia="es-MX"/>
                <w14:ligatures w14:val="none"/>
              </w:rPr>
              <w:t>C04_ES2doNivel_CLUES_OPMATPG_2023</w:t>
            </w:r>
            <w:r w:rsidRPr="007500E8">
              <w:rPr>
                <w:rFonts w:eastAsia="Times New Roman" w:cs="Times New Roman"/>
                <w:sz w:val="16"/>
                <w:szCs w:val="16"/>
                <w:lang w:eastAsia="es-MX"/>
                <w14:ligatures w14:val="none"/>
              </w:rPr>
              <w:t> (1 y 3)</w:t>
            </w:r>
          </w:p>
          <w:p w14:paraId="2E1AEB60" w14:textId="77777777" w:rsidR="005F4B1B" w:rsidRPr="007500E8" w:rsidRDefault="005F4B1B" w:rsidP="00BD2B64">
            <w:pPr>
              <w:jc w:val="center"/>
              <w:rPr>
                <w:rFonts w:eastAsia="Times New Roman" w:cs="Times New Roman"/>
                <w:sz w:val="16"/>
                <w:szCs w:val="16"/>
                <w:lang w:eastAsia="es-MX"/>
                <w14:ligatures w14:val="none"/>
              </w:rPr>
            </w:pPr>
            <w:r w:rsidRPr="007500E8">
              <w:rPr>
                <w:rFonts w:eastAsia="Times New Roman" w:cs="Courier New"/>
                <w:sz w:val="16"/>
                <w:szCs w:val="16"/>
                <w:lang w:eastAsia="es-MX"/>
                <w14:ligatures w14:val="none"/>
              </w:rPr>
              <w:t>C04_Puntos_Int_IMT_INEGI_2024</w:t>
            </w:r>
            <w:r w:rsidRPr="007500E8">
              <w:rPr>
                <w:rFonts w:eastAsia="Times New Roman" w:cs="Times New Roman"/>
                <w:sz w:val="16"/>
                <w:szCs w:val="16"/>
                <w:lang w:eastAsia="es-MX"/>
                <w14:ligatures w14:val="none"/>
              </w:rPr>
              <w:t> (1)</w:t>
            </w:r>
          </w:p>
          <w:p w14:paraId="59C47B92" w14:textId="77777777" w:rsidR="005F4B1B" w:rsidRPr="007500E8" w:rsidRDefault="005F4B1B" w:rsidP="00BD2B64">
            <w:pPr>
              <w:spacing w:after="100" w:afterAutospacing="1"/>
              <w:jc w:val="center"/>
              <w:rPr>
                <w:rFonts w:cs="Arial"/>
                <w:color w:val="000000"/>
                <w:sz w:val="16"/>
                <w:szCs w:val="16"/>
              </w:rPr>
            </w:pPr>
          </w:p>
        </w:tc>
      </w:tr>
      <w:tr w:rsidR="005F4B1B" w:rsidRPr="00377DA1" w14:paraId="159DD731" w14:textId="77777777" w:rsidTr="00BD2B64">
        <w:tc>
          <w:tcPr>
            <w:tcW w:w="0" w:type="auto"/>
            <w:gridSpan w:val="4"/>
            <w:shd w:val="clear" w:color="auto" w:fill="156082"/>
            <w:vAlign w:val="center"/>
            <w:hideMark/>
          </w:tcPr>
          <w:p w14:paraId="6CB27776" w14:textId="77777777" w:rsidR="005F4B1B" w:rsidRPr="00377DA1" w:rsidRDefault="005F4B1B" w:rsidP="00BD2B64">
            <w:pPr>
              <w:jc w:val="center"/>
              <w:rPr>
                <w:b/>
                <w:bCs/>
                <w:color w:val="FFFFFF" w:themeColor="background1"/>
                <w:szCs w:val="18"/>
              </w:rPr>
            </w:pPr>
            <w:r w:rsidRPr="00377DA1">
              <w:rPr>
                <w:rStyle w:val="Fuerte"/>
                <w:rFonts w:cs="Arial"/>
                <w:color w:val="FFFFFF" w:themeColor="background1"/>
                <w:szCs w:val="18"/>
              </w:rPr>
              <w:t>Analítico</w:t>
            </w:r>
          </w:p>
        </w:tc>
      </w:tr>
      <w:tr w:rsidR="005F4B1B" w:rsidRPr="00377DA1" w14:paraId="44A5DA9D" w14:textId="77777777" w:rsidTr="00BD2B64">
        <w:tc>
          <w:tcPr>
            <w:tcW w:w="1846" w:type="dxa"/>
            <w:shd w:val="clear" w:color="auto" w:fill="156082"/>
            <w:vAlign w:val="center"/>
            <w:hideMark/>
          </w:tcPr>
          <w:p w14:paraId="635526E0"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Cobertura de Salud</w:t>
            </w:r>
          </w:p>
        </w:tc>
        <w:tc>
          <w:tcPr>
            <w:tcW w:w="1795" w:type="dxa"/>
            <w:shd w:val="clear" w:color="auto" w:fill="156082"/>
            <w:vAlign w:val="center"/>
            <w:hideMark/>
          </w:tcPr>
          <w:p w14:paraId="54C1426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1er Nivel</w:t>
            </w:r>
          </w:p>
        </w:tc>
        <w:tc>
          <w:tcPr>
            <w:tcW w:w="1589" w:type="dxa"/>
            <w:shd w:val="clear" w:color="auto" w:fill="156082"/>
            <w:vAlign w:val="center"/>
            <w:hideMark/>
          </w:tcPr>
          <w:p w14:paraId="151E54C0"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2do Nivel (Hospitales)</w:t>
            </w:r>
          </w:p>
        </w:tc>
        <w:tc>
          <w:tcPr>
            <w:tcW w:w="4120" w:type="dxa"/>
            <w:shd w:val="clear" w:color="auto" w:fill="156082"/>
            <w:vAlign w:val="center"/>
            <w:hideMark/>
          </w:tcPr>
          <w:p w14:paraId="47A5F49C"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3er Nivel (Especialidades)</w:t>
            </w:r>
          </w:p>
        </w:tc>
      </w:tr>
      <w:tr w:rsidR="005F4B1B" w:rsidRPr="00377DA1" w14:paraId="05979127" w14:textId="77777777" w:rsidTr="00BD2B64">
        <w:tc>
          <w:tcPr>
            <w:tcW w:w="1846" w:type="dxa"/>
            <w:vAlign w:val="center"/>
            <w:hideMark/>
          </w:tcPr>
          <w:p w14:paraId="29C09FFD" w14:textId="77777777" w:rsidR="005F4B1B" w:rsidRPr="007500E8" w:rsidRDefault="005F4B1B" w:rsidP="00BD2B64">
            <w:pPr>
              <w:jc w:val="center"/>
              <w:rPr>
                <w:rFonts w:cs="Arial"/>
                <w:sz w:val="16"/>
                <w:szCs w:val="16"/>
              </w:rPr>
            </w:pPr>
            <w:r w:rsidRPr="007500E8">
              <w:rPr>
                <w:rFonts w:cs="Arial"/>
                <w:sz w:val="16"/>
                <w:szCs w:val="16"/>
              </w:rPr>
              <w:t>Población Urbana Atendida</w:t>
            </w:r>
          </w:p>
        </w:tc>
        <w:tc>
          <w:tcPr>
            <w:tcW w:w="1795" w:type="dxa"/>
            <w:vAlign w:val="center"/>
            <w:hideMark/>
          </w:tcPr>
          <w:p w14:paraId="5DC6766A" w14:textId="77777777" w:rsidR="005F4B1B" w:rsidRPr="007500E8" w:rsidRDefault="005F4B1B" w:rsidP="00BD2B64">
            <w:pPr>
              <w:jc w:val="center"/>
              <w:rPr>
                <w:rFonts w:cs="Arial"/>
                <w:sz w:val="16"/>
                <w:szCs w:val="16"/>
              </w:rPr>
            </w:pPr>
            <w:r w:rsidRPr="007500E8">
              <w:rPr>
                <w:rFonts w:cs="Arial"/>
                <w:sz w:val="16"/>
                <w:szCs w:val="16"/>
              </w:rPr>
              <w:t>100 % (680,251 habs.)</w:t>
            </w:r>
          </w:p>
        </w:tc>
        <w:tc>
          <w:tcPr>
            <w:tcW w:w="1589" w:type="dxa"/>
            <w:vAlign w:val="center"/>
            <w:hideMark/>
          </w:tcPr>
          <w:p w14:paraId="21B9A19E" w14:textId="77777777" w:rsidR="005F4B1B" w:rsidRPr="007500E8" w:rsidRDefault="005F4B1B" w:rsidP="00BD2B64">
            <w:pPr>
              <w:jc w:val="center"/>
              <w:rPr>
                <w:rFonts w:cs="Arial"/>
                <w:sz w:val="16"/>
                <w:szCs w:val="16"/>
              </w:rPr>
            </w:pPr>
            <w:r w:rsidRPr="007500E8">
              <w:rPr>
                <w:rFonts w:cs="Arial"/>
                <w:sz w:val="16"/>
                <w:szCs w:val="16"/>
              </w:rPr>
              <w:t>94 % (641,995 habs.)</w:t>
            </w:r>
          </w:p>
        </w:tc>
        <w:tc>
          <w:tcPr>
            <w:tcW w:w="4120" w:type="dxa"/>
            <w:vAlign w:val="center"/>
            <w:hideMark/>
          </w:tcPr>
          <w:p w14:paraId="6979ED75" w14:textId="77777777" w:rsidR="005F4B1B" w:rsidRPr="007500E8" w:rsidRDefault="005F4B1B" w:rsidP="00BD2B64">
            <w:pPr>
              <w:jc w:val="center"/>
              <w:rPr>
                <w:rFonts w:cs="Arial"/>
                <w:sz w:val="16"/>
                <w:szCs w:val="16"/>
              </w:rPr>
            </w:pPr>
            <w:r w:rsidRPr="007500E8">
              <w:rPr>
                <w:rFonts w:cs="Arial"/>
                <w:sz w:val="16"/>
                <w:szCs w:val="16"/>
              </w:rPr>
              <w:t>52 % (351,806 habs.)</w:t>
            </w:r>
          </w:p>
        </w:tc>
      </w:tr>
      <w:tr w:rsidR="005F4B1B" w:rsidRPr="00377DA1" w14:paraId="433BD33F" w14:textId="77777777" w:rsidTr="00BD2B64">
        <w:tc>
          <w:tcPr>
            <w:tcW w:w="1846" w:type="dxa"/>
            <w:vAlign w:val="center"/>
            <w:hideMark/>
          </w:tcPr>
          <w:p w14:paraId="22A82B02" w14:textId="77777777" w:rsidR="005F4B1B" w:rsidRPr="007500E8" w:rsidRDefault="005F4B1B" w:rsidP="00BD2B64">
            <w:pPr>
              <w:jc w:val="center"/>
              <w:rPr>
                <w:rFonts w:cs="Arial"/>
                <w:sz w:val="16"/>
                <w:szCs w:val="16"/>
              </w:rPr>
            </w:pPr>
            <w:r w:rsidRPr="007500E8">
              <w:rPr>
                <w:rFonts w:cs="Arial"/>
                <w:sz w:val="16"/>
                <w:szCs w:val="16"/>
              </w:rPr>
              <w:t>Población Rural Atendida</w:t>
            </w:r>
          </w:p>
        </w:tc>
        <w:tc>
          <w:tcPr>
            <w:tcW w:w="1795" w:type="dxa"/>
            <w:vAlign w:val="center"/>
            <w:hideMark/>
          </w:tcPr>
          <w:p w14:paraId="2886BB27" w14:textId="77777777" w:rsidR="005F4B1B" w:rsidRPr="007500E8" w:rsidRDefault="005F4B1B" w:rsidP="00BD2B64">
            <w:pPr>
              <w:jc w:val="center"/>
              <w:rPr>
                <w:rFonts w:cs="Arial"/>
                <w:sz w:val="16"/>
                <w:szCs w:val="16"/>
              </w:rPr>
            </w:pPr>
            <w:r w:rsidRPr="007500E8">
              <w:rPr>
                <w:rFonts w:cs="Arial"/>
                <w:sz w:val="16"/>
                <w:szCs w:val="16"/>
              </w:rPr>
              <w:t>60 %</w:t>
            </w:r>
            <w:r w:rsidRPr="007500E8">
              <w:rPr>
                <w:rStyle w:val="apple-converted-space"/>
                <w:rFonts w:cs="Arial"/>
                <w:sz w:val="16"/>
                <w:szCs w:val="16"/>
              </w:rPr>
              <w:t> </w:t>
            </w:r>
            <w:r w:rsidRPr="007500E8">
              <w:rPr>
                <w:rFonts w:cs="Arial"/>
                <w:i/>
                <w:iCs/>
                <w:sz w:val="16"/>
                <w:szCs w:val="16"/>
              </w:rPr>
              <w:t>(Déficit del 40%)</w:t>
            </w:r>
          </w:p>
        </w:tc>
        <w:tc>
          <w:tcPr>
            <w:tcW w:w="1589" w:type="dxa"/>
            <w:vAlign w:val="center"/>
            <w:hideMark/>
          </w:tcPr>
          <w:p w14:paraId="53C68F53" w14:textId="77777777" w:rsidR="005F4B1B" w:rsidRPr="007500E8" w:rsidRDefault="005F4B1B" w:rsidP="00BD2B64">
            <w:pPr>
              <w:jc w:val="center"/>
              <w:rPr>
                <w:rFonts w:cs="Arial"/>
                <w:sz w:val="16"/>
                <w:szCs w:val="16"/>
              </w:rPr>
            </w:pPr>
            <w:r w:rsidRPr="007500E8">
              <w:rPr>
                <w:rFonts w:cs="Arial"/>
                <w:sz w:val="16"/>
                <w:szCs w:val="16"/>
              </w:rPr>
              <w:t>45 %</w:t>
            </w:r>
            <w:r w:rsidRPr="007500E8">
              <w:rPr>
                <w:rStyle w:val="apple-converted-space"/>
                <w:rFonts w:cs="Arial"/>
                <w:sz w:val="16"/>
                <w:szCs w:val="16"/>
              </w:rPr>
              <w:t> </w:t>
            </w:r>
            <w:r w:rsidRPr="007500E8">
              <w:rPr>
                <w:rFonts w:cs="Arial"/>
                <w:i/>
                <w:iCs/>
                <w:sz w:val="16"/>
                <w:szCs w:val="16"/>
              </w:rPr>
              <w:t>(Déficit del 55%)</w:t>
            </w:r>
          </w:p>
        </w:tc>
        <w:tc>
          <w:tcPr>
            <w:tcW w:w="4120" w:type="dxa"/>
            <w:vAlign w:val="center"/>
            <w:hideMark/>
          </w:tcPr>
          <w:p w14:paraId="037539EC" w14:textId="77777777" w:rsidR="005F4B1B" w:rsidRPr="007500E8" w:rsidRDefault="005F4B1B" w:rsidP="00BD2B64">
            <w:pPr>
              <w:jc w:val="center"/>
              <w:rPr>
                <w:rFonts w:cs="Arial"/>
                <w:sz w:val="16"/>
                <w:szCs w:val="16"/>
              </w:rPr>
            </w:pPr>
            <w:r w:rsidRPr="007500E8">
              <w:rPr>
                <w:rFonts w:cs="Arial"/>
                <w:sz w:val="16"/>
                <w:szCs w:val="16"/>
              </w:rPr>
              <w:t>13 %</w:t>
            </w:r>
            <w:r w:rsidRPr="007500E8">
              <w:rPr>
                <w:rStyle w:val="apple-converted-space"/>
                <w:rFonts w:cs="Arial"/>
                <w:sz w:val="16"/>
                <w:szCs w:val="16"/>
              </w:rPr>
              <w:t> </w:t>
            </w:r>
            <w:r w:rsidRPr="007500E8">
              <w:rPr>
                <w:rFonts w:cs="Arial"/>
                <w:i/>
                <w:iCs/>
                <w:sz w:val="16"/>
                <w:szCs w:val="16"/>
              </w:rPr>
              <w:t>(Déficit del 87%)</w:t>
            </w:r>
          </w:p>
        </w:tc>
      </w:tr>
      <w:tr w:rsidR="005F4B1B" w:rsidRPr="00377DA1" w14:paraId="257796CB" w14:textId="77777777" w:rsidTr="00BD2B64">
        <w:tc>
          <w:tcPr>
            <w:tcW w:w="1846" w:type="dxa"/>
            <w:shd w:val="clear" w:color="auto" w:fill="156082"/>
            <w:vAlign w:val="center"/>
            <w:hideMark/>
          </w:tcPr>
          <w:p w14:paraId="692400C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Equipamiento Educativo</w:t>
            </w:r>
          </w:p>
        </w:tc>
        <w:tc>
          <w:tcPr>
            <w:tcW w:w="1795" w:type="dxa"/>
            <w:shd w:val="clear" w:color="auto" w:fill="156082"/>
            <w:vAlign w:val="center"/>
            <w:hideMark/>
          </w:tcPr>
          <w:p w14:paraId="253F0440"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Educación Básica</w:t>
            </w:r>
          </w:p>
        </w:tc>
        <w:tc>
          <w:tcPr>
            <w:tcW w:w="1589" w:type="dxa"/>
            <w:shd w:val="clear" w:color="auto" w:fill="156082"/>
            <w:vAlign w:val="center"/>
            <w:hideMark/>
          </w:tcPr>
          <w:p w14:paraId="7D92CDEF"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Media Superior (Prepas)</w:t>
            </w:r>
          </w:p>
        </w:tc>
        <w:tc>
          <w:tcPr>
            <w:tcW w:w="4120" w:type="dxa"/>
            <w:shd w:val="clear" w:color="auto" w:fill="156082"/>
            <w:vAlign w:val="center"/>
            <w:hideMark/>
          </w:tcPr>
          <w:p w14:paraId="03F33CF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Superior (Universidades)</w:t>
            </w:r>
          </w:p>
        </w:tc>
      </w:tr>
      <w:tr w:rsidR="005F4B1B" w:rsidRPr="00377DA1" w14:paraId="52F004DA" w14:textId="77777777" w:rsidTr="00BD2B64">
        <w:tc>
          <w:tcPr>
            <w:tcW w:w="1846" w:type="dxa"/>
            <w:vAlign w:val="center"/>
            <w:hideMark/>
          </w:tcPr>
          <w:p w14:paraId="77E0BE43" w14:textId="77777777" w:rsidR="005F4B1B" w:rsidRPr="007500E8" w:rsidRDefault="005F4B1B" w:rsidP="00BD2B64">
            <w:pPr>
              <w:jc w:val="center"/>
              <w:rPr>
                <w:rFonts w:cs="Arial"/>
                <w:sz w:val="16"/>
                <w:szCs w:val="16"/>
              </w:rPr>
            </w:pPr>
            <w:r w:rsidRPr="007500E8">
              <w:rPr>
                <w:rFonts w:cs="Arial"/>
                <w:sz w:val="16"/>
                <w:szCs w:val="16"/>
              </w:rPr>
              <w:t>Total en el Estado (1,824)</w:t>
            </w:r>
          </w:p>
        </w:tc>
        <w:tc>
          <w:tcPr>
            <w:tcW w:w="1795" w:type="dxa"/>
            <w:vAlign w:val="center"/>
            <w:hideMark/>
          </w:tcPr>
          <w:p w14:paraId="03F00C5A" w14:textId="77777777" w:rsidR="005F4B1B" w:rsidRPr="007500E8" w:rsidRDefault="005F4B1B" w:rsidP="00BD2B64">
            <w:pPr>
              <w:jc w:val="center"/>
              <w:rPr>
                <w:rFonts w:cs="Arial"/>
                <w:sz w:val="16"/>
                <w:szCs w:val="16"/>
              </w:rPr>
            </w:pPr>
            <w:r w:rsidRPr="007500E8">
              <w:rPr>
                <w:rFonts w:cs="Arial"/>
                <w:sz w:val="16"/>
                <w:szCs w:val="16"/>
              </w:rPr>
              <w:t>1,695 equipamientos</w:t>
            </w:r>
          </w:p>
        </w:tc>
        <w:tc>
          <w:tcPr>
            <w:tcW w:w="1589" w:type="dxa"/>
            <w:vAlign w:val="center"/>
            <w:hideMark/>
          </w:tcPr>
          <w:p w14:paraId="2B167D7D" w14:textId="77777777" w:rsidR="005F4B1B" w:rsidRPr="007500E8" w:rsidRDefault="005F4B1B" w:rsidP="00BD2B64">
            <w:pPr>
              <w:jc w:val="center"/>
              <w:rPr>
                <w:rFonts w:cs="Arial"/>
                <w:sz w:val="16"/>
                <w:szCs w:val="16"/>
              </w:rPr>
            </w:pPr>
            <w:r w:rsidRPr="007500E8">
              <w:rPr>
                <w:rFonts w:cs="Arial"/>
                <w:sz w:val="16"/>
                <w:szCs w:val="16"/>
              </w:rPr>
              <w:t>85 equipamientos</w:t>
            </w:r>
          </w:p>
        </w:tc>
        <w:tc>
          <w:tcPr>
            <w:tcW w:w="4120" w:type="dxa"/>
            <w:vAlign w:val="center"/>
            <w:hideMark/>
          </w:tcPr>
          <w:p w14:paraId="18D8DF02" w14:textId="77777777" w:rsidR="005F4B1B" w:rsidRPr="007500E8" w:rsidRDefault="005F4B1B" w:rsidP="00BD2B64">
            <w:pPr>
              <w:jc w:val="center"/>
              <w:rPr>
                <w:rFonts w:cs="Arial"/>
                <w:sz w:val="16"/>
                <w:szCs w:val="16"/>
              </w:rPr>
            </w:pPr>
            <w:r w:rsidRPr="007500E8">
              <w:rPr>
                <w:rFonts w:cs="Arial"/>
                <w:sz w:val="16"/>
                <w:szCs w:val="16"/>
              </w:rPr>
              <w:t>44 equipamientos</w:t>
            </w:r>
          </w:p>
        </w:tc>
      </w:tr>
      <w:tr w:rsidR="005F4B1B" w:rsidRPr="00377DA1" w14:paraId="020ADC17" w14:textId="77777777" w:rsidTr="00BD2B64">
        <w:tc>
          <w:tcPr>
            <w:tcW w:w="1846" w:type="dxa"/>
            <w:vAlign w:val="center"/>
            <w:hideMark/>
          </w:tcPr>
          <w:p w14:paraId="5CF6F0B7" w14:textId="77777777" w:rsidR="005F4B1B" w:rsidRPr="007500E8" w:rsidRDefault="005F4B1B" w:rsidP="00BD2B64">
            <w:pPr>
              <w:jc w:val="center"/>
              <w:rPr>
                <w:rFonts w:cs="Arial"/>
                <w:sz w:val="16"/>
                <w:szCs w:val="16"/>
              </w:rPr>
            </w:pPr>
            <w:r w:rsidRPr="007500E8">
              <w:rPr>
                <w:rFonts w:cs="Arial"/>
                <w:sz w:val="16"/>
                <w:szCs w:val="16"/>
              </w:rPr>
              <w:t>Foco Rojo Estatal</w:t>
            </w:r>
          </w:p>
        </w:tc>
        <w:tc>
          <w:tcPr>
            <w:tcW w:w="1795" w:type="dxa"/>
            <w:vAlign w:val="center"/>
            <w:hideMark/>
          </w:tcPr>
          <w:p w14:paraId="087D8E4D" w14:textId="77777777" w:rsidR="005F4B1B" w:rsidRPr="007500E8" w:rsidRDefault="005F4B1B" w:rsidP="00BD2B64">
            <w:pPr>
              <w:jc w:val="center"/>
              <w:rPr>
                <w:rFonts w:cs="Arial"/>
                <w:sz w:val="16"/>
                <w:szCs w:val="16"/>
              </w:rPr>
            </w:pPr>
            <w:r w:rsidRPr="007500E8">
              <w:rPr>
                <w:rFonts w:cs="Arial"/>
                <w:sz w:val="16"/>
                <w:szCs w:val="16"/>
              </w:rPr>
              <w:t>Tenabo (Menor cantidad de escuelas, inferior a Palizada)</w:t>
            </w:r>
          </w:p>
        </w:tc>
        <w:tc>
          <w:tcPr>
            <w:tcW w:w="1589" w:type="dxa"/>
            <w:vAlign w:val="center"/>
            <w:hideMark/>
          </w:tcPr>
          <w:p w14:paraId="53C8D013" w14:textId="77777777" w:rsidR="005F4B1B" w:rsidRPr="007500E8" w:rsidRDefault="005F4B1B" w:rsidP="00BD2B64">
            <w:pPr>
              <w:jc w:val="center"/>
              <w:rPr>
                <w:rFonts w:cs="Arial"/>
                <w:sz w:val="16"/>
                <w:szCs w:val="16"/>
              </w:rPr>
            </w:pPr>
          </w:p>
        </w:tc>
        <w:tc>
          <w:tcPr>
            <w:tcW w:w="4120" w:type="dxa"/>
            <w:vAlign w:val="center"/>
            <w:hideMark/>
          </w:tcPr>
          <w:p w14:paraId="59E35A45" w14:textId="77777777" w:rsidR="005F4B1B" w:rsidRPr="007500E8" w:rsidRDefault="005F4B1B" w:rsidP="00BD2B64">
            <w:pPr>
              <w:jc w:val="center"/>
              <w:rPr>
                <w:sz w:val="16"/>
                <w:szCs w:val="16"/>
              </w:rPr>
            </w:pPr>
          </w:p>
        </w:tc>
      </w:tr>
      <w:tr w:rsidR="005F4B1B" w:rsidRPr="00377DA1" w14:paraId="522003A0" w14:textId="77777777" w:rsidTr="00BD2B64">
        <w:tc>
          <w:tcPr>
            <w:tcW w:w="1846" w:type="dxa"/>
            <w:shd w:val="clear" w:color="auto" w:fill="156082"/>
            <w:vAlign w:val="center"/>
            <w:hideMark/>
          </w:tcPr>
          <w:p w14:paraId="75AA1BB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Equipamiento de Abasto</w:t>
            </w:r>
          </w:p>
        </w:tc>
        <w:tc>
          <w:tcPr>
            <w:tcW w:w="1795" w:type="dxa"/>
            <w:shd w:val="clear" w:color="auto" w:fill="156082"/>
            <w:vAlign w:val="center"/>
            <w:hideMark/>
          </w:tcPr>
          <w:p w14:paraId="19F658FC"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Mercados</w:t>
            </w:r>
          </w:p>
        </w:tc>
        <w:tc>
          <w:tcPr>
            <w:tcW w:w="1589" w:type="dxa"/>
            <w:shd w:val="clear" w:color="auto" w:fill="156082"/>
            <w:vAlign w:val="center"/>
            <w:hideMark/>
          </w:tcPr>
          <w:p w14:paraId="1AC07EC3"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Rastros Públicos</w:t>
            </w:r>
          </w:p>
        </w:tc>
        <w:tc>
          <w:tcPr>
            <w:tcW w:w="4120" w:type="dxa"/>
            <w:shd w:val="clear" w:color="auto" w:fill="156082"/>
            <w:vAlign w:val="center"/>
            <w:hideMark/>
          </w:tcPr>
          <w:p w14:paraId="65CBAFB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Centros Comerciales</w:t>
            </w:r>
          </w:p>
        </w:tc>
      </w:tr>
      <w:tr w:rsidR="005F4B1B" w:rsidRPr="00377DA1" w14:paraId="79D7FCBF" w14:textId="77777777" w:rsidTr="00BD2B64">
        <w:tc>
          <w:tcPr>
            <w:tcW w:w="1846" w:type="dxa"/>
            <w:vAlign w:val="center"/>
            <w:hideMark/>
          </w:tcPr>
          <w:p w14:paraId="3137E14D" w14:textId="77777777" w:rsidR="005F4B1B" w:rsidRPr="007500E8" w:rsidRDefault="005F4B1B" w:rsidP="00BD2B64">
            <w:pPr>
              <w:jc w:val="center"/>
              <w:rPr>
                <w:rFonts w:cs="Arial"/>
                <w:sz w:val="16"/>
                <w:szCs w:val="16"/>
              </w:rPr>
            </w:pPr>
            <w:r w:rsidRPr="007500E8">
              <w:rPr>
                <w:rFonts w:cs="Arial"/>
                <w:sz w:val="16"/>
                <w:szCs w:val="16"/>
              </w:rPr>
              <w:t>Situación Estatal</w:t>
            </w:r>
          </w:p>
        </w:tc>
        <w:tc>
          <w:tcPr>
            <w:tcW w:w="1795" w:type="dxa"/>
            <w:vAlign w:val="center"/>
            <w:hideMark/>
          </w:tcPr>
          <w:p w14:paraId="47CB0816" w14:textId="77777777" w:rsidR="005F4B1B" w:rsidRPr="007500E8" w:rsidRDefault="005F4B1B" w:rsidP="00BD2B64">
            <w:pPr>
              <w:jc w:val="center"/>
              <w:rPr>
                <w:rFonts w:cs="Arial"/>
                <w:sz w:val="16"/>
                <w:szCs w:val="16"/>
              </w:rPr>
            </w:pPr>
            <w:r w:rsidRPr="007500E8">
              <w:rPr>
                <w:rFonts w:cs="Arial"/>
                <w:sz w:val="16"/>
                <w:szCs w:val="16"/>
              </w:rPr>
              <w:t>41 mercados en el estado</w:t>
            </w:r>
          </w:p>
        </w:tc>
        <w:tc>
          <w:tcPr>
            <w:tcW w:w="1589" w:type="dxa"/>
            <w:vAlign w:val="center"/>
            <w:hideMark/>
          </w:tcPr>
          <w:p w14:paraId="530207E9" w14:textId="77777777" w:rsidR="005F4B1B" w:rsidRPr="007500E8" w:rsidRDefault="005F4B1B" w:rsidP="00BD2B64">
            <w:pPr>
              <w:jc w:val="center"/>
              <w:rPr>
                <w:rFonts w:cs="Arial"/>
                <w:sz w:val="16"/>
                <w:szCs w:val="16"/>
              </w:rPr>
            </w:pPr>
            <w:r w:rsidRPr="007500E8">
              <w:rPr>
                <w:rFonts w:cs="Arial"/>
                <w:sz w:val="16"/>
                <w:szCs w:val="16"/>
              </w:rPr>
              <w:t>En Campeche, Escárcega, Carmen, Candelaria, Palizada.</w:t>
            </w:r>
          </w:p>
        </w:tc>
        <w:tc>
          <w:tcPr>
            <w:tcW w:w="4120" w:type="dxa"/>
            <w:vAlign w:val="center"/>
            <w:hideMark/>
          </w:tcPr>
          <w:p w14:paraId="0FF66045" w14:textId="77777777" w:rsidR="005F4B1B" w:rsidRPr="007500E8" w:rsidRDefault="005F4B1B" w:rsidP="00BD2B64">
            <w:pPr>
              <w:jc w:val="center"/>
              <w:rPr>
                <w:rFonts w:cs="Arial"/>
                <w:sz w:val="16"/>
                <w:szCs w:val="16"/>
              </w:rPr>
            </w:pPr>
            <w:r w:rsidRPr="007500E8">
              <w:rPr>
                <w:rFonts w:cs="Arial"/>
                <w:sz w:val="16"/>
                <w:szCs w:val="16"/>
              </w:rPr>
              <w:t>3 (Concentrados en capital)</w:t>
            </w:r>
          </w:p>
        </w:tc>
      </w:tr>
      <w:tr w:rsidR="005F4B1B" w:rsidRPr="00377DA1" w14:paraId="1A9C680D" w14:textId="77777777" w:rsidTr="00BD2B64">
        <w:tc>
          <w:tcPr>
            <w:tcW w:w="1846" w:type="dxa"/>
            <w:vAlign w:val="center"/>
            <w:hideMark/>
          </w:tcPr>
          <w:p w14:paraId="6E0828BD" w14:textId="77777777" w:rsidR="005F4B1B" w:rsidRPr="007500E8" w:rsidRDefault="005F4B1B" w:rsidP="00BD2B64">
            <w:pPr>
              <w:jc w:val="center"/>
              <w:rPr>
                <w:rFonts w:cs="Arial"/>
                <w:sz w:val="16"/>
                <w:szCs w:val="16"/>
              </w:rPr>
            </w:pPr>
            <w:r w:rsidRPr="007500E8">
              <w:rPr>
                <w:rFonts w:cs="Arial"/>
                <w:sz w:val="16"/>
                <w:szCs w:val="16"/>
              </w:rPr>
              <w:t>Foco Rojo Estatal</w:t>
            </w:r>
          </w:p>
        </w:tc>
        <w:tc>
          <w:tcPr>
            <w:tcW w:w="1795" w:type="dxa"/>
            <w:vAlign w:val="center"/>
            <w:hideMark/>
          </w:tcPr>
          <w:p w14:paraId="4A0FD684" w14:textId="77777777" w:rsidR="005F4B1B" w:rsidRPr="007500E8" w:rsidRDefault="005F4B1B" w:rsidP="00BD2B64">
            <w:pPr>
              <w:jc w:val="center"/>
              <w:rPr>
                <w:rFonts w:cs="Arial"/>
                <w:sz w:val="16"/>
                <w:szCs w:val="16"/>
              </w:rPr>
            </w:pPr>
            <w:r w:rsidRPr="007500E8">
              <w:rPr>
                <w:rFonts w:cs="Arial"/>
                <w:sz w:val="16"/>
                <w:szCs w:val="16"/>
              </w:rPr>
              <w:t>Tenabo (Único municipio sin mercado municipal)</w:t>
            </w:r>
          </w:p>
        </w:tc>
        <w:tc>
          <w:tcPr>
            <w:tcW w:w="1589" w:type="dxa"/>
            <w:vAlign w:val="center"/>
            <w:hideMark/>
          </w:tcPr>
          <w:p w14:paraId="5CA56988" w14:textId="77777777" w:rsidR="005F4B1B" w:rsidRPr="007500E8" w:rsidRDefault="005F4B1B" w:rsidP="00BD2B64">
            <w:pPr>
              <w:jc w:val="center"/>
              <w:rPr>
                <w:rFonts w:cs="Arial"/>
                <w:sz w:val="16"/>
                <w:szCs w:val="16"/>
              </w:rPr>
            </w:pPr>
          </w:p>
        </w:tc>
        <w:tc>
          <w:tcPr>
            <w:tcW w:w="4120" w:type="dxa"/>
            <w:vAlign w:val="center"/>
            <w:hideMark/>
          </w:tcPr>
          <w:p w14:paraId="50CE6F9B" w14:textId="77777777" w:rsidR="005F4B1B" w:rsidRPr="007500E8" w:rsidRDefault="005F4B1B" w:rsidP="00BD2B64">
            <w:pPr>
              <w:jc w:val="center"/>
              <w:rPr>
                <w:sz w:val="16"/>
                <w:szCs w:val="16"/>
              </w:rPr>
            </w:pPr>
          </w:p>
        </w:tc>
      </w:tr>
    </w:tbl>
    <w:p w14:paraId="7D506CEC"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116F8E67" w14:textId="77777777" w:rsidR="005F4B1B" w:rsidRPr="00377DA1" w:rsidRDefault="005F4B1B" w:rsidP="005F4B1B">
      <w:pPr>
        <w:pStyle w:val="Ttulo8"/>
        <w:rPr>
          <w:szCs w:val="18"/>
        </w:rPr>
      </w:pPr>
      <w:r w:rsidRPr="00377DA1">
        <w:rPr>
          <w:szCs w:val="18"/>
        </w:rPr>
        <w:t xml:space="preserve">Asentamientos </w:t>
      </w:r>
      <w:r>
        <w:rPr>
          <w:szCs w:val="18"/>
        </w:rPr>
        <w:t>h</w:t>
      </w:r>
      <w:r w:rsidRPr="00377DA1">
        <w:rPr>
          <w:szCs w:val="18"/>
        </w:rPr>
        <w:t>umanos</w:t>
      </w:r>
      <w:r>
        <w:rPr>
          <w:szCs w:val="18"/>
        </w:rPr>
        <w:t xml:space="preserve"> i</w:t>
      </w:r>
      <w:r w:rsidRPr="00377DA1">
        <w:rPr>
          <w:szCs w:val="18"/>
        </w:rPr>
        <w:t>rregulares</w:t>
      </w:r>
    </w:p>
    <w:p w14:paraId="7FB6B1D9"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Los Asentamientos Humanos Irregulares (AHI) son la manifestación más extrema de la marginación urbana. Son polígonos donde la población ha ocupado el suelo sin planeación, sin permisos y sin certeza jurídica (invasiones). Analizar los AHI es vital para el ordenamiento territorial por un candado legal: la ley prohíbe a los ayuntamientos introducir agua potable, drenaje o pavimentación en predios irregulares. Además, estos asentamientos suelen ubicarse en zonas de alto riesgo (márgenes de ríos, manglares, derechos de vía o zonas inundables), condenando a sus habitantes a un ciclo perpetuo de desastres y pobreza.</w:t>
      </w:r>
    </w:p>
    <w:p w14:paraId="1ED1C706"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Presencia y proliferación de Asentamientos Irregulares por municipio</w:t>
      </w:r>
      <w:r>
        <w:rPr>
          <w:rFonts w:cs="Arial"/>
          <w:color w:val="000000"/>
          <w:szCs w:val="18"/>
        </w:rPr>
        <w:t xml:space="preserve">, </w:t>
      </w:r>
      <w:r w:rsidRPr="00377DA1">
        <w:rPr>
          <w:rFonts w:cs="Arial"/>
          <w:color w:val="000000"/>
          <w:szCs w:val="18"/>
        </w:rPr>
        <w:t>Ubicación en Zonas de Riesgo y Vulnerabilidad Ambiental</w:t>
      </w:r>
      <w:r>
        <w:rPr>
          <w:rFonts w:cs="Arial"/>
          <w:color w:val="000000"/>
          <w:szCs w:val="18"/>
        </w:rPr>
        <w:t xml:space="preserve">, </w:t>
      </w:r>
      <w:r w:rsidRPr="00377DA1">
        <w:rPr>
          <w:rFonts w:cs="Arial"/>
          <w:color w:val="000000"/>
          <w:szCs w:val="18"/>
        </w:rPr>
        <w:t>Condición de tenencia (Falta de escrituración / invasión)</w:t>
      </w:r>
      <w:r>
        <w:rPr>
          <w:rFonts w:cs="Arial"/>
          <w:color w:val="000000"/>
          <w:szCs w:val="18"/>
        </w:rPr>
        <w:t xml:space="preserve"> e </w:t>
      </w:r>
      <w:r w:rsidRPr="00377DA1">
        <w:rPr>
          <w:rFonts w:cs="Arial"/>
          <w:color w:val="000000"/>
          <w:szCs w:val="18"/>
        </w:rPr>
        <w:t>Impedimento legal para cobertura de servicios básicos.</w:t>
      </w:r>
    </w:p>
    <w:p w14:paraId="70CCE7F3" w14:textId="77777777" w:rsidR="005F4B1B" w:rsidRPr="007500E8"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7500E8">
        <w:rPr>
          <w:rStyle w:val="CdigoHTML"/>
          <w:rFonts w:ascii="Montserrat" w:eastAsiaTheme="minorHAnsi" w:hAnsi="Montserrat"/>
          <w:color w:val="000000"/>
          <w:sz w:val="18"/>
          <w:szCs w:val="18"/>
        </w:rPr>
        <w:t>C04_AsentamientosHumanos_RAN_2023</w:t>
      </w:r>
      <w:r w:rsidRPr="007500E8">
        <w:rPr>
          <w:rStyle w:val="apple-converted-space"/>
          <w:color w:val="000000"/>
          <w:szCs w:val="18"/>
        </w:rPr>
        <w:t> </w:t>
      </w:r>
      <w:r w:rsidRPr="007500E8">
        <w:rPr>
          <w:color w:val="000000"/>
          <w:szCs w:val="18"/>
        </w:rPr>
        <w:t>(1 y 3)</w:t>
      </w:r>
    </w:p>
    <w:p w14:paraId="7FEB4D02"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00F65020" w14:textId="77777777" w:rsidR="005F4B1B" w:rsidRPr="00377DA1" w:rsidRDefault="005F4B1B">
      <w:pPr>
        <w:numPr>
          <w:ilvl w:val="0"/>
          <w:numId w:val="27"/>
        </w:numPr>
        <w:spacing w:after="100" w:afterAutospacing="1"/>
        <w:rPr>
          <w:rFonts w:cs="Arial"/>
          <w:color w:val="000000"/>
          <w:szCs w:val="18"/>
        </w:rPr>
      </w:pPr>
      <w:r w:rsidRPr="00377DA1">
        <w:rPr>
          <w:rFonts w:cs="Arial"/>
          <w:b/>
          <w:bCs/>
          <w:color w:val="000000"/>
          <w:szCs w:val="18"/>
        </w:rPr>
        <w:t>El</w:t>
      </w:r>
      <w:r>
        <w:rPr>
          <w:rFonts w:cs="Arial"/>
          <w:b/>
          <w:bCs/>
          <w:color w:val="000000"/>
          <w:szCs w:val="18"/>
        </w:rPr>
        <w:t xml:space="preserve"> </w:t>
      </w:r>
      <w:r w:rsidRPr="00377DA1">
        <w:rPr>
          <w:rFonts w:cs="Arial"/>
          <w:b/>
          <w:bCs/>
          <w:color w:val="000000"/>
          <w:szCs w:val="18"/>
        </w:rPr>
        <w:t>Carmen:</w:t>
      </w:r>
      <w:r w:rsidRPr="00377DA1">
        <w:rPr>
          <w:rStyle w:val="apple-converted-space"/>
          <w:rFonts w:cs="Arial"/>
          <w:color w:val="000000"/>
          <w:szCs w:val="18"/>
        </w:rPr>
        <w:t> </w:t>
      </w:r>
      <w:r w:rsidRPr="00377DA1">
        <w:rPr>
          <w:rFonts w:cs="Arial"/>
          <w:color w:val="000000"/>
          <w:szCs w:val="18"/>
        </w:rPr>
        <w:t>El municipio de Carmen presenta el caso más crítico de ocupación irregular del estado, específicamente en la Isla de Términos. La atracción poblacional histórica por el "boom petrolero" generó una demanda de suelo que el mercado formal no pudo absorber, derivando en invasiones masivas sobre zonas de humedales, manglares y áreas naturales protegidas.</w:t>
      </w:r>
    </w:p>
    <w:p w14:paraId="046C7BA0" w14:textId="77777777" w:rsidR="005F4B1B" w:rsidRPr="00377DA1" w:rsidRDefault="005F4B1B">
      <w:pPr>
        <w:numPr>
          <w:ilvl w:val="0"/>
          <w:numId w:val="27"/>
        </w:numPr>
        <w:spacing w:after="0"/>
        <w:rPr>
          <w:rFonts w:cs="Arial"/>
          <w:color w:val="000000"/>
          <w:szCs w:val="18"/>
        </w:rPr>
      </w:pPr>
      <w:r w:rsidRPr="00377DA1">
        <w:rPr>
          <w:rFonts w:cs="Arial"/>
          <w:b/>
          <w:bCs/>
          <w:color w:val="000000"/>
          <w:szCs w:val="18"/>
        </w:rPr>
        <w:t>Vulnerabilidad Física:</w:t>
      </w:r>
      <w:r w:rsidRPr="00377DA1">
        <w:rPr>
          <w:rStyle w:val="apple-converted-space"/>
          <w:rFonts w:cs="Arial"/>
          <w:color w:val="000000"/>
          <w:szCs w:val="18"/>
        </w:rPr>
        <w:t> </w:t>
      </w:r>
      <w:r w:rsidRPr="00377DA1">
        <w:rPr>
          <w:rFonts w:cs="Arial"/>
          <w:color w:val="000000"/>
          <w:szCs w:val="18"/>
        </w:rPr>
        <w:t xml:space="preserve">Las viviendas en estos asentamientos coinciden geográficamente con los más altos índices de "rezago de materiales" (techos de cartón/palma, paredes de desecho) documentados en el Tema 2. Al estar ubicados en zonas bajas y carecer de </w:t>
      </w:r>
      <w:r w:rsidRPr="00377DA1">
        <w:rPr>
          <w:rFonts w:cs="Arial"/>
          <w:color w:val="000000"/>
          <w:szCs w:val="18"/>
        </w:rPr>
        <w:lastRenderedPageBreak/>
        <w:t>drenaje, son los primeros polígonos en sufrir inundaciones y pérdida total de patrimonio durante la temporada de huracanes y tormentas tropicales.</w:t>
      </w:r>
    </w:p>
    <w:p w14:paraId="50CF4BBE" w14:textId="77777777" w:rsidR="005F4B1B" w:rsidRPr="007500E8"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7500E8">
        <w:rPr>
          <w:rFonts w:cs="Arial"/>
          <w:color w:val="000000"/>
          <w:szCs w:val="18"/>
        </w:rPr>
        <w:t>Los Asentamientos Humanos Irregulares son el "punto ciego" donde chocan la necesidad social y la rigidez de la ley. El diagnóstico del PEOTDU nos demuestra que los AHI no son un acto criminal, sino de supervivencia: si en 13 años el estado solo produjo 10 mil viviendas formales, las miles de familias restantes tuvieron que resolver su necesidad de techo invadiendo tierras. El drama de Campeche —especialmente visible en las periferias de Ciudad del Carmen, Campeche capital y Escárcega— es que estas familias se asientan sobre manglares o zonas inundables. Al no tener escrituras, el gobierno municipal no puede pavimentarles ni ponerles drenaje, lo que genera ríos de aguas negras a cielo abierto. Mapear los polígonos de AHI en el Geovisor (cruzándolos con las capas de riesgo de inundación) le da al Estado la ruta crítica de acción: antes de prometer servicios básicos, el gobierno debe iniciar programas masivos de</w:t>
      </w:r>
      <w:r w:rsidRPr="007500E8">
        <w:rPr>
          <w:rStyle w:val="apple-converted-space"/>
          <w:rFonts w:cs="Arial"/>
          <w:color w:val="000000"/>
          <w:szCs w:val="18"/>
        </w:rPr>
        <w:t> </w:t>
      </w:r>
      <w:r w:rsidRPr="007500E8">
        <w:rPr>
          <w:rFonts w:cs="Arial"/>
          <w:color w:val="000000"/>
          <w:szCs w:val="18"/>
        </w:rPr>
        <w:t>regularización de la tenencia de la tierra (CORETT/INSUS) o, en caso de estar en zonas de alto riesgo no mitigable, planear la</w:t>
      </w:r>
      <w:r w:rsidRPr="007500E8">
        <w:rPr>
          <w:rStyle w:val="apple-converted-space"/>
          <w:rFonts w:cs="Arial"/>
          <w:color w:val="000000"/>
          <w:szCs w:val="18"/>
        </w:rPr>
        <w:t> </w:t>
      </w:r>
      <w:r w:rsidRPr="007500E8">
        <w:rPr>
          <w:rFonts w:cs="Arial"/>
          <w:color w:val="000000"/>
          <w:szCs w:val="18"/>
        </w:rPr>
        <w:t>reubicación estratégica</w:t>
      </w:r>
      <w:r w:rsidRPr="007500E8">
        <w:rPr>
          <w:rStyle w:val="apple-converted-space"/>
          <w:rFonts w:cs="Arial"/>
          <w:color w:val="000000"/>
          <w:szCs w:val="18"/>
        </w:rPr>
        <w:t> </w:t>
      </w:r>
      <w:r w:rsidRPr="007500E8">
        <w:rPr>
          <w:rFonts w:cs="Arial"/>
          <w:color w:val="000000"/>
          <w:szCs w:val="18"/>
        </w:rPr>
        <w:t>de estas familias hacia suelo urbano seguro y servido.</w:t>
      </w:r>
    </w:p>
    <w:p w14:paraId="3B999A36" w14:textId="77777777" w:rsidR="005F4B1B" w:rsidRPr="00377DA1" w:rsidRDefault="005F4B1B" w:rsidP="005F4B1B">
      <w:pPr>
        <w:spacing w:after="0"/>
        <w:rPr>
          <w:rFonts w:cs="Arial"/>
          <w:color w:val="000000"/>
          <w:szCs w:val="18"/>
        </w:rPr>
      </w:pPr>
    </w:p>
    <w:p w14:paraId="0EBDF092"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59</w:t>
      </w:r>
      <w:r>
        <w:rPr>
          <w:noProof/>
        </w:rPr>
        <w:fldChar w:fldCharType="end"/>
      </w:r>
      <w:r>
        <w:t xml:space="preserve"> Ficha técnica de Asentamientos humanos irregulares</w:t>
      </w:r>
    </w:p>
    <w:tbl>
      <w:tblPr>
        <w:tblStyle w:val="Tablaconcuadrcula"/>
        <w:tblW w:w="9469" w:type="dxa"/>
        <w:tblLook w:val="04A0" w:firstRow="1" w:lastRow="0" w:firstColumn="1" w:lastColumn="0" w:noHBand="0" w:noVBand="1"/>
      </w:tblPr>
      <w:tblGrid>
        <w:gridCol w:w="2413"/>
        <w:gridCol w:w="1729"/>
        <w:gridCol w:w="60"/>
        <w:gridCol w:w="1153"/>
        <w:gridCol w:w="4114"/>
      </w:tblGrid>
      <w:tr w:rsidR="005F4B1B" w:rsidRPr="00377DA1" w14:paraId="7946E79A" w14:textId="77777777" w:rsidTr="00BD2B64">
        <w:tc>
          <w:tcPr>
            <w:tcW w:w="9469" w:type="dxa"/>
            <w:gridSpan w:val="5"/>
            <w:shd w:val="clear" w:color="auto" w:fill="156082"/>
            <w:vAlign w:val="center"/>
          </w:tcPr>
          <w:p w14:paraId="27C2DA8C"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A</w:t>
            </w:r>
            <w:r>
              <w:rPr>
                <w:rStyle w:val="Fuerte"/>
                <w:color w:val="FFFFFF" w:themeColor="background1"/>
              </w:rPr>
              <w:t>sentamientos humanos irregulares</w:t>
            </w:r>
          </w:p>
        </w:tc>
      </w:tr>
      <w:tr w:rsidR="005F4B1B" w:rsidRPr="00377DA1" w14:paraId="733876BF" w14:textId="77777777" w:rsidTr="00BD2B64">
        <w:tc>
          <w:tcPr>
            <w:tcW w:w="2413" w:type="dxa"/>
            <w:shd w:val="clear" w:color="auto" w:fill="156082"/>
            <w:vAlign w:val="center"/>
            <w:hideMark/>
          </w:tcPr>
          <w:p w14:paraId="302FE85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89" w:type="dxa"/>
            <w:gridSpan w:val="2"/>
            <w:shd w:val="clear" w:color="auto" w:fill="156082"/>
            <w:vAlign w:val="center"/>
            <w:hideMark/>
          </w:tcPr>
          <w:p w14:paraId="38F24DD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153" w:type="dxa"/>
            <w:shd w:val="clear" w:color="auto" w:fill="156082"/>
            <w:vAlign w:val="center"/>
            <w:hideMark/>
          </w:tcPr>
          <w:p w14:paraId="42A210D2"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4114" w:type="dxa"/>
            <w:shd w:val="clear" w:color="auto" w:fill="156082"/>
            <w:vAlign w:val="center"/>
            <w:hideMark/>
          </w:tcPr>
          <w:p w14:paraId="5E6C139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7596F566" w14:textId="77777777" w:rsidTr="00BD2B64">
        <w:tc>
          <w:tcPr>
            <w:tcW w:w="2413" w:type="dxa"/>
            <w:vAlign w:val="center"/>
            <w:hideMark/>
          </w:tcPr>
          <w:p w14:paraId="583076FF" w14:textId="77777777" w:rsidR="005F4B1B" w:rsidRPr="00324B98" w:rsidRDefault="005F4B1B" w:rsidP="00BD2B64">
            <w:pPr>
              <w:jc w:val="center"/>
              <w:rPr>
                <w:rFonts w:cs="Arial"/>
                <w:sz w:val="16"/>
                <w:szCs w:val="16"/>
              </w:rPr>
            </w:pPr>
            <w:r w:rsidRPr="00324B98">
              <w:rPr>
                <w:rFonts w:cs="Arial"/>
                <w:sz w:val="16"/>
                <w:szCs w:val="16"/>
              </w:rPr>
              <w:t>Mide la ocupación informal del territorio, exponiendo la carencia de certeza jurídica y la exposición a riesgos ambientales que impiden la dotación de servicios públicos.</w:t>
            </w:r>
          </w:p>
        </w:tc>
        <w:tc>
          <w:tcPr>
            <w:tcW w:w="1729" w:type="dxa"/>
            <w:vAlign w:val="center"/>
            <w:hideMark/>
          </w:tcPr>
          <w:p w14:paraId="5651E6FB" w14:textId="77777777" w:rsidR="005F4B1B" w:rsidRPr="00324B98" w:rsidRDefault="005F4B1B" w:rsidP="00BD2B64">
            <w:pPr>
              <w:jc w:val="center"/>
              <w:rPr>
                <w:rFonts w:cs="Arial"/>
                <w:sz w:val="16"/>
                <w:szCs w:val="16"/>
              </w:rPr>
            </w:pPr>
            <w:r w:rsidRPr="00324B98">
              <w:rPr>
                <w:rFonts w:cs="Arial"/>
                <w:sz w:val="16"/>
                <w:szCs w:val="16"/>
              </w:rPr>
              <w:t>Análisis de la informalidad urbana, la invasión de suelo y la vulnerabilidad física/legal.</w:t>
            </w:r>
          </w:p>
        </w:tc>
        <w:tc>
          <w:tcPr>
            <w:tcW w:w="1213" w:type="dxa"/>
            <w:gridSpan w:val="2"/>
            <w:vAlign w:val="center"/>
            <w:hideMark/>
          </w:tcPr>
          <w:p w14:paraId="1F171CED" w14:textId="77777777" w:rsidR="005F4B1B" w:rsidRPr="00324B98" w:rsidRDefault="005F4B1B" w:rsidP="00BD2B64">
            <w:pPr>
              <w:jc w:val="center"/>
              <w:rPr>
                <w:rFonts w:cs="Arial"/>
                <w:sz w:val="16"/>
                <w:szCs w:val="16"/>
              </w:rPr>
            </w:pPr>
            <w:r w:rsidRPr="00324B98">
              <w:rPr>
                <w:rFonts w:cs="Arial"/>
                <w:sz w:val="16"/>
                <w:szCs w:val="16"/>
              </w:rPr>
              <w:t>- Zonas de AHI (Expansión periférica).</w:t>
            </w:r>
          </w:p>
        </w:tc>
        <w:tc>
          <w:tcPr>
            <w:tcW w:w="4114" w:type="dxa"/>
            <w:vAlign w:val="center"/>
            <w:hideMark/>
          </w:tcPr>
          <w:p w14:paraId="54BD7F98" w14:textId="77777777" w:rsidR="005F4B1B" w:rsidRPr="00324B98" w:rsidRDefault="005F4B1B" w:rsidP="00BD2B64">
            <w:pPr>
              <w:jc w:val="center"/>
              <w:rPr>
                <w:color w:val="000000"/>
                <w:sz w:val="16"/>
                <w:szCs w:val="16"/>
              </w:rPr>
            </w:pPr>
            <w:r w:rsidRPr="00324B98">
              <w:rPr>
                <w:rStyle w:val="CdigoHTML"/>
                <w:rFonts w:ascii="Montserrat" w:eastAsiaTheme="minorHAnsi" w:hAnsi="Montserrat"/>
                <w:color w:val="000000"/>
                <w:sz w:val="16"/>
                <w:szCs w:val="16"/>
              </w:rPr>
              <w:t>C04_AsentamientosHumanos_RAN_2023</w:t>
            </w:r>
            <w:r w:rsidRPr="00324B98">
              <w:rPr>
                <w:rStyle w:val="apple-converted-space"/>
                <w:color w:val="000000"/>
                <w:sz w:val="16"/>
                <w:szCs w:val="16"/>
              </w:rPr>
              <w:t> </w:t>
            </w:r>
            <w:r w:rsidRPr="00324B98">
              <w:rPr>
                <w:color w:val="000000"/>
                <w:sz w:val="16"/>
                <w:szCs w:val="16"/>
              </w:rPr>
              <w:t>(1 y 3)</w:t>
            </w:r>
          </w:p>
          <w:p w14:paraId="04D4DFB6" w14:textId="77777777" w:rsidR="005F4B1B" w:rsidRPr="00324B98" w:rsidRDefault="005F4B1B" w:rsidP="00BD2B64">
            <w:pPr>
              <w:spacing w:after="100" w:afterAutospacing="1"/>
              <w:jc w:val="center"/>
              <w:rPr>
                <w:rFonts w:cs="Arial"/>
                <w:color w:val="000000"/>
                <w:sz w:val="16"/>
                <w:szCs w:val="16"/>
              </w:rPr>
            </w:pPr>
          </w:p>
        </w:tc>
      </w:tr>
      <w:tr w:rsidR="005F4B1B" w:rsidRPr="00377DA1" w14:paraId="34DD62DD" w14:textId="77777777" w:rsidTr="00BD2B64">
        <w:tc>
          <w:tcPr>
            <w:tcW w:w="0" w:type="auto"/>
            <w:gridSpan w:val="5"/>
            <w:shd w:val="clear" w:color="auto" w:fill="156082"/>
            <w:vAlign w:val="center"/>
            <w:hideMark/>
          </w:tcPr>
          <w:p w14:paraId="3B51314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4332F71C" w14:textId="77777777" w:rsidTr="00BD2B64">
        <w:tc>
          <w:tcPr>
            <w:tcW w:w="2413" w:type="dxa"/>
            <w:vAlign w:val="center"/>
            <w:hideMark/>
          </w:tcPr>
          <w:p w14:paraId="2C2696D9" w14:textId="77777777" w:rsidR="005F4B1B" w:rsidRPr="00324B98" w:rsidRDefault="005F4B1B" w:rsidP="00BD2B64">
            <w:pPr>
              <w:jc w:val="center"/>
              <w:rPr>
                <w:rFonts w:cs="Arial"/>
                <w:sz w:val="16"/>
                <w:szCs w:val="16"/>
              </w:rPr>
            </w:pPr>
            <w:r w:rsidRPr="00324B98">
              <w:rPr>
                <w:rFonts w:cs="Arial"/>
                <w:sz w:val="16"/>
                <w:szCs w:val="16"/>
              </w:rPr>
              <w:t>Focos Rojos de Irregularidad (Zonas Urbanas)</w:t>
            </w:r>
          </w:p>
        </w:tc>
        <w:tc>
          <w:tcPr>
            <w:tcW w:w="7056" w:type="dxa"/>
            <w:gridSpan w:val="4"/>
            <w:vAlign w:val="center"/>
            <w:hideMark/>
          </w:tcPr>
          <w:p w14:paraId="5F75BF26" w14:textId="77777777" w:rsidR="005F4B1B" w:rsidRPr="00324B98" w:rsidRDefault="005F4B1B" w:rsidP="00BD2B64">
            <w:pPr>
              <w:jc w:val="center"/>
              <w:rPr>
                <w:rFonts w:cs="Arial"/>
                <w:sz w:val="16"/>
                <w:szCs w:val="16"/>
              </w:rPr>
            </w:pPr>
            <w:r w:rsidRPr="00324B98">
              <w:rPr>
                <w:rFonts w:cs="Arial"/>
                <w:sz w:val="16"/>
                <w:szCs w:val="16"/>
              </w:rPr>
              <w:t>Carmen (Isla de Términos), Campeche (Periferias), Escárcega.</w:t>
            </w:r>
          </w:p>
        </w:tc>
      </w:tr>
      <w:tr w:rsidR="005F4B1B" w:rsidRPr="00377DA1" w14:paraId="534B33BC" w14:textId="77777777" w:rsidTr="00BD2B64">
        <w:tc>
          <w:tcPr>
            <w:tcW w:w="2413" w:type="dxa"/>
            <w:vAlign w:val="center"/>
            <w:hideMark/>
          </w:tcPr>
          <w:p w14:paraId="153ED301" w14:textId="77777777" w:rsidR="005F4B1B" w:rsidRPr="00324B98" w:rsidRDefault="005F4B1B" w:rsidP="00BD2B64">
            <w:pPr>
              <w:jc w:val="center"/>
              <w:rPr>
                <w:rFonts w:cs="Arial"/>
                <w:sz w:val="16"/>
                <w:szCs w:val="16"/>
              </w:rPr>
            </w:pPr>
            <w:r w:rsidRPr="00324B98">
              <w:rPr>
                <w:rFonts w:cs="Arial"/>
                <w:sz w:val="16"/>
                <w:szCs w:val="16"/>
              </w:rPr>
              <w:t>Impacto Ambiental y de Riesgo</w:t>
            </w:r>
          </w:p>
        </w:tc>
        <w:tc>
          <w:tcPr>
            <w:tcW w:w="7056" w:type="dxa"/>
            <w:gridSpan w:val="4"/>
            <w:vAlign w:val="center"/>
            <w:hideMark/>
          </w:tcPr>
          <w:p w14:paraId="26317B12" w14:textId="77777777" w:rsidR="005F4B1B" w:rsidRPr="00324B98" w:rsidRDefault="005F4B1B" w:rsidP="00BD2B64">
            <w:pPr>
              <w:jc w:val="center"/>
              <w:rPr>
                <w:rFonts w:cs="Arial"/>
                <w:sz w:val="16"/>
                <w:szCs w:val="16"/>
              </w:rPr>
            </w:pPr>
            <w:r w:rsidRPr="00324B98">
              <w:rPr>
                <w:rFonts w:cs="Arial"/>
                <w:sz w:val="16"/>
                <w:szCs w:val="16"/>
              </w:rPr>
              <w:t>Invasión crítica sobre zonas de humedales, manglares y áreas susceptibles a inundación.</w:t>
            </w:r>
          </w:p>
        </w:tc>
      </w:tr>
      <w:tr w:rsidR="005F4B1B" w:rsidRPr="00377DA1" w14:paraId="699437CF" w14:textId="77777777" w:rsidTr="00BD2B64">
        <w:tc>
          <w:tcPr>
            <w:tcW w:w="2413" w:type="dxa"/>
            <w:vAlign w:val="center"/>
            <w:hideMark/>
          </w:tcPr>
          <w:p w14:paraId="070C971B" w14:textId="77777777" w:rsidR="005F4B1B" w:rsidRPr="00324B98" w:rsidRDefault="005F4B1B" w:rsidP="00BD2B64">
            <w:pPr>
              <w:jc w:val="center"/>
              <w:rPr>
                <w:rFonts w:cs="Arial"/>
                <w:sz w:val="16"/>
                <w:szCs w:val="16"/>
              </w:rPr>
            </w:pPr>
            <w:r w:rsidRPr="00324B98">
              <w:rPr>
                <w:rFonts w:cs="Arial"/>
                <w:sz w:val="16"/>
                <w:szCs w:val="16"/>
              </w:rPr>
              <w:t>Foco Rojo de Certeza Jurídica (Zonas Rurales)</w:t>
            </w:r>
          </w:p>
        </w:tc>
        <w:tc>
          <w:tcPr>
            <w:tcW w:w="7056" w:type="dxa"/>
            <w:gridSpan w:val="4"/>
            <w:vAlign w:val="center"/>
            <w:hideMark/>
          </w:tcPr>
          <w:p w14:paraId="090D9831" w14:textId="77777777" w:rsidR="005F4B1B" w:rsidRPr="00324B98" w:rsidRDefault="005F4B1B" w:rsidP="00BD2B64">
            <w:pPr>
              <w:jc w:val="center"/>
              <w:rPr>
                <w:rFonts w:cs="Arial"/>
                <w:sz w:val="16"/>
                <w:szCs w:val="16"/>
              </w:rPr>
            </w:pPr>
            <w:r w:rsidRPr="00324B98">
              <w:rPr>
                <w:rFonts w:cs="Arial"/>
                <w:sz w:val="16"/>
                <w:szCs w:val="16"/>
              </w:rPr>
              <w:t>Candelaria</w:t>
            </w:r>
            <w:r w:rsidRPr="00324B98">
              <w:rPr>
                <w:rStyle w:val="apple-converted-space"/>
                <w:rFonts w:cs="Arial"/>
                <w:sz w:val="16"/>
                <w:szCs w:val="16"/>
              </w:rPr>
              <w:t> </w:t>
            </w:r>
            <w:r w:rsidRPr="00324B98">
              <w:rPr>
                <w:rFonts w:cs="Arial"/>
                <w:sz w:val="16"/>
                <w:szCs w:val="16"/>
              </w:rPr>
              <w:t>(Municipio con mayor porcentaje de viviendas sin escrituras en el estado).</w:t>
            </w:r>
          </w:p>
        </w:tc>
      </w:tr>
      <w:tr w:rsidR="005F4B1B" w:rsidRPr="00377DA1" w14:paraId="098B14F8" w14:textId="77777777" w:rsidTr="00BD2B64">
        <w:tc>
          <w:tcPr>
            <w:tcW w:w="2413" w:type="dxa"/>
            <w:vAlign w:val="center"/>
            <w:hideMark/>
          </w:tcPr>
          <w:p w14:paraId="762E0040" w14:textId="77777777" w:rsidR="005F4B1B" w:rsidRPr="00324B98" w:rsidRDefault="005F4B1B" w:rsidP="00BD2B64">
            <w:pPr>
              <w:jc w:val="center"/>
              <w:rPr>
                <w:rFonts w:cs="Arial"/>
                <w:sz w:val="16"/>
                <w:szCs w:val="16"/>
              </w:rPr>
            </w:pPr>
            <w:r w:rsidRPr="00324B98">
              <w:rPr>
                <w:rFonts w:cs="Arial"/>
                <w:sz w:val="16"/>
                <w:szCs w:val="16"/>
              </w:rPr>
              <w:t>Consecuencia Urbana Directa</w:t>
            </w:r>
          </w:p>
        </w:tc>
        <w:tc>
          <w:tcPr>
            <w:tcW w:w="7056" w:type="dxa"/>
            <w:gridSpan w:val="4"/>
            <w:vAlign w:val="center"/>
            <w:hideMark/>
          </w:tcPr>
          <w:p w14:paraId="5DCC8159" w14:textId="77777777" w:rsidR="005F4B1B" w:rsidRPr="00324B98" w:rsidRDefault="005F4B1B" w:rsidP="00BD2B64">
            <w:pPr>
              <w:jc w:val="center"/>
              <w:rPr>
                <w:rFonts w:cs="Arial"/>
                <w:sz w:val="16"/>
                <w:szCs w:val="16"/>
              </w:rPr>
            </w:pPr>
            <w:r w:rsidRPr="00324B98">
              <w:rPr>
                <w:rFonts w:cs="Arial"/>
                <w:sz w:val="16"/>
                <w:szCs w:val="16"/>
              </w:rPr>
              <w:t>Imposibilidad legal para dotación de servicios básicos (Agua, Drenaje, Pavimentación).</w:t>
            </w:r>
          </w:p>
        </w:tc>
      </w:tr>
      <w:tr w:rsidR="005F4B1B" w:rsidRPr="00377DA1" w14:paraId="6A73728C" w14:textId="77777777" w:rsidTr="00BD2B64">
        <w:tc>
          <w:tcPr>
            <w:tcW w:w="2413" w:type="dxa"/>
            <w:vAlign w:val="center"/>
            <w:hideMark/>
          </w:tcPr>
          <w:p w14:paraId="37B01535" w14:textId="77777777" w:rsidR="005F4B1B" w:rsidRPr="00324B98" w:rsidRDefault="005F4B1B" w:rsidP="00BD2B64">
            <w:pPr>
              <w:jc w:val="center"/>
              <w:rPr>
                <w:rFonts w:cs="Arial"/>
                <w:sz w:val="16"/>
                <w:szCs w:val="16"/>
              </w:rPr>
            </w:pPr>
            <w:r w:rsidRPr="00324B98">
              <w:rPr>
                <w:rFonts w:cs="Arial"/>
                <w:sz w:val="16"/>
                <w:szCs w:val="16"/>
              </w:rPr>
              <w:t>Intersección Analítica</w:t>
            </w:r>
          </w:p>
        </w:tc>
        <w:tc>
          <w:tcPr>
            <w:tcW w:w="7056" w:type="dxa"/>
            <w:gridSpan w:val="4"/>
            <w:vAlign w:val="center"/>
            <w:hideMark/>
          </w:tcPr>
          <w:p w14:paraId="792A650C" w14:textId="77777777" w:rsidR="005F4B1B" w:rsidRPr="00324B98" w:rsidRDefault="005F4B1B" w:rsidP="00BD2B64">
            <w:pPr>
              <w:jc w:val="center"/>
              <w:rPr>
                <w:rFonts w:cs="Arial"/>
                <w:sz w:val="16"/>
                <w:szCs w:val="16"/>
              </w:rPr>
            </w:pPr>
            <w:r w:rsidRPr="00324B98">
              <w:rPr>
                <w:rFonts w:cs="Arial"/>
                <w:sz w:val="16"/>
                <w:szCs w:val="16"/>
              </w:rPr>
              <w:t>Coincide con el 41.8% de hacinamiento y el uso intensivo de materiales de desecho (Cartón/Palma).</w:t>
            </w:r>
          </w:p>
        </w:tc>
      </w:tr>
    </w:tbl>
    <w:p w14:paraId="69FE41FE"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5A36A502" w14:textId="77777777" w:rsidR="005F4B1B" w:rsidRPr="00377DA1" w:rsidRDefault="005F4B1B" w:rsidP="005F4B1B">
      <w:pPr>
        <w:pStyle w:val="Ttulo7"/>
        <w:rPr>
          <w:szCs w:val="18"/>
        </w:rPr>
      </w:pPr>
      <w:r w:rsidRPr="00377DA1">
        <w:rPr>
          <w:szCs w:val="18"/>
        </w:rPr>
        <w:t>Patrimonio</w:t>
      </w:r>
    </w:p>
    <w:p w14:paraId="7D65219A" w14:textId="77777777" w:rsidR="005F4B1B" w:rsidRPr="00377DA1" w:rsidRDefault="005F4B1B" w:rsidP="005F4B1B">
      <w:pPr>
        <w:pStyle w:val="Ttulo8"/>
        <w:rPr>
          <w:szCs w:val="18"/>
        </w:rPr>
      </w:pPr>
      <w:r w:rsidRPr="00377DA1">
        <w:rPr>
          <w:szCs w:val="18"/>
        </w:rPr>
        <w:t xml:space="preserve">Demografía </w:t>
      </w:r>
      <w:r>
        <w:rPr>
          <w:szCs w:val="18"/>
        </w:rPr>
        <w:t>c</w:t>
      </w:r>
      <w:r w:rsidRPr="00377DA1">
        <w:rPr>
          <w:szCs w:val="18"/>
        </w:rPr>
        <w:t>ultural</w:t>
      </w:r>
    </w:p>
    <w:p w14:paraId="2BC71605"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El territorio de Campeche es pluriétnico y multicultural. Este tema mide y geolocaliza a la población que sostiene la riqueza biocultural del estado: los pueblos indígenas y las comunidades afromexicanas. Localizar en qué municipios se concentran los hablantes de lenguas indígenas y las comunidades afrodescendientes es indispensable para el ordenamiento territorial. Permite al Estado garantizar el acceso a la justicia y servicios de salud con pertinencia cultural (traductores), diseñar proyectos que respeten sus usos y costumbres, y proteger los polígonos donde habitan de la especulación de megaproyectos.</w:t>
      </w:r>
    </w:p>
    <w:p w14:paraId="0FA48813"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Población de 3 años y más hablante de Lengua Indígena (Volumen y porcentaje municipal)</w:t>
      </w:r>
      <w:r>
        <w:rPr>
          <w:rFonts w:cs="Arial"/>
          <w:color w:val="000000"/>
          <w:szCs w:val="18"/>
        </w:rPr>
        <w:t xml:space="preserve">, </w:t>
      </w:r>
      <w:r w:rsidRPr="00377DA1">
        <w:rPr>
          <w:rFonts w:cs="Arial"/>
          <w:color w:val="000000"/>
          <w:szCs w:val="18"/>
        </w:rPr>
        <w:t>Diversidad lingüística (Maya, Chol, Tzeltal, Q'anjob'al, etc.)</w:t>
      </w:r>
      <w:r>
        <w:rPr>
          <w:rFonts w:cs="Arial"/>
          <w:color w:val="000000"/>
          <w:szCs w:val="18"/>
        </w:rPr>
        <w:t xml:space="preserve">, </w:t>
      </w:r>
      <w:r w:rsidRPr="00377DA1">
        <w:rPr>
          <w:rFonts w:cs="Arial"/>
          <w:color w:val="000000"/>
          <w:szCs w:val="18"/>
        </w:rPr>
        <w:t>Población que se autorreconoce como Afromexicana o Afrodescendiente</w:t>
      </w:r>
      <w:r>
        <w:rPr>
          <w:rFonts w:cs="Arial"/>
          <w:color w:val="000000"/>
          <w:szCs w:val="18"/>
        </w:rPr>
        <w:t xml:space="preserve"> y </w:t>
      </w:r>
      <w:r w:rsidRPr="00377DA1">
        <w:rPr>
          <w:rFonts w:cs="Arial"/>
          <w:color w:val="000000"/>
          <w:szCs w:val="18"/>
        </w:rPr>
        <w:t>Distribución territorial de los grupos étnicos en los 13 municipios.</w:t>
      </w:r>
    </w:p>
    <w:p w14:paraId="3604F49B" w14:textId="77777777" w:rsidR="005F4B1B" w:rsidRPr="00324B98"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324B98">
        <w:rPr>
          <w:rFonts w:eastAsia="Times New Roman" w:cs="Courier New"/>
          <w:szCs w:val="18"/>
          <w:lang w:eastAsia="es-MX"/>
          <w14:ligatures w14:val="none"/>
        </w:rPr>
        <w:t>C04_GrupoEtnico_INPI_2020</w:t>
      </w:r>
      <w:r w:rsidRPr="00324B98">
        <w:rPr>
          <w:rFonts w:eastAsia="Times New Roman" w:cs="Times New Roman"/>
          <w:szCs w:val="18"/>
          <w:lang w:eastAsia="es-MX"/>
          <w14:ligatures w14:val="none"/>
        </w:rPr>
        <w:t> (1 y 3)</w:t>
      </w:r>
      <w:r>
        <w:rPr>
          <w:rFonts w:eastAsia="Times New Roman" w:cs="Times New Roman"/>
          <w:szCs w:val="18"/>
          <w:lang w:eastAsia="es-MX"/>
          <w14:ligatures w14:val="none"/>
        </w:rPr>
        <w:t xml:space="preserve"> y </w:t>
      </w:r>
      <w:r w:rsidRPr="00324B98">
        <w:rPr>
          <w:rFonts w:eastAsia="Times New Roman" w:cs="Courier New"/>
          <w:szCs w:val="18"/>
          <w:lang w:eastAsia="es-MX"/>
          <w14:ligatures w14:val="none"/>
        </w:rPr>
        <w:t>C04_PobAfromexicana_INEGI_2020</w:t>
      </w:r>
      <w:r w:rsidRPr="00324B98">
        <w:rPr>
          <w:rFonts w:eastAsia="Times New Roman" w:cs="Times New Roman"/>
          <w:szCs w:val="18"/>
          <w:lang w:eastAsia="es-MX"/>
          <w14:ligatures w14:val="none"/>
        </w:rPr>
        <w:t> (1 y 3)</w:t>
      </w:r>
    </w:p>
    <w:p w14:paraId="77289E85"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6C5647B4" w14:textId="77777777" w:rsidR="005F4B1B" w:rsidRPr="00377DA1" w:rsidRDefault="005F4B1B">
      <w:pPr>
        <w:numPr>
          <w:ilvl w:val="0"/>
          <w:numId w:val="28"/>
        </w:numPr>
        <w:spacing w:after="100" w:afterAutospacing="1"/>
        <w:rPr>
          <w:rFonts w:cs="Arial"/>
          <w:color w:val="000000"/>
          <w:szCs w:val="18"/>
        </w:rPr>
      </w:pPr>
      <w:r w:rsidRPr="00377DA1">
        <w:rPr>
          <w:rFonts w:cs="Arial"/>
          <w:b/>
          <w:bCs/>
          <w:color w:val="000000"/>
          <w:szCs w:val="18"/>
        </w:rPr>
        <w:t>Hablantes de Lengua Indígena (HLI):</w:t>
      </w:r>
      <w:r w:rsidRPr="00377DA1">
        <w:rPr>
          <w:rStyle w:val="apple-converted-space"/>
          <w:rFonts w:cs="Arial"/>
          <w:color w:val="000000"/>
          <w:szCs w:val="18"/>
        </w:rPr>
        <w:t> </w:t>
      </w:r>
      <w:r w:rsidRPr="00324B98">
        <w:rPr>
          <w:rFonts w:cs="Arial"/>
          <w:color w:val="000000"/>
          <w:szCs w:val="18"/>
        </w:rPr>
        <w:t>Aproximadamente el</w:t>
      </w:r>
      <w:r w:rsidRPr="00324B98">
        <w:rPr>
          <w:rStyle w:val="apple-converted-space"/>
          <w:rFonts w:cs="Arial"/>
          <w:color w:val="000000"/>
          <w:szCs w:val="18"/>
        </w:rPr>
        <w:t> </w:t>
      </w:r>
      <w:r w:rsidRPr="00324B98">
        <w:rPr>
          <w:rFonts w:cs="Arial"/>
          <w:color w:val="000000"/>
          <w:szCs w:val="18"/>
        </w:rPr>
        <w:t>10.4% de la población</w:t>
      </w:r>
      <w:r w:rsidRPr="00324B98">
        <w:rPr>
          <w:rStyle w:val="apple-converted-space"/>
          <w:rFonts w:cs="Arial"/>
          <w:color w:val="000000"/>
          <w:szCs w:val="18"/>
        </w:rPr>
        <w:t> </w:t>
      </w:r>
      <w:r w:rsidRPr="00324B98">
        <w:rPr>
          <w:rFonts w:cs="Arial"/>
          <w:color w:val="000000"/>
          <w:szCs w:val="18"/>
        </w:rPr>
        <w:t>del estado (más de 91,000 personas mayores de 3 años) habla alguna lengua indígena.</w:t>
      </w:r>
    </w:p>
    <w:p w14:paraId="4509BA1A" w14:textId="77777777" w:rsidR="005F4B1B" w:rsidRPr="00377DA1" w:rsidRDefault="005F4B1B">
      <w:pPr>
        <w:numPr>
          <w:ilvl w:val="0"/>
          <w:numId w:val="28"/>
        </w:numPr>
        <w:spacing w:after="100" w:afterAutospacing="1"/>
        <w:rPr>
          <w:rFonts w:cs="Arial"/>
          <w:color w:val="000000"/>
          <w:szCs w:val="18"/>
        </w:rPr>
      </w:pPr>
      <w:r w:rsidRPr="00377DA1">
        <w:rPr>
          <w:rFonts w:cs="Arial"/>
          <w:b/>
          <w:bCs/>
          <w:color w:val="000000"/>
          <w:szCs w:val="18"/>
        </w:rPr>
        <w:t>Geografía Maya:</w:t>
      </w:r>
      <w:r w:rsidRPr="00377DA1">
        <w:rPr>
          <w:rStyle w:val="apple-converted-space"/>
          <w:rFonts w:cs="Arial"/>
          <w:color w:val="000000"/>
          <w:szCs w:val="18"/>
        </w:rPr>
        <w:t> </w:t>
      </w:r>
      <w:r w:rsidRPr="00324B98">
        <w:rPr>
          <w:rFonts w:cs="Arial"/>
          <w:color w:val="000000"/>
          <w:szCs w:val="18"/>
        </w:rPr>
        <w:t>El pueblo Maya es predominante absoluto. Los municipios del "Camino Real" en el norte concentran históricamente la mayor densidad de población maya-</w:t>
      </w:r>
      <w:r w:rsidRPr="00324B98">
        <w:rPr>
          <w:rFonts w:cs="Arial"/>
          <w:color w:val="000000"/>
          <w:szCs w:val="18"/>
        </w:rPr>
        <w:lastRenderedPageBreak/>
        <w:t>hablante:</w:t>
      </w:r>
      <w:r w:rsidRPr="00324B98">
        <w:rPr>
          <w:rStyle w:val="apple-converted-space"/>
          <w:rFonts w:cs="Arial"/>
          <w:color w:val="000000"/>
          <w:szCs w:val="18"/>
        </w:rPr>
        <w:t> </w:t>
      </w:r>
      <w:r w:rsidRPr="00324B98">
        <w:rPr>
          <w:rFonts w:cs="Arial"/>
          <w:color w:val="000000"/>
          <w:szCs w:val="18"/>
        </w:rPr>
        <w:t>Calkiní, Hecelchakán, Hopelchén, Tenabo y Dzitbalché. En Calkiní, un altísimo porcentaje de su población se comunica cotidianamente en Maya peninsular.</w:t>
      </w:r>
    </w:p>
    <w:p w14:paraId="21355F13" w14:textId="77777777" w:rsidR="005F4B1B" w:rsidRPr="00377DA1" w:rsidRDefault="005F4B1B">
      <w:pPr>
        <w:numPr>
          <w:ilvl w:val="0"/>
          <w:numId w:val="28"/>
        </w:numPr>
        <w:spacing w:after="100" w:afterAutospacing="1"/>
        <w:rPr>
          <w:rFonts w:cs="Arial"/>
          <w:color w:val="000000"/>
          <w:szCs w:val="18"/>
        </w:rPr>
      </w:pPr>
      <w:r w:rsidRPr="00377DA1">
        <w:rPr>
          <w:rFonts w:cs="Arial"/>
          <w:b/>
          <w:bCs/>
          <w:color w:val="000000"/>
          <w:szCs w:val="18"/>
        </w:rPr>
        <w:t xml:space="preserve">Migración y </w:t>
      </w:r>
      <w:r>
        <w:rPr>
          <w:rFonts w:cs="Arial"/>
          <w:b/>
          <w:bCs/>
          <w:color w:val="000000"/>
          <w:szCs w:val="18"/>
        </w:rPr>
        <w:t>r</w:t>
      </w:r>
      <w:r w:rsidRPr="00377DA1">
        <w:rPr>
          <w:rFonts w:cs="Arial"/>
          <w:b/>
          <w:bCs/>
          <w:color w:val="000000"/>
          <w:szCs w:val="18"/>
        </w:rPr>
        <w:t>efugio</w:t>
      </w:r>
      <w:r>
        <w:rPr>
          <w:rFonts w:cs="Arial"/>
          <w:b/>
          <w:bCs/>
          <w:color w:val="000000"/>
          <w:szCs w:val="18"/>
        </w:rPr>
        <w:t>s</w:t>
      </w:r>
      <w:r w:rsidRPr="00377DA1">
        <w:rPr>
          <w:rFonts w:cs="Arial"/>
          <w:b/>
          <w:bCs/>
          <w:color w:val="000000"/>
          <w:szCs w:val="18"/>
        </w:rPr>
        <w:t>:</w:t>
      </w:r>
      <w:r w:rsidRPr="00377DA1">
        <w:rPr>
          <w:rStyle w:val="apple-converted-space"/>
          <w:rFonts w:cs="Arial"/>
          <w:color w:val="000000"/>
          <w:szCs w:val="18"/>
        </w:rPr>
        <w:t> </w:t>
      </w:r>
      <w:r w:rsidRPr="00324B98">
        <w:rPr>
          <w:rFonts w:cs="Arial"/>
          <w:color w:val="000000"/>
          <w:szCs w:val="18"/>
        </w:rPr>
        <w:t>En contraste con el norte tradicional maya, los municipios del sur y oriente como</w:t>
      </w:r>
      <w:r w:rsidRPr="00324B98">
        <w:rPr>
          <w:rStyle w:val="apple-converted-space"/>
          <w:rFonts w:cs="Arial"/>
          <w:color w:val="000000"/>
          <w:szCs w:val="18"/>
        </w:rPr>
        <w:t> </w:t>
      </w:r>
      <w:r w:rsidRPr="00324B98">
        <w:rPr>
          <w:rFonts w:cs="Arial"/>
          <w:color w:val="000000"/>
          <w:szCs w:val="18"/>
        </w:rPr>
        <w:t>Calakmul, Candelaria, Escárcega y Champotón</w:t>
      </w:r>
      <w:r w:rsidRPr="00324B98">
        <w:rPr>
          <w:rStyle w:val="apple-converted-space"/>
          <w:rFonts w:cs="Arial"/>
          <w:color w:val="000000"/>
          <w:szCs w:val="18"/>
        </w:rPr>
        <w:t> </w:t>
      </w:r>
      <w:r w:rsidRPr="00324B98">
        <w:rPr>
          <w:rFonts w:cs="Arial"/>
          <w:color w:val="000000"/>
          <w:szCs w:val="18"/>
        </w:rPr>
        <w:t>presentan una enorme diversidad étnica (Chol, Tzeltal y Q'anjob'al). Esta diversidad no es originaria de la península, sino producto de la reubicación de refugiados guatemaltecos y migrantes chiapanecos en los años 80 y 90, creando nuevas identidades territoriales en la frontera sur.</w:t>
      </w:r>
    </w:p>
    <w:p w14:paraId="178D1766" w14:textId="77777777" w:rsidR="005F4B1B" w:rsidRPr="00377DA1" w:rsidRDefault="005F4B1B">
      <w:pPr>
        <w:numPr>
          <w:ilvl w:val="0"/>
          <w:numId w:val="28"/>
        </w:numPr>
        <w:spacing w:after="0"/>
        <w:rPr>
          <w:rFonts w:cs="Arial"/>
          <w:color w:val="000000"/>
          <w:szCs w:val="18"/>
        </w:rPr>
      </w:pPr>
      <w:r w:rsidRPr="00377DA1">
        <w:rPr>
          <w:rFonts w:cs="Arial"/>
          <w:b/>
          <w:bCs/>
          <w:color w:val="000000"/>
          <w:szCs w:val="18"/>
        </w:rPr>
        <w:t>Población Afromexicana:</w:t>
      </w:r>
      <w:r>
        <w:rPr>
          <w:rStyle w:val="apple-converted-space"/>
          <w:rFonts w:cs="Arial"/>
          <w:color w:val="000000"/>
          <w:szCs w:val="18"/>
        </w:rPr>
        <w:t xml:space="preserve"> </w:t>
      </w:r>
      <w:r w:rsidRPr="00324B98">
        <w:rPr>
          <w:rFonts w:cs="Arial"/>
          <w:color w:val="000000"/>
          <w:szCs w:val="18"/>
        </w:rPr>
        <w:t>En Campeche, alrededor de</w:t>
      </w:r>
      <w:r w:rsidRPr="00324B98">
        <w:rPr>
          <w:rStyle w:val="apple-converted-space"/>
          <w:rFonts w:cs="Arial"/>
          <w:color w:val="000000"/>
          <w:szCs w:val="18"/>
        </w:rPr>
        <w:t> </w:t>
      </w:r>
      <w:r w:rsidRPr="00324B98">
        <w:rPr>
          <w:rFonts w:cs="Arial"/>
          <w:color w:val="000000"/>
          <w:szCs w:val="18"/>
        </w:rPr>
        <w:t>42,000 personas (aprox. 4.5% del estado)</w:t>
      </w:r>
      <w:r w:rsidRPr="00324B98">
        <w:rPr>
          <w:rStyle w:val="apple-converted-space"/>
          <w:rFonts w:cs="Arial"/>
          <w:color w:val="000000"/>
          <w:szCs w:val="18"/>
        </w:rPr>
        <w:t> </w:t>
      </w:r>
      <w:r w:rsidRPr="00324B98">
        <w:rPr>
          <w:rFonts w:cs="Arial"/>
          <w:color w:val="000000"/>
          <w:szCs w:val="18"/>
        </w:rPr>
        <w:t>se autorreconocen como afrodescendientes. Su distribución, aunque dispersa, tiene una presencia notable en municipios costeros y polos económicos como</w:t>
      </w:r>
      <w:r w:rsidRPr="00324B98">
        <w:rPr>
          <w:rStyle w:val="apple-converted-space"/>
          <w:rFonts w:cs="Arial"/>
          <w:color w:val="000000"/>
          <w:szCs w:val="18"/>
        </w:rPr>
        <w:t> </w:t>
      </w:r>
      <w:r w:rsidRPr="00324B98">
        <w:rPr>
          <w:rFonts w:cs="Arial"/>
          <w:color w:val="000000"/>
          <w:szCs w:val="18"/>
        </w:rPr>
        <w:t>Carmen y Campeche capital, estrechamente ligados a flujos migratorios históricos y caribeños.</w:t>
      </w:r>
    </w:p>
    <w:p w14:paraId="1AC76013"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Campeche se revela como dos estados distintos. En el norte (Calkiní, Hecelchakán, Hopelchén), vemos una resistencia territorial milenaria: comunidades mayas consolidadas que han protegido su lengua y su forma de habitar el espacio. En el sur (Calakmul, Candelaria, Escárcega), vemos un mosaico producto del refugio y la migración: pueblos choles, tzeltales y q'anjob'ales que se insertaron en la selva, construyendo una nueva relación biocultural con el territorio fronterizo.</w:t>
      </w:r>
    </w:p>
    <w:p w14:paraId="6DBD7F55" w14:textId="77777777" w:rsidR="005F4B1B" w:rsidRPr="00377DA1" w:rsidRDefault="005F4B1B" w:rsidP="005F4B1B">
      <w:pPr>
        <w:rPr>
          <w:rFonts w:cs="Arial"/>
          <w:color w:val="000000"/>
          <w:szCs w:val="18"/>
        </w:rPr>
      </w:pPr>
      <w:r w:rsidRPr="00377DA1">
        <w:rPr>
          <w:rFonts w:cs="Arial"/>
          <w:color w:val="000000"/>
          <w:szCs w:val="18"/>
        </w:rPr>
        <w:t>Al mismo tiempo, la visibilización de más de 40 mil campechanos afromexicanos rompe con el mito de un estado exclusivamente maya/mestizo. El entender los</w:t>
      </w:r>
      <w:r w:rsidRPr="00377DA1">
        <w:rPr>
          <w:rStyle w:val="apple-converted-space"/>
          <w:rFonts w:cs="Arial"/>
          <w:color w:val="000000"/>
          <w:szCs w:val="18"/>
        </w:rPr>
        <w:t> </w:t>
      </w:r>
      <w:r w:rsidRPr="00377DA1">
        <w:rPr>
          <w:rFonts w:cs="Arial"/>
          <w:b/>
          <w:bCs/>
          <w:color w:val="000000"/>
          <w:szCs w:val="18"/>
        </w:rPr>
        <w:t>Grupos Étnicos (INPI)</w:t>
      </w:r>
      <w:r w:rsidRPr="00377DA1">
        <w:rPr>
          <w:rFonts w:cs="Arial"/>
          <w:color w:val="000000"/>
          <w:szCs w:val="18"/>
        </w:rPr>
        <w:t xml:space="preserve"> arroja la justificación definitiva de la marginación: los municipios con mayor porcentaje de población indígena y afromexicana (como Calakmul y Hopelchén) coinciden dramáticamente con los polígonos de mayor hacinamiento y falta de agua. El ordenamiento territorial debe usar estas capas para aplicar una "consulta indígena y afromexicana" obligatoria antes de autorizar cualquier cambio de uso de suelo en estos polígonos, blindando su patrimonio frente a desarrollos extractivos.</w:t>
      </w:r>
    </w:p>
    <w:p w14:paraId="19CAD631"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52</w:t>
      </w:r>
      <w:r w:rsidRPr="00377DA1">
        <w:rPr>
          <w:sz w:val="18"/>
        </w:rPr>
        <w:fldChar w:fldCharType="end"/>
      </w:r>
      <w:r w:rsidRPr="00377DA1">
        <w:rPr>
          <w:sz w:val="18"/>
        </w:rPr>
        <w:t xml:space="preserve"> Ficha </w:t>
      </w:r>
      <w:r>
        <w:rPr>
          <w:sz w:val="18"/>
        </w:rPr>
        <w:t>t</w:t>
      </w:r>
      <w:r w:rsidRPr="00377DA1">
        <w:rPr>
          <w:sz w:val="18"/>
        </w:rPr>
        <w:t>écnica</w:t>
      </w:r>
      <w:r>
        <w:rPr>
          <w:sz w:val="18"/>
        </w:rPr>
        <w:t xml:space="preserve"> de la Demografía cultural</w:t>
      </w:r>
      <w:r w:rsidRPr="00377DA1">
        <w:rPr>
          <w:sz w:val="18"/>
        </w:rPr>
        <w:t xml:space="preserve"> </w:t>
      </w:r>
    </w:p>
    <w:tbl>
      <w:tblPr>
        <w:tblStyle w:val="Tablaconcuadrcula"/>
        <w:tblW w:w="0" w:type="auto"/>
        <w:tblLayout w:type="fixed"/>
        <w:tblLook w:val="04A0" w:firstRow="1" w:lastRow="0" w:firstColumn="1" w:lastColumn="0" w:noHBand="0" w:noVBand="1"/>
      </w:tblPr>
      <w:tblGrid>
        <w:gridCol w:w="2972"/>
        <w:gridCol w:w="1985"/>
        <w:gridCol w:w="1984"/>
        <w:gridCol w:w="2409"/>
      </w:tblGrid>
      <w:tr w:rsidR="005F4B1B" w:rsidRPr="00377DA1" w14:paraId="19ED44AB" w14:textId="77777777" w:rsidTr="00BD2B64">
        <w:tc>
          <w:tcPr>
            <w:tcW w:w="9350" w:type="dxa"/>
            <w:gridSpan w:val="4"/>
            <w:shd w:val="clear" w:color="auto" w:fill="156082"/>
            <w:vAlign w:val="center"/>
          </w:tcPr>
          <w:p w14:paraId="1587E873"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Demografía cultural</w:t>
            </w:r>
          </w:p>
        </w:tc>
      </w:tr>
      <w:tr w:rsidR="005F4B1B" w:rsidRPr="00377DA1" w14:paraId="413D804E" w14:textId="77777777" w:rsidTr="00BD2B64">
        <w:tc>
          <w:tcPr>
            <w:tcW w:w="2972" w:type="dxa"/>
            <w:shd w:val="clear" w:color="auto" w:fill="156082"/>
            <w:vAlign w:val="center"/>
            <w:hideMark/>
          </w:tcPr>
          <w:p w14:paraId="3E70132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985" w:type="dxa"/>
            <w:shd w:val="clear" w:color="auto" w:fill="156082"/>
            <w:vAlign w:val="center"/>
            <w:hideMark/>
          </w:tcPr>
          <w:p w14:paraId="6C9AF656"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984" w:type="dxa"/>
            <w:shd w:val="clear" w:color="auto" w:fill="156082"/>
            <w:vAlign w:val="center"/>
            <w:hideMark/>
          </w:tcPr>
          <w:p w14:paraId="0FE92C2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409" w:type="dxa"/>
            <w:shd w:val="clear" w:color="auto" w:fill="156082"/>
            <w:vAlign w:val="center"/>
            <w:hideMark/>
          </w:tcPr>
          <w:p w14:paraId="7F5028E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28FD01AE" w14:textId="77777777" w:rsidTr="00BD2B64">
        <w:tc>
          <w:tcPr>
            <w:tcW w:w="2972" w:type="dxa"/>
            <w:vAlign w:val="center"/>
            <w:hideMark/>
          </w:tcPr>
          <w:p w14:paraId="6F700347" w14:textId="77777777" w:rsidR="005F4B1B" w:rsidRPr="00324B98" w:rsidRDefault="005F4B1B" w:rsidP="00BD2B64">
            <w:pPr>
              <w:jc w:val="center"/>
              <w:rPr>
                <w:rFonts w:cs="Arial"/>
                <w:sz w:val="16"/>
                <w:szCs w:val="16"/>
              </w:rPr>
            </w:pPr>
            <w:r w:rsidRPr="00324B98">
              <w:rPr>
                <w:rFonts w:cs="Arial"/>
                <w:sz w:val="16"/>
                <w:szCs w:val="16"/>
              </w:rPr>
              <w:t>Visibiliza la composición multicultural del estado, localizando a los pueblos indígenas originarios, comunidades indígenas migrantes y población afromexicana para garantizar su derecho al territorio.</w:t>
            </w:r>
          </w:p>
        </w:tc>
        <w:tc>
          <w:tcPr>
            <w:tcW w:w="1985" w:type="dxa"/>
            <w:vAlign w:val="center"/>
            <w:hideMark/>
          </w:tcPr>
          <w:p w14:paraId="373ABDEB" w14:textId="77777777" w:rsidR="005F4B1B" w:rsidRPr="00324B98" w:rsidRDefault="005F4B1B" w:rsidP="00BD2B64">
            <w:pPr>
              <w:jc w:val="center"/>
              <w:rPr>
                <w:rFonts w:cs="Arial"/>
                <w:sz w:val="16"/>
                <w:szCs w:val="16"/>
              </w:rPr>
            </w:pPr>
            <w:r w:rsidRPr="00324B98">
              <w:rPr>
                <w:rFonts w:cs="Arial"/>
                <w:sz w:val="16"/>
                <w:szCs w:val="16"/>
              </w:rPr>
              <w:t>Análisis demográfico cultural, diversidad lingüística y autorreconocimiento identitario a nivel estatal.</w:t>
            </w:r>
          </w:p>
        </w:tc>
        <w:tc>
          <w:tcPr>
            <w:tcW w:w="1984" w:type="dxa"/>
            <w:vAlign w:val="center"/>
            <w:hideMark/>
          </w:tcPr>
          <w:p w14:paraId="6394B56A" w14:textId="77777777" w:rsidR="005F4B1B" w:rsidRPr="00324B98" w:rsidRDefault="005F4B1B" w:rsidP="00BD2B64">
            <w:pPr>
              <w:jc w:val="center"/>
              <w:rPr>
                <w:rFonts w:cs="Arial"/>
                <w:sz w:val="16"/>
                <w:szCs w:val="16"/>
              </w:rPr>
            </w:pPr>
            <w:r w:rsidRPr="00324B98">
              <w:rPr>
                <w:rFonts w:cs="Arial"/>
                <w:sz w:val="16"/>
                <w:szCs w:val="16"/>
              </w:rPr>
              <w:t>- % Población Hablante de Lengua Indígena (HLI).</w:t>
            </w:r>
          </w:p>
        </w:tc>
        <w:tc>
          <w:tcPr>
            <w:tcW w:w="2409" w:type="dxa"/>
            <w:vAlign w:val="center"/>
            <w:hideMark/>
          </w:tcPr>
          <w:p w14:paraId="5B008391" w14:textId="77777777" w:rsidR="005F4B1B" w:rsidRPr="00324B98" w:rsidRDefault="005F4B1B" w:rsidP="00BD2B64">
            <w:pPr>
              <w:jc w:val="center"/>
              <w:rPr>
                <w:rFonts w:eastAsia="Times New Roman" w:cs="Times New Roman"/>
                <w:sz w:val="16"/>
                <w:szCs w:val="16"/>
                <w:lang w:eastAsia="es-MX"/>
                <w14:ligatures w14:val="none"/>
              </w:rPr>
            </w:pPr>
            <w:r w:rsidRPr="00324B98">
              <w:rPr>
                <w:rFonts w:eastAsia="Times New Roman" w:cs="Courier New"/>
                <w:sz w:val="16"/>
                <w:szCs w:val="16"/>
                <w:lang w:eastAsia="es-MX"/>
                <w14:ligatures w14:val="none"/>
              </w:rPr>
              <w:t>C04_GrupoEtnico_INPI_2020</w:t>
            </w:r>
            <w:r w:rsidRPr="00324B98">
              <w:rPr>
                <w:rFonts w:eastAsia="Times New Roman" w:cs="Times New Roman"/>
                <w:sz w:val="16"/>
                <w:szCs w:val="16"/>
                <w:lang w:eastAsia="es-MX"/>
                <w14:ligatures w14:val="none"/>
              </w:rPr>
              <w:t> (1 y 3)</w:t>
            </w:r>
          </w:p>
          <w:p w14:paraId="3DC42645" w14:textId="77777777" w:rsidR="005F4B1B" w:rsidRPr="00324B98" w:rsidRDefault="005F4B1B" w:rsidP="00BD2B64">
            <w:pPr>
              <w:jc w:val="center"/>
              <w:rPr>
                <w:rFonts w:eastAsia="Times New Roman" w:cs="Times New Roman"/>
                <w:sz w:val="16"/>
                <w:szCs w:val="16"/>
                <w:lang w:eastAsia="es-MX"/>
                <w14:ligatures w14:val="none"/>
              </w:rPr>
            </w:pPr>
            <w:r w:rsidRPr="00324B98">
              <w:rPr>
                <w:rFonts w:eastAsia="Times New Roman" w:cs="Courier New"/>
                <w:sz w:val="16"/>
                <w:szCs w:val="16"/>
                <w:lang w:eastAsia="es-MX"/>
                <w14:ligatures w14:val="none"/>
              </w:rPr>
              <w:t>C04_PobAfromexicana_INEGI_2020</w:t>
            </w:r>
            <w:r w:rsidRPr="00324B98">
              <w:rPr>
                <w:rFonts w:eastAsia="Times New Roman" w:cs="Times New Roman"/>
                <w:sz w:val="16"/>
                <w:szCs w:val="16"/>
                <w:lang w:eastAsia="es-MX"/>
                <w14:ligatures w14:val="none"/>
              </w:rPr>
              <w:t> (1 y 3)</w:t>
            </w:r>
          </w:p>
        </w:tc>
      </w:tr>
      <w:tr w:rsidR="005F4B1B" w:rsidRPr="00377DA1" w14:paraId="73EF46FB" w14:textId="77777777" w:rsidTr="00BD2B64">
        <w:tc>
          <w:tcPr>
            <w:tcW w:w="9350" w:type="dxa"/>
            <w:gridSpan w:val="4"/>
            <w:shd w:val="clear" w:color="auto" w:fill="156082"/>
            <w:vAlign w:val="center"/>
            <w:hideMark/>
          </w:tcPr>
          <w:p w14:paraId="0D36372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3B40DD32" w14:textId="77777777" w:rsidTr="00BD2B64">
        <w:tc>
          <w:tcPr>
            <w:tcW w:w="4957" w:type="dxa"/>
            <w:gridSpan w:val="2"/>
            <w:shd w:val="clear" w:color="auto" w:fill="156082"/>
            <w:vAlign w:val="center"/>
            <w:hideMark/>
          </w:tcPr>
          <w:p w14:paraId="3D830DA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Volumen Demográfico Estatal</w:t>
            </w:r>
          </w:p>
        </w:tc>
        <w:tc>
          <w:tcPr>
            <w:tcW w:w="4393" w:type="dxa"/>
            <w:gridSpan w:val="2"/>
            <w:shd w:val="clear" w:color="auto" w:fill="156082"/>
            <w:vAlign w:val="center"/>
            <w:hideMark/>
          </w:tcPr>
          <w:p w14:paraId="67AEE2D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Dato Duro</w:t>
            </w:r>
          </w:p>
        </w:tc>
      </w:tr>
      <w:tr w:rsidR="005F4B1B" w:rsidRPr="00377DA1" w14:paraId="6EF0E237" w14:textId="77777777" w:rsidTr="00BD2B64">
        <w:tc>
          <w:tcPr>
            <w:tcW w:w="4957" w:type="dxa"/>
            <w:gridSpan w:val="2"/>
            <w:vAlign w:val="center"/>
            <w:hideMark/>
          </w:tcPr>
          <w:p w14:paraId="42729C82" w14:textId="77777777" w:rsidR="005F4B1B" w:rsidRPr="00324B98" w:rsidRDefault="005F4B1B" w:rsidP="00BD2B64">
            <w:pPr>
              <w:jc w:val="center"/>
              <w:rPr>
                <w:rFonts w:cs="Arial"/>
                <w:sz w:val="16"/>
                <w:szCs w:val="16"/>
              </w:rPr>
            </w:pPr>
            <w:r w:rsidRPr="00324B98">
              <w:rPr>
                <w:rFonts w:cs="Arial"/>
                <w:sz w:val="16"/>
                <w:szCs w:val="16"/>
              </w:rPr>
              <w:t>Población Hablante de Lengua Indígena</w:t>
            </w:r>
          </w:p>
        </w:tc>
        <w:tc>
          <w:tcPr>
            <w:tcW w:w="4393" w:type="dxa"/>
            <w:gridSpan w:val="2"/>
            <w:vAlign w:val="center"/>
            <w:hideMark/>
          </w:tcPr>
          <w:p w14:paraId="41EAFCCB" w14:textId="77777777" w:rsidR="005F4B1B" w:rsidRPr="00324B98" w:rsidRDefault="005F4B1B" w:rsidP="00BD2B64">
            <w:pPr>
              <w:jc w:val="center"/>
              <w:rPr>
                <w:rFonts w:cs="Arial"/>
                <w:sz w:val="16"/>
                <w:szCs w:val="16"/>
              </w:rPr>
            </w:pPr>
            <w:r w:rsidRPr="00324B98">
              <w:rPr>
                <w:rFonts w:cs="Arial"/>
                <w:sz w:val="16"/>
                <w:szCs w:val="16"/>
              </w:rPr>
              <w:t>&gt; 91,000 personas (~10.4% del estado)</w:t>
            </w:r>
          </w:p>
        </w:tc>
      </w:tr>
      <w:tr w:rsidR="005F4B1B" w:rsidRPr="00377DA1" w14:paraId="476E108B" w14:textId="77777777" w:rsidTr="00BD2B64">
        <w:tc>
          <w:tcPr>
            <w:tcW w:w="4957" w:type="dxa"/>
            <w:gridSpan w:val="2"/>
            <w:vAlign w:val="center"/>
            <w:hideMark/>
          </w:tcPr>
          <w:p w14:paraId="2A235C75" w14:textId="77777777" w:rsidR="005F4B1B" w:rsidRPr="00324B98" w:rsidRDefault="005F4B1B" w:rsidP="00BD2B64">
            <w:pPr>
              <w:jc w:val="center"/>
              <w:rPr>
                <w:rFonts w:cs="Arial"/>
                <w:sz w:val="16"/>
                <w:szCs w:val="16"/>
              </w:rPr>
            </w:pPr>
            <w:r w:rsidRPr="00324B98">
              <w:rPr>
                <w:rFonts w:cs="Arial"/>
                <w:sz w:val="16"/>
                <w:szCs w:val="16"/>
              </w:rPr>
              <w:t>Población Afromexicana/Afrodescendiente</w:t>
            </w:r>
          </w:p>
        </w:tc>
        <w:tc>
          <w:tcPr>
            <w:tcW w:w="4393" w:type="dxa"/>
            <w:gridSpan w:val="2"/>
            <w:vAlign w:val="center"/>
            <w:hideMark/>
          </w:tcPr>
          <w:p w14:paraId="299EAD60" w14:textId="77777777" w:rsidR="005F4B1B" w:rsidRPr="00324B98" w:rsidRDefault="005F4B1B" w:rsidP="00BD2B64">
            <w:pPr>
              <w:jc w:val="center"/>
              <w:rPr>
                <w:rFonts w:cs="Arial"/>
                <w:sz w:val="16"/>
                <w:szCs w:val="16"/>
              </w:rPr>
            </w:pPr>
            <w:r w:rsidRPr="00324B98">
              <w:rPr>
                <w:rFonts w:cs="Arial"/>
                <w:sz w:val="16"/>
                <w:szCs w:val="16"/>
              </w:rPr>
              <w:t>~ 42,000 personas (~4.5% del estado)</w:t>
            </w:r>
          </w:p>
        </w:tc>
      </w:tr>
      <w:tr w:rsidR="005F4B1B" w:rsidRPr="00377DA1" w14:paraId="528E022F" w14:textId="77777777" w:rsidTr="00BD2B64">
        <w:tc>
          <w:tcPr>
            <w:tcW w:w="4957" w:type="dxa"/>
            <w:gridSpan w:val="2"/>
            <w:vAlign w:val="center"/>
            <w:hideMark/>
          </w:tcPr>
          <w:p w14:paraId="647D8813" w14:textId="77777777" w:rsidR="005F4B1B" w:rsidRPr="00324B98" w:rsidRDefault="005F4B1B" w:rsidP="00BD2B64">
            <w:pPr>
              <w:jc w:val="center"/>
              <w:rPr>
                <w:rFonts w:cs="Arial"/>
                <w:sz w:val="16"/>
                <w:szCs w:val="16"/>
              </w:rPr>
            </w:pPr>
            <w:r w:rsidRPr="00324B98">
              <w:rPr>
                <w:rFonts w:cs="Arial"/>
                <w:sz w:val="16"/>
                <w:szCs w:val="16"/>
              </w:rPr>
              <w:t>Diversidad Lingüística (Principales Lenguas)</w:t>
            </w:r>
          </w:p>
        </w:tc>
        <w:tc>
          <w:tcPr>
            <w:tcW w:w="4393" w:type="dxa"/>
            <w:gridSpan w:val="2"/>
            <w:vAlign w:val="center"/>
            <w:hideMark/>
          </w:tcPr>
          <w:p w14:paraId="3EDA2A1A" w14:textId="77777777" w:rsidR="005F4B1B" w:rsidRPr="00324B98" w:rsidRDefault="005F4B1B" w:rsidP="00BD2B64">
            <w:pPr>
              <w:jc w:val="center"/>
              <w:rPr>
                <w:rFonts w:cs="Arial"/>
                <w:sz w:val="16"/>
                <w:szCs w:val="16"/>
              </w:rPr>
            </w:pPr>
            <w:r w:rsidRPr="00324B98">
              <w:rPr>
                <w:rFonts w:cs="Arial"/>
                <w:sz w:val="16"/>
                <w:szCs w:val="16"/>
              </w:rPr>
              <w:t>Maya, Chol, Tzeltal, Q'anjob'al.</w:t>
            </w:r>
          </w:p>
        </w:tc>
      </w:tr>
      <w:tr w:rsidR="005F4B1B" w:rsidRPr="00377DA1" w14:paraId="06B30C77" w14:textId="77777777" w:rsidTr="00BD2B64">
        <w:tc>
          <w:tcPr>
            <w:tcW w:w="4957" w:type="dxa"/>
            <w:gridSpan w:val="2"/>
            <w:shd w:val="clear" w:color="auto" w:fill="156082"/>
            <w:vAlign w:val="center"/>
            <w:hideMark/>
          </w:tcPr>
          <w:p w14:paraId="2CF69DA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Regionalización Étnica (Focos Territoriales)</w:t>
            </w:r>
          </w:p>
        </w:tc>
        <w:tc>
          <w:tcPr>
            <w:tcW w:w="4393" w:type="dxa"/>
            <w:gridSpan w:val="2"/>
            <w:shd w:val="clear" w:color="auto" w:fill="156082"/>
            <w:vAlign w:val="center"/>
            <w:hideMark/>
          </w:tcPr>
          <w:p w14:paraId="0C0A6AE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Municipios y Dinámica</w:t>
            </w:r>
          </w:p>
        </w:tc>
      </w:tr>
      <w:tr w:rsidR="005F4B1B" w:rsidRPr="00377DA1" w14:paraId="38A27A3B" w14:textId="77777777" w:rsidTr="00BD2B64">
        <w:tc>
          <w:tcPr>
            <w:tcW w:w="4957" w:type="dxa"/>
            <w:gridSpan w:val="2"/>
            <w:vAlign w:val="center"/>
            <w:hideMark/>
          </w:tcPr>
          <w:p w14:paraId="1DF1D2BA" w14:textId="77777777" w:rsidR="005F4B1B" w:rsidRPr="00324B98" w:rsidRDefault="005F4B1B" w:rsidP="00BD2B64">
            <w:pPr>
              <w:jc w:val="center"/>
              <w:rPr>
                <w:rFonts w:cs="Arial"/>
                <w:sz w:val="16"/>
                <w:szCs w:val="16"/>
              </w:rPr>
            </w:pPr>
            <w:r w:rsidRPr="00324B98">
              <w:rPr>
                <w:rFonts w:cs="Arial"/>
                <w:sz w:val="16"/>
                <w:szCs w:val="16"/>
              </w:rPr>
              <w:t>Norte y Camino Real</w:t>
            </w:r>
            <w:r w:rsidRPr="00324B98">
              <w:rPr>
                <w:rStyle w:val="apple-converted-space"/>
                <w:rFonts w:cs="Arial"/>
                <w:sz w:val="16"/>
                <w:szCs w:val="16"/>
              </w:rPr>
              <w:t> </w:t>
            </w:r>
            <w:r w:rsidRPr="00324B98">
              <w:rPr>
                <w:rFonts w:cs="Arial"/>
                <w:sz w:val="16"/>
                <w:szCs w:val="16"/>
              </w:rPr>
              <w:t>(Calkiní, Hecelchakán, Hopelchén, Dzitbalché)</w:t>
            </w:r>
          </w:p>
        </w:tc>
        <w:tc>
          <w:tcPr>
            <w:tcW w:w="4393" w:type="dxa"/>
            <w:gridSpan w:val="2"/>
            <w:vAlign w:val="center"/>
            <w:hideMark/>
          </w:tcPr>
          <w:p w14:paraId="612DE476" w14:textId="77777777" w:rsidR="005F4B1B" w:rsidRPr="00324B98" w:rsidRDefault="005F4B1B" w:rsidP="00BD2B64">
            <w:pPr>
              <w:jc w:val="center"/>
              <w:rPr>
                <w:rFonts w:cs="Arial"/>
                <w:sz w:val="16"/>
                <w:szCs w:val="16"/>
              </w:rPr>
            </w:pPr>
            <w:r w:rsidRPr="00324B98">
              <w:rPr>
                <w:rFonts w:cs="Arial"/>
                <w:sz w:val="16"/>
                <w:szCs w:val="16"/>
              </w:rPr>
              <w:t>Dominio histórico del Pueblo Maya. Asentamientos originarios, milpa y territorio ancestral.</w:t>
            </w:r>
          </w:p>
        </w:tc>
      </w:tr>
      <w:tr w:rsidR="005F4B1B" w:rsidRPr="00377DA1" w14:paraId="4268E307" w14:textId="77777777" w:rsidTr="00BD2B64">
        <w:tc>
          <w:tcPr>
            <w:tcW w:w="4957" w:type="dxa"/>
            <w:gridSpan w:val="2"/>
            <w:vAlign w:val="center"/>
            <w:hideMark/>
          </w:tcPr>
          <w:p w14:paraId="4C37EA79" w14:textId="77777777" w:rsidR="005F4B1B" w:rsidRPr="00324B98" w:rsidRDefault="005F4B1B" w:rsidP="00BD2B64">
            <w:pPr>
              <w:jc w:val="center"/>
              <w:rPr>
                <w:rFonts w:cs="Arial"/>
                <w:sz w:val="16"/>
                <w:szCs w:val="16"/>
              </w:rPr>
            </w:pPr>
            <w:r w:rsidRPr="00324B98">
              <w:rPr>
                <w:rFonts w:cs="Arial"/>
                <w:sz w:val="16"/>
                <w:szCs w:val="16"/>
              </w:rPr>
              <w:t>Sur y Frontera</w:t>
            </w:r>
            <w:r w:rsidRPr="00324B98">
              <w:rPr>
                <w:rStyle w:val="apple-converted-space"/>
                <w:rFonts w:cs="Arial"/>
                <w:sz w:val="16"/>
                <w:szCs w:val="16"/>
              </w:rPr>
              <w:t> </w:t>
            </w:r>
            <w:r w:rsidRPr="00324B98">
              <w:rPr>
                <w:rFonts w:cs="Arial"/>
                <w:sz w:val="16"/>
                <w:szCs w:val="16"/>
              </w:rPr>
              <w:t>(Calakmul, Candelaria, Escárcega, Champotón)</w:t>
            </w:r>
          </w:p>
        </w:tc>
        <w:tc>
          <w:tcPr>
            <w:tcW w:w="4393" w:type="dxa"/>
            <w:gridSpan w:val="2"/>
            <w:vAlign w:val="center"/>
            <w:hideMark/>
          </w:tcPr>
          <w:p w14:paraId="182AF0E9" w14:textId="77777777" w:rsidR="005F4B1B" w:rsidRPr="00324B98" w:rsidRDefault="005F4B1B" w:rsidP="00BD2B64">
            <w:pPr>
              <w:jc w:val="center"/>
              <w:rPr>
                <w:rFonts w:cs="Arial"/>
                <w:sz w:val="16"/>
                <w:szCs w:val="16"/>
              </w:rPr>
            </w:pPr>
            <w:r w:rsidRPr="00324B98">
              <w:rPr>
                <w:rFonts w:cs="Arial"/>
                <w:sz w:val="16"/>
                <w:szCs w:val="16"/>
              </w:rPr>
              <w:t>Crisol multicultural (Chol, Tzeltal). Asentamientos derivados de flujos migratorios y refugiados (Años 80s y 90s).</w:t>
            </w:r>
          </w:p>
        </w:tc>
      </w:tr>
      <w:tr w:rsidR="005F4B1B" w:rsidRPr="00377DA1" w14:paraId="72F9E2C6" w14:textId="77777777" w:rsidTr="00BD2B64">
        <w:tc>
          <w:tcPr>
            <w:tcW w:w="4957" w:type="dxa"/>
            <w:gridSpan w:val="2"/>
            <w:vAlign w:val="center"/>
            <w:hideMark/>
          </w:tcPr>
          <w:p w14:paraId="4CDA48DA" w14:textId="77777777" w:rsidR="005F4B1B" w:rsidRPr="00324B98" w:rsidRDefault="005F4B1B" w:rsidP="00BD2B64">
            <w:pPr>
              <w:jc w:val="center"/>
              <w:rPr>
                <w:rFonts w:cs="Arial"/>
                <w:sz w:val="16"/>
                <w:szCs w:val="16"/>
              </w:rPr>
            </w:pPr>
            <w:r w:rsidRPr="00324B98">
              <w:rPr>
                <w:rFonts w:cs="Arial"/>
                <w:sz w:val="16"/>
                <w:szCs w:val="16"/>
              </w:rPr>
              <w:t>Polos Urbanos/Costeros</w:t>
            </w:r>
            <w:r w:rsidRPr="00324B98">
              <w:rPr>
                <w:rStyle w:val="apple-converted-space"/>
                <w:rFonts w:cs="Arial"/>
                <w:sz w:val="16"/>
                <w:szCs w:val="16"/>
              </w:rPr>
              <w:t> </w:t>
            </w:r>
            <w:r w:rsidRPr="00324B98">
              <w:rPr>
                <w:rFonts w:cs="Arial"/>
                <w:sz w:val="16"/>
                <w:szCs w:val="16"/>
              </w:rPr>
              <w:t>(Carmen, Campeche)</w:t>
            </w:r>
          </w:p>
        </w:tc>
        <w:tc>
          <w:tcPr>
            <w:tcW w:w="4393" w:type="dxa"/>
            <w:gridSpan w:val="2"/>
            <w:vAlign w:val="center"/>
            <w:hideMark/>
          </w:tcPr>
          <w:p w14:paraId="6D29ADB5" w14:textId="77777777" w:rsidR="005F4B1B" w:rsidRPr="00324B98" w:rsidRDefault="005F4B1B" w:rsidP="00BD2B64">
            <w:pPr>
              <w:jc w:val="center"/>
              <w:rPr>
                <w:rFonts w:cs="Arial"/>
                <w:sz w:val="16"/>
                <w:szCs w:val="16"/>
              </w:rPr>
            </w:pPr>
            <w:r w:rsidRPr="00324B98">
              <w:rPr>
                <w:rFonts w:cs="Arial"/>
                <w:sz w:val="16"/>
                <w:szCs w:val="16"/>
              </w:rPr>
              <w:t>Concentración de población que se autorreconoce como Afromexicana y dispersión mestiza.</w:t>
            </w:r>
          </w:p>
        </w:tc>
      </w:tr>
    </w:tbl>
    <w:p w14:paraId="777DC707"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2F49568C" w14:textId="77777777" w:rsidR="005F4B1B" w:rsidRPr="00377DA1" w:rsidRDefault="005F4B1B" w:rsidP="005F4B1B">
      <w:pPr>
        <w:pStyle w:val="Ttulo8"/>
        <w:rPr>
          <w:szCs w:val="18"/>
        </w:rPr>
      </w:pPr>
      <w:r w:rsidRPr="00377DA1">
        <w:rPr>
          <w:szCs w:val="18"/>
        </w:rPr>
        <w:t xml:space="preserve">Patrimonio </w:t>
      </w:r>
      <w:r>
        <w:rPr>
          <w:szCs w:val="18"/>
        </w:rPr>
        <w:t>t</w:t>
      </w:r>
      <w:r w:rsidRPr="00377DA1">
        <w:rPr>
          <w:szCs w:val="18"/>
        </w:rPr>
        <w:t>angible</w:t>
      </w:r>
    </w:p>
    <w:p w14:paraId="2B8A0E34"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24B98">
        <w:rPr>
          <w:rFonts w:cs="Arial"/>
          <w:color w:val="000000"/>
          <w:szCs w:val="18"/>
        </w:rPr>
        <w:t>El patrimonio cultural tangible es la huella física de las civilizaciones que han habitado el territorio campechano. Se divide en dos grandes épocas que marcan el paisaje: el</w:t>
      </w:r>
      <w:r w:rsidRPr="00324B98">
        <w:rPr>
          <w:rStyle w:val="apple-converted-space"/>
          <w:rFonts w:cs="Arial"/>
          <w:color w:val="000000"/>
          <w:szCs w:val="18"/>
        </w:rPr>
        <w:t> </w:t>
      </w:r>
      <w:r w:rsidRPr="00324B98">
        <w:rPr>
          <w:rFonts w:cs="Arial"/>
          <w:color w:val="000000"/>
          <w:szCs w:val="18"/>
        </w:rPr>
        <w:t>patrimonio prehispánico</w:t>
      </w:r>
      <w:r w:rsidRPr="00324B98">
        <w:rPr>
          <w:rStyle w:val="apple-converted-space"/>
          <w:rFonts w:cs="Arial"/>
          <w:color w:val="000000"/>
          <w:szCs w:val="18"/>
        </w:rPr>
        <w:t> </w:t>
      </w:r>
      <w:r w:rsidRPr="00324B98">
        <w:rPr>
          <w:rFonts w:cs="Arial"/>
          <w:color w:val="000000"/>
          <w:szCs w:val="18"/>
        </w:rPr>
        <w:t>(antiguas ciudades mayas) y el</w:t>
      </w:r>
      <w:r w:rsidRPr="00324B98">
        <w:rPr>
          <w:rStyle w:val="apple-converted-space"/>
          <w:rFonts w:cs="Arial"/>
          <w:color w:val="000000"/>
          <w:szCs w:val="18"/>
        </w:rPr>
        <w:t> </w:t>
      </w:r>
      <w:r w:rsidRPr="00324B98">
        <w:rPr>
          <w:rFonts w:cs="Arial"/>
          <w:color w:val="000000"/>
          <w:szCs w:val="18"/>
        </w:rPr>
        <w:t>patrimonio virreinal/republicano</w:t>
      </w:r>
      <w:r w:rsidRPr="00324B98">
        <w:rPr>
          <w:rStyle w:val="apple-converted-space"/>
          <w:rFonts w:cs="Arial"/>
          <w:color w:val="000000"/>
          <w:szCs w:val="18"/>
        </w:rPr>
        <w:t> </w:t>
      </w:r>
      <w:r w:rsidRPr="00324B98">
        <w:rPr>
          <w:rFonts w:cs="Arial"/>
          <w:color w:val="000000"/>
          <w:szCs w:val="18"/>
        </w:rPr>
        <w:t>(murallas, fuertes, ex-haciendas e iglesias). Analizar estos polígonos donde se encuentran es la herramienta suprema de conservación (zonas</w:t>
      </w:r>
      <w:r w:rsidRPr="00324B98">
        <w:rPr>
          <w:rStyle w:val="apple-converted-space"/>
          <w:rFonts w:cs="Arial"/>
          <w:color w:val="000000"/>
          <w:szCs w:val="18"/>
        </w:rPr>
        <w:t xml:space="preserve"> de no vocación</w:t>
      </w:r>
      <w:r w:rsidRPr="00324B98">
        <w:rPr>
          <w:rFonts w:cs="Arial"/>
          <w:color w:val="000000"/>
          <w:szCs w:val="18"/>
        </w:rPr>
        <w:t xml:space="preserve"> para el desarrollo urbano masivo), garantizando que el crecimiento de las ciudades o la infraestructura pesada no mutile la herencia histórica del estado.</w:t>
      </w:r>
    </w:p>
    <w:p w14:paraId="6A4FB675" w14:textId="77777777" w:rsidR="005F4B1B" w:rsidRPr="00377DA1" w:rsidRDefault="005F4B1B" w:rsidP="005F4B1B">
      <w:pPr>
        <w:spacing w:after="0"/>
        <w:rPr>
          <w:rFonts w:cs="Arial"/>
          <w:color w:val="000000"/>
          <w:szCs w:val="18"/>
        </w:rPr>
      </w:pPr>
      <w:r w:rsidRPr="00377DA1">
        <w:rPr>
          <w:rFonts w:cs="Arial"/>
          <w:b/>
          <w:bCs/>
          <w:color w:val="000000"/>
          <w:szCs w:val="18"/>
        </w:rPr>
        <w:lastRenderedPageBreak/>
        <w:t>Variables:</w:t>
      </w:r>
      <w:r>
        <w:rPr>
          <w:rFonts w:cs="Arial"/>
          <w:color w:val="000000"/>
          <w:szCs w:val="18"/>
        </w:rPr>
        <w:t xml:space="preserve"> </w:t>
      </w:r>
      <w:r w:rsidRPr="00377DA1">
        <w:rPr>
          <w:rFonts w:cs="Arial"/>
          <w:color w:val="000000"/>
          <w:szCs w:val="18"/>
        </w:rPr>
        <w:t>Inventario y delimitación de Zonas Arqueológicas (INAH)</w:t>
      </w:r>
      <w:r>
        <w:rPr>
          <w:rFonts w:cs="Arial"/>
          <w:color w:val="000000"/>
          <w:szCs w:val="18"/>
        </w:rPr>
        <w:t xml:space="preserve">, </w:t>
      </w:r>
      <w:r w:rsidRPr="00377DA1">
        <w:rPr>
          <w:rFonts w:cs="Arial"/>
          <w:color w:val="000000"/>
          <w:szCs w:val="18"/>
        </w:rPr>
        <w:t>Inventario de Patrimonio Cultural Inmueble y Monumentos Históricos (INAH / SIC)</w:t>
      </w:r>
      <w:r>
        <w:rPr>
          <w:rFonts w:cs="Arial"/>
          <w:color w:val="000000"/>
          <w:szCs w:val="18"/>
        </w:rPr>
        <w:t xml:space="preserve">, </w:t>
      </w:r>
      <w:r w:rsidRPr="00377DA1">
        <w:rPr>
          <w:rFonts w:cs="Arial"/>
          <w:color w:val="000000"/>
          <w:szCs w:val="18"/>
        </w:rPr>
        <w:t>Declaratorias de Patrimonio de la Humanidad (UNESCO) y Pueblos Mágicos</w:t>
      </w:r>
      <w:r>
        <w:rPr>
          <w:rFonts w:cs="Arial"/>
          <w:color w:val="000000"/>
          <w:szCs w:val="18"/>
        </w:rPr>
        <w:t xml:space="preserve"> y </w:t>
      </w:r>
      <w:r w:rsidRPr="00377DA1">
        <w:rPr>
          <w:rFonts w:cs="Arial"/>
          <w:color w:val="000000"/>
          <w:szCs w:val="18"/>
        </w:rPr>
        <w:t>Distribución territorial (Prehispánico vs. Virreinal).</w:t>
      </w:r>
    </w:p>
    <w:p w14:paraId="0F1790FB" w14:textId="77777777" w:rsidR="005F4B1B" w:rsidRPr="00B51FC8"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B51FC8">
        <w:rPr>
          <w:rFonts w:eastAsia="Times New Roman" w:cs="Courier New"/>
          <w:szCs w:val="18"/>
          <w:lang w:eastAsia="es-MX"/>
          <w14:ligatures w14:val="none"/>
        </w:rPr>
        <w:t>C04_ZonasArqueológicas_SIC_2023</w:t>
      </w:r>
      <w:r w:rsidRPr="00B51FC8">
        <w:rPr>
          <w:rFonts w:eastAsia="Times New Roman" w:cs="Times New Roman"/>
          <w:szCs w:val="18"/>
          <w:lang w:eastAsia="es-MX"/>
          <w14:ligatures w14:val="none"/>
        </w:rPr>
        <w:t> (1 y 3)</w:t>
      </w:r>
      <w:r>
        <w:rPr>
          <w:rFonts w:cs="Arial"/>
          <w:color w:val="000000"/>
          <w:szCs w:val="18"/>
        </w:rPr>
        <w:t xml:space="preserve"> y </w:t>
      </w:r>
      <w:r w:rsidRPr="00B51FC8">
        <w:rPr>
          <w:rFonts w:eastAsia="Times New Roman" w:cs="Courier New"/>
          <w:szCs w:val="18"/>
          <w:lang w:eastAsia="es-MX"/>
          <w14:ligatures w14:val="none"/>
        </w:rPr>
        <w:t>C04_PatrimonioInmueble_SIC_2023</w:t>
      </w:r>
      <w:r w:rsidRPr="00B51FC8">
        <w:rPr>
          <w:rFonts w:eastAsia="Times New Roman" w:cs="Times New Roman"/>
          <w:szCs w:val="18"/>
          <w:lang w:eastAsia="es-MX"/>
          <w14:ligatures w14:val="none"/>
        </w:rPr>
        <w:t> (1 y 3)</w:t>
      </w:r>
    </w:p>
    <w:p w14:paraId="1621A4EF" w14:textId="77777777" w:rsidR="005F4B1B" w:rsidRPr="00377DA1" w:rsidRDefault="005F4B1B" w:rsidP="005F4B1B">
      <w:pPr>
        <w:spacing w:after="0"/>
        <w:rPr>
          <w:rFonts w:cs="Arial"/>
          <w:color w:val="000000"/>
          <w:szCs w:val="18"/>
        </w:rPr>
      </w:pPr>
      <w:r w:rsidRPr="00377DA1">
        <w:rPr>
          <w:rFonts w:cs="Arial"/>
          <w:b/>
          <w:bCs/>
          <w:color w:val="000000"/>
          <w:szCs w:val="18"/>
        </w:rPr>
        <w:t>Descripción Analítica</w:t>
      </w:r>
      <w:r>
        <w:rPr>
          <w:rFonts w:cs="Arial"/>
          <w:b/>
          <w:bCs/>
          <w:color w:val="000000"/>
          <w:szCs w:val="18"/>
        </w:rPr>
        <w:t>:</w:t>
      </w:r>
    </w:p>
    <w:p w14:paraId="23C11DB2" w14:textId="77777777" w:rsidR="005F4B1B" w:rsidRPr="00377DA1" w:rsidRDefault="005F4B1B">
      <w:pPr>
        <w:numPr>
          <w:ilvl w:val="0"/>
          <w:numId w:val="29"/>
        </w:numPr>
        <w:spacing w:after="100" w:afterAutospacing="1"/>
        <w:rPr>
          <w:rFonts w:cs="Arial"/>
          <w:color w:val="000000"/>
          <w:szCs w:val="18"/>
        </w:rPr>
      </w:pPr>
      <w:r w:rsidRPr="00377DA1">
        <w:rPr>
          <w:rFonts w:cs="Arial"/>
          <w:b/>
          <w:bCs/>
          <w:color w:val="000000"/>
          <w:szCs w:val="18"/>
        </w:rPr>
        <w:t>Riqueza Arqueológica:</w:t>
      </w:r>
      <w:r w:rsidRPr="00377DA1">
        <w:rPr>
          <w:rStyle w:val="apple-converted-space"/>
          <w:rFonts w:cs="Arial"/>
          <w:color w:val="000000"/>
          <w:szCs w:val="18"/>
        </w:rPr>
        <w:t> </w:t>
      </w:r>
      <w:r w:rsidRPr="00B51FC8">
        <w:rPr>
          <w:rFonts w:cs="Arial"/>
          <w:color w:val="000000"/>
          <w:szCs w:val="18"/>
        </w:rPr>
        <w:t>Campeche alberga una de las densidades arqueológicas más altas del continente. Mientras que sitios consolidados como Edzná están en la región centro, el municipio de</w:t>
      </w:r>
      <w:r w:rsidRPr="00B51FC8">
        <w:rPr>
          <w:rStyle w:val="apple-converted-space"/>
          <w:rFonts w:cs="Arial"/>
          <w:color w:val="000000"/>
          <w:szCs w:val="18"/>
        </w:rPr>
        <w:t> </w:t>
      </w:r>
      <w:r w:rsidRPr="00B51FC8">
        <w:rPr>
          <w:rFonts w:cs="Arial"/>
          <w:color w:val="000000"/>
          <w:szCs w:val="18"/>
        </w:rPr>
        <w:t>Calakmul</w:t>
      </w:r>
      <w:r w:rsidRPr="00B51FC8">
        <w:rPr>
          <w:rStyle w:val="apple-converted-space"/>
          <w:rFonts w:cs="Arial"/>
          <w:color w:val="000000"/>
          <w:szCs w:val="18"/>
        </w:rPr>
        <w:t> </w:t>
      </w:r>
      <w:r w:rsidRPr="00B51FC8">
        <w:rPr>
          <w:rFonts w:cs="Arial"/>
          <w:color w:val="000000"/>
          <w:szCs w:val="18"/>
        </w:rPr>
        <w:t>es la joya de la corona, albergando no solo la antigua ciudad maya homónima (Declarada Bien Mixto por la UNESCO), sino decenas de sitios monumentales (Balamkú, Xpujil, Becán, Chicanná) dispersos en la selva.</w:t>
      </w:r>
    </w:p>
    <w:p w14:paraId="429D0A55" w14:textId="77777777" w:rsidR="005F4B1B" w:rsidRPr="00377DA1" w:rsidRDefault="005F4B1B">
      <w:pPr>
        <w:numPr>
          <w:ilvl w:val="0"/>
          <w:numId w:val="29"/>
        </w:numPr>
        <w:spacing w:after="100" w:afterAutospacing="1"/>
        <w:rPr>
          <w:rFonts w:cs="Arial"/>
          <w:color w:val="000000"/>
          <w:szCs w:val="18"/>
        </w:rPr>
      </w:pPr>
      <w:r w:rsidRPr="00377DA1">
        <w:rPr>
          <w:rFonts w:cs="Arial"/>
          <w:b/>
          <w:bCs/>
          <w:color w:val="000000"/>
          <w:szCs w:val="18"/>
        </w:rPr>
        <w:t>Inmueble</w:t>
      </w:r>
      <w:r>
        <w:rPr>
          <w:rFonts w:cs="Arial"/>
          <w:b/>
          <w:bCs/>
          <w:color w:val="000000"/>
          <w:szCs w:val="18"/>
        </w:rPr>
        <w:t>s históricos</w:t>
      </w:r>
      <w:r w:rsidRPr="00377DA1">
        <w:rPr>
          <w:rFonts w:cs="Arial"/>
          <w:b/>
          <w:bCs/>
          <w:color w:val="000000"/>
          <w:szCs w:val="18"/>
        </w:rPr>
        <w:t>:</w:t>
      </w:r>
      <w:r w:rsidRPr="00377DA1">
        <w:rPr>
          <w:rStyle w:val="apple-converted-space"/>
          <w:rFonts w:cs="Arial"/>
          <w:color w:val="000000"/>
          <w:szCs w:val="18"/>
        </w:rPr>
        <w:t> </w:t>
      </w:r>
      <w:r w:rsidRPr="00B51FC8">
        <w:rPr>
          <w:rFonts w:cs="Arial"/>
          <w:color w:val="000000"/>
          <w:szCs w:val="18"/>
        </w:rPr>
        <w:t>La arquitectura virreinal militar y religiosa tiene una distribución distinta. Se concentra masivamente en</w:t>
      </w:r>
      <w:r w:rsidRPr="00B51FC8">
        <w:rPr>
          <w:rStyle w:val="apple-converted-space"/>
          <w:rFonts w:cs="Arial"/>
          <w:color w:val="000000"/>
          <w:szCs w:val="18"/>
        </w:rPr>
        <w:t> </w:t>
      </w:r>
      <w:r w:rsidRPr="00B51FC8">
        <w:rPr>
          <w:rFonts w:cs="Arial"/>
          <w:color w:val="000000"/>
          <w:szCs w:val="18"/>
        </w:rPr>
        <w:t>San Francisco de Campeche</w:t>
      </w:r>
      <w:r w:rsidRPr="00B51FC8">
        <w:rPr>
          <w:rStyle w:val="apple-converted-space"/>
          <w:rFonts w:cs="Arial"/>
          <w:color w:val="000000"/>
          <w:szCs w:val="18"/>
        </w:rPr>
        <w:t> </w:t>
      </w:r>
      <w:r w:rsidRPr="00B51FC8">
        <w:rPr>
          <w:rFonts w:cs="Arial"/>
          <w:color w:val="000000"/>
          <w:szCs w:val="18"/>
        </w:rPr>
        <w:t>(Ciudad Histórica Fortificada, Patrimonio de la Humanidad UNESCO). Hacia el norte, en los municipios del "Camino Real" (Calkiní, Hecelchakán, Tenabo), el territorio está salpicado de imponentes iglesias coloniales y cascos de ex-haciendas henequeneras/ganaderas.</w:t>
      </w:r>
    </w:p>
    <w:p w14:paraId="1DA24276" w14:textId="77777777" w:rsidR="005F4B1B" w:rsidRPr="00377DA1" w:rsidRDefault="005F4B1B">
      <w:pPr>
        <w:numPr>
          <w:ilvl w:val="0"/>
          <w:numId w:val="29"/>
        </w:numPr>
        <w:spacing w:after="100" w:afterAutospacing="1"/>
        <w:rPr>
          <w:rFonts w:cs="Arial"/>
          <w:color w:val="000000"/>
          <w:szCs w:val="18"/>
        </w:rPr>
      </w:pPr>
      <w:r w:rsidRPr="00377DA1">
        <w:rPr>
          <w:rFonts w:cs="Arial"/>
          <w:b/>
          <w:bCs/>
          <w:color w:val="000000"/>
          <w:szCs w:val="18"/>
        </w:rPr>
        <w:t xml:space="preserve">Arquitectura y </w:t>
      </w:r>
      <w:r>
        <w:rPr>
          <w:rFonts w:cs="Arial"/>
          <w:b/>
          <w:bCs/>
          <w:color w:val="000000"/>
          <w:szCs w:val="18"/>
        </w:rPr>
        <w:t>p</w:t>
      </w:r>
      <w:r w:rsidRPr="00377DA1">
        <w:rPr>
          <w:rFonts w:cs="Arial"/>
          <w:b/>
          <w:bCs/>
          <w:color w:val="000000"/>
          <w:szCs w:val="18"/>
        </w:rPr>
        <w:t xml:space="preserve">ueblos </w:t>
      </w:r>
      <w:r>
        <w:rPr>
          <w:rFonts w:cs="Arial"/>
          <w:b/>
          <w:bCs/>
          <w:color w:val="000000"/>
          <w:szCs w:val="18"/>
        </w:rPr>
        <w:t>m</w:t>
      </w:r>
      <w:r w:rsidRPr="00377DA1">
        <w:rPr>
          <w:rFonts w:cs="Arial"/>
          <w:b/>
          <w:bCs/>
          <w:color w:val="000000"/>
          <w:szCs w:val="18"/>
        </w:rPr>
        <w:t>ágicos:</w:t>
      </w:r>
      <w:r w:rsidRPr="00377DA1">
        <w:rPr>
          <w:rStyle w:val="apple-converted-space"/>
          <w:rFonts w:cs="Arial"/>
          <w:color w:val="000000"/>
          <w:szCs w:val="18"/>
        </w:rPr>
        <w:t> </w:t>
      </w:r>
      <w:r w:rsidRPr="00B51FC8">
        <w:rPr>
          <w:rFonts w:cs="Arial"/>
          <w:color w:val="000000"/>
          <w:szCs w:val="18"/>
        </w:rPr>
        <w:t>Hacia el suroeste, el municipio de</w:t>
      </w:r>
      <w:r w:rsidRPr="00B51FC8">
        <w:rPr>
          <w:rStyle w:val="apple-converted-space"/>
          <w:rFonts w:cs="Arial"/>
          <w:color w:val="000000"/>
          <w:szCs w:val="18"/>
        </w:rPr>
        <w:t> </w:t>
      </w:r>
      <w:r w:rsidRPr="00B51FC8">
        <w:rPr>
          <w:rFonts w:cs="Arial"/>
          <w:color w:val="000000"/>
          <w:szCs w:val="18"/>
        </w:rPr>
        <w:t>Palizada</w:t>
      </w:r>
      <w:r w:rsidRPr="00B51FC8">
        <w:rPr>
          <w:rStyle w:val="apple-converted-space"/>
          <w:rFonts w:cs="Arial"/>
          <w:color w:val="000000"/>
          <w:szCs w:val="18"/>
        </w:rPr>
        <w:t> </w:t>
      </w:r>
      <w:r w:rsidRPr="00B51FC8">
        <w:rPr>
          <w:rFonts w:cs="Arial"/>
          <w:color w:val="000000"/>
          <w:szCs w:val="18"/>
        </w:rPr>
        <w:t>aporta un valor distinto: la arquitectura ribereña con techos de teja francesa, declarado Pueblo Mágico junto con</w:t>
      </w:r>
      <w:r w:rsidRPr="00B51FC8">
        <w:rPr>
          <w:rStyle w:val="apple-converted-space"/>
          <w:rFonts w:cs="Arial"/>
          <w:color w:val="000000"/>
          <w:szCs w:val="18"/>
        </w:rPr>
        <w:t> </w:t>
      </w:r>
      <w:r w:rsidRPr="00B51FC8">
        <w:rPr>
          <w:rFonts w:cs="Arial"/>
          <w:color w:val="000000"/>
          <w:szCs w:val="18"/>
        </w:rPr>
        <w:t>Isla Aguada (Carmen).</w:t>
      </w:r>
    </w:p>
    <w:p w14:paraId="74DC6BB3" w14:textId="77777777" w:rsidR="005F4B1B" w:rsidRPr="00377DA1" w:rsidRDefault="005F4B1B">
      <w:pPr>
        <w:numPr>
          <w:ilvl w:val="0"/>
          <w:numId w:val="29"/>
        </w:numPr>
        <w:spacing w:after="0"/>
        <w:rPr>
          <w:rFonts w:cs="Arial"/>
          <w:color w:val="000000"/>
          <w:szCs w:val="18"/>
        </w:rPr>
      </w:pPr>
      <w:r w:rsidRPr="00377DA1">
        <w:rPr>
          <w:rFonts w:cs="Arial"/>
          <w:b/>
          <w:bCs/>
          <w:color w:val="000000"/>
          <w:szCs w:val="18"/>
        </w:rPr>
        <w:t>Riesgo Urbano:</w:t>
      </w:r>
      <w:r w:rsidRPr="00377DA1">
        <w:rPr>
          <w:rStyle w:val="apple-converted-space"/>
          <w:rFonts w:cs="Arial"/>
          <w:color w:val="000000"/>
          <w:szCs w:val="18"/>
        </w:rPr>
        <w:t> </w:t>
      </w:r>
      <w:r w:rsidRPr="00377DA1">
        <w:rPr>
          <w:rFonts w:cs="Arial"/>
          <w:color w:val="000000"/>
          <w:szCs w:val="18"/>
        </w:rPr>
        <w:t>El PEOTDU advierte que la expansión de la mancha urbana en la capital, así como los megaproyectos de infraestructura y el saqueo en las zonas rurales, representan la principal amenaza de degradación o destrucción para estos inmuebles y vestigios.</w:t>
      </w:r>
    </w:p>
    <w:p w14:paraId="471CB321"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El patrimonio tangible de Campeche traza un mapa de poder y resistencia que sobrevive hasta nuestros días. Si observamos el Sistema de Información Cultural (SIC), notaremos una clara división espacial: el sur y el oriente de la entidad (Calakmul, Hopelchén) están dominados por la grandeza monumental de la civilización Maya, oculta y protegida por la selva. En cambio, la costa (Campeche) y el norte muestran la cicatriz del periodo colonial, con sus fortalezas militares diseñadas para repeler piratas y sus ex-haciendas.</w:t>
      </w:r>
      <w:r>
        <w:rPr>
          <w:rFonts w:cs="Arial"/>
          <w:color w:val="000000"/>
          <w:szCs w:val="18"/>
        </w:rPr>
        <w:t xml:space="preserve"> </w:t>
      </w:r>
      <w:r w:rsidRPr="00377DA1">
        <w:rPr>
          <w:rFonts w:cs="Arial"/>
          <w:color w:val="000000"/>
          <w:szCs w:val="18"/>
        </w:rPr>
        <w:t>Para la toma de decisiones, comprender las zonas de alto valor cultural es un ejercicio de supervivencia patrimonial. Permite identificar exactamente dónde el crecimiento desordenado de una localidad amenaza con "tragarse" un vestigio prehispánico. Esta información dota al Estado del peso jurídico para negar licencias de construcción y obligan a los ayuntamientos a crear zonas de amortiguamiento, transformando estos sitios en motores de desarrollo económico local (turismo regulado) sin sacrificar la historia bajo una plancha de concreto.</w:t>
      </w:r>
    </w:p>
    <w:p w14:paraId="3310D1A1"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53</w:t>
      </w:r>
      <w:r w:rsidRPr="00377DA1">
        <w:rPr>
          <w:sz w:val="18"/>
        </w:rPr>
        <w:fldChar w:fldCharType="end"/>
      </w:r>
      <w:r w:rsidRPr="00377DA1">
        <w:rPr>
          <w:sz w:val="18"/>
        </w:rPr>
        <w:t xml:space="preserve"> Ficha </w:t>
      </w:r>
      <w:r>
        <w:rPr>
          <w:sz w:val="18"/>
        </w:rPr>
        <w:t>t</w:t>
      </w:r>
      <w:r w:rsidRPr="00377DA1">
        <w:rPr>
          <w:sz w:val="18"/>
        </w:rPr>
        <w:t xml:space="preserve">écnica Patrimonio </w:t>
      </w:r>
      <w:r>
        <w:rPr>
          <w:sz w:val="18"/>
        </w:rPr>
        <w:t>t</w:t>
      </w:r>
      <w:r w:rsidRPr="00377DA1">
        <w:rPr>
          <w:sz w:val="18"/>
        </w:rPr>
        <w:t xml:space="preserve">angible </w:t>
      </w:r>
    </w:p>
    <w:tbl>
      <w:tblPr>
        <w:tblStyle w:val="Tablaconcuadrcula"/>
        <w:tblW w:w="0" w:type="auto"/>
        <w:tblLayout w:type="fixed"/>
        <w:tblLook w:val="04A0" w:firstRow="1" w:lastRow="0" w:firstColumn="1" w:lastColumn="0" w:noHBand="0" w:noVBand="1"/>
      </w:tblPr>
      <w:tblGrid>
        <w:gridCol w:w="2689"/>
        <w:gridCol w:w="1559"/>
        <w:gridCol w:w="1984"/>
        <w:gridCol w:w="3118"/>
      </w:tblGrid>
      <w:tr w:rsidR="005F4B1B" w:rsidRPr="00377DA1" w14:paraId="6575FB13" w14:textId="77777777" w:rsidTr="00BD2B64">
        <w:tc>
          <w:tcPr>
            <w:tcW w:w="9350" w:type="dxa"/>
            <w:gridSpan w:val="4"/>
            <w:shd w:val="clear" w:color="auto" w:fill="156082"/>
            <w:vAlign w:val="center"/>
          </w:tcPr>
          <w:p w14:paraId="2746E2C2"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Patrimonio tangible</w:t>
            </w:r>
          </w:p>
        </w:tc>
      </w:tr>
      <w:tr w:rsidR="005F4B1B" w:rsidRPr="00377DA1" w14:paraId="56AC7FEB" w14:textId="77777777" w:rsidTr="00BD2B64">
        <w:tc>
          <w:tcPr>
            <w:tcW w:w="2689" w:type="dxa"/>
            <w:shd w:val="clear" w:color="auto" w:fill="156082"/>
            <w:vAlign w:val="center"/>
            <w:hideMark/>
          </w:tcPr>
          <w:p w14:paraId="7A2DF67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559" w:type="dxa"/>
            <w:shd w:val="clear" w:color="auto" w:fill="156082"/>
            <w:vAlign w:val="center"/>
            <w:hideMark/>
          </w:tcPr>
          <w:p w14:paraId="505643D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984" w:type="dxa"/>
            <w:shd w:val="clear" w:color="auto" w:fill="156082"/>
            <w:vAlign w:val="center"/>
            <w:hideMark/>
          </w:tcPr>
          <w:p w14:paraId="1876A4D8"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118" w:type="dxa"/>
            <w:shd w:val="clear" w:color="auto" w:fill="156082"/>
            <w:vAlign w:val="center"/>
            <w:hideMark/>
          </w:tcPr>
          <w:p w14:paraId="1A9EBC5A"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B51FC8" w14:paraId="64787043" w14:textId="77777777" w:rsidTr="00BD2B64">
        <w:tc>
          <w:tcPr>
            <w:tcW w:w="2689" w:type="dxa"/>
            <w:vAlign w:val="center"/>
            <w:hideMark/>
          </w:tcPr>
          <w:p w14:paraId="32B42F31" w14:textId="77777777" w:rsidR="005F4B1B" w:rsidRPr="00B51FC8" w:rsidRDefault="005F4B1B" w:rsidP="00BD2B64">
            <w:pPr>
              <w:jc w:val="center"/>
              <w:rPr>
                <w:rFonts w:cs="Arial"/>
                <w:sz w:val="16"/>
                <w:szCs w:val="16"/>
              </w:rPr>
            </w:pPr>
            <w:r w:rsidRPr="00B51FC8">
              <w:rPr>
                <w:rFonts w:cs="Arial"/>
                <w:sz w:val="16"/>
                <w:szCs w:val="16"/>
              </w:rPr>
              <w:t>Mapea el patrimonio construido y arqueológico del estado para protegerlo de la expansión urbana descontrolada y los megaproyectos, estableciendo zonas de restricción y conservación.</w:t>
            </w:r>
          </w:p>
        </w:tc>
        <w:tc>
          <w:tcPr>
            <w:tcW w:w="1559" w:type="dxa"/>
            <w:vAlign w:val="center"/>
            <w:hideMark/>
          </w:tcPr>
          <w:p w14:paraId="458335F4" w14:textId="77777777" w:rsidR="005F4B1B" w:rsidRPr="00B51FC8" w:rsidRDefault="005F4B1B" w:rsidP="00BD2B64">
            <w:pPr>
              <w:jc w:val="center"/>
              <w:rPr>
                <w:rFonts w:cs="Arial"/>
                <w:sz w:val="16"/>
                <w:szCs w:val="16"/>
              </w:rPr>
            </w:pPr>
            <w:r w:rsidRPr="00B51FC8">
              <w:rPr>
                <w:rFonts w:cs="Arial"/>
                <w:sz w:val="16"/>
                <w:szCs w:val="16"/>
              </w:rPr>
              <w:t>Análisis de la huella física patrimonial, monumentos históricos y vestigios prehispánicos.</w:t>
            </w:r>
          </w:p>
        </w:tc>
        <w:tc>
          <w:tcPr>
            <w:tcW w:w="1984" w:type="dxa"/>
            <w:vAlign w:val="center"/>
            <w:hideMark/>
          </w:tcPr>
          <w:p w14:paraId="55B9B299" w14:textId="77777777" w:rsidR="005F4B1B" w:rsidRPr="00B51FC8" w:rsidRDefault="005F4B1B" w:rsidP="00BD2B64">
            <w:pPr>
              <w:jc w:val="center"/>
              <w:rPr>
                <w:rFonts w:cs="Arial"/>
                <w:sz w:val="16"/>
                <w:szCs w:val="16"/>
              </w:rPr>
            </w:pPr>
            <w:r w:rsidRPr="00B51FC8">
              <w:rPr>
                <w:rFonts w:cs="Arial"/>
                <w:sz w:val="16"/>
                <w:szCs w:val="16"/>
              </w:rPr>
              <w:t>- Catálogo de Zonas Arqueológicas.</w:t>
            </w:r>
          </w:p>
        </w:tc>
        <w:tc>
          <w:tcPr>
            <w:tcW w:w="3118" w:type="dxa"/>
            <w:vAlign w:val="center"/>
            <w:hideMark/>
          </w:tcPr>
          <w:p w14:paraId="50057312" w14:textId="77777777" w:rsidR="005F4B1B" w:rsidRPr="00B51FC8" w:rsidRDefault="005F4B1B" w:rsidP="00BD2B64">
            <w:pPr>
              <w:jc w:val="center"/>
              <w:rPr>
                <w:rFonts w:eastAsia="Times New Roman" w:cs="Times New Roman"/>
                <w:sz w:val="16"/>
                <w:szCs w:val="16"/>
                <w:lang w:eastAsia="es-MX"/>
                <w14:ligatures w14:val="none"/>
              </w:rPr>
            </w:pPr>
            <w:r w:rsidRPr="00B51FC8">
              <w:rPr>
                <w:rFonts w:eastAsia="Times New Roman" w:cs="Courier New"/>
                <w:sz w:val="16"/>
                <w:szCs w:val="16"/>
                <w:lang w:eastAsia="es-MX"/>
                <w14:ligatures w14:val="none"/>
              </w:rPr>
              <w:t>C04_ZonasArqueológicas_SIC_2023</w:t>
            </w:r>
            <w:r w:rsidRPr="00B51FC8">
              <w:rPr>
                <w:rFonts w:eastAsia="Times New Roman" w:cs="Times New Roman"/>
                <w:sz w:val="16"/>
                <w:szCs w:val="16"/>
                <w:lang w:eastAsia="es-MX"/>
                <w14:ligatures w14:val="none"/>
              </w:rPr>
              <w:t> (1 y 3)</w:t>
            </w:r>
          </w:p>
          <w:p w14:paraId="7C1C4B0F" w14:textId="77777777" w:rsidR="005F4B1B" w:rsidRPr="00B51FC8" w:rsidRDefault="005F4B1B" w:rsidP="00BD2B64">
            <w:pPr>
              <w:jc w:val="center"/>
              <w:rPr>
                <w:rFonts w:eastAsia="Times New Roman" w:cs="Times New Roman"/>
                <w:sz w:val="16"/>
                <w:szCs w:val="16"/>
                <w:lang w:eastAsia="es-MX"/>
                <w14:ligatures w14:val="none"/>
              </w:rPr>
            </w:pPr>
            <w:r w:rsidRPr="00B51FC8">
              <w:rPr>
                <w:rFonts w:eastAsia="Times New Roman" w:cs="Courier New"/>
                <w:sz w:val="16"/>
                <w:szCs w:val="16"/>
                <w:lang w:eastAsia="es-MX"/>
                <w14:ligatures w14:val="none"/>
              </w:rPr>
              <w:t>C04_PatrimonioInmueble_SIC_2023</w:t>
            </w:r>
            <w:r w:rsidRPr="00B51FC8">
              <w:rPr>
                <w:rFonts w:eastAsia="Times New Roman" w:cs="Times New Roman"/>
                <w:sz w:val="16"/>
                <w:szCs w:val="16"/>
                <w:lang w:eastAsia="es-MX"/>
                <w14:ligatures w14:val="none"/>
              </w:rPr>
              <w:t> (1 y 3)</w:t>
            </w:r>
          </w:p>
        </w:tc>
      </w:tr>
      <w:tr w:rsidR="005F4B1B" w:rsidRPr="00377DA1" w14:paraId="3ABDBDDC" w14:textId="77777777" w:rsidTr="00BD2B64">
        <w:tc>
          <w:tcPr>
            <w:tcW w:w="9350" w:type="dxa"/>
            <w:gridSpan w:val="4"/>
            <w:shd w:val="clear" w:color="auto" w:fill="156082"/>
            <w:vAlign w:val="center"/>
            <w:hideMark/>
          </w:tcPr>
          <w:p w14:paraId="7B77B73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70E956B9" w14:textId="77777777" w:rsidTr="00BD2B64">
        <w:tc>
          <w:tcPr>
            <w:tcW w:w="4248" w:type="dxa"/>
            <w:gridSpan w:val="2"/>
            <w:shd w:val="clear" w:color="auto" w:fill="156082"/>
            <w:vAlign w:val="center"/>
            <w:hideMark/>
          </w:tcPr>
          <w:p w14:paraId="1C296FF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Sitios UNESCO (Patrimonio de la Humanidad)</w:t>
            </w:r>
          </w:p>
        </w:tc>
        <w:tc>
          <w:tcPr>
            <w:tcW w:w="5102" w:type="dxa"/>
            <w:gridSpan w:val="2"/>
            <w:shd w:val="clear" w:color="auto" w:fill="156082"/>
            <w:vAlign w:val="center"/>
            <w:hideMark/>
          </w:tcPr>
          <w:p w14:paraId="7CB96F2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Impacto Territorial</w:t>
            </w:r>
          </w:p>
        </w:tc>
      </w:tr>
      <w:tr w:rsidR="005F4B1B" w:rsidRPr="00377DA1" w14:paraId="0E3776C5" w14:textId="77777777" w:rsidTr="00BD2B64">
        <w:tc>
          <w:tcPr>
            <w:tcW w:w="4248" w:type="dxa"/>
            <w:gridSpan w:val="2"/>
            <w:vAlign w:val="center"/>
            <w:hideMark/>
          </w:tcPr>
          <w:p w14:paraId="42B0DC49" w14:textId="77777777" w:rsidR="005F4B1B" w:rsidRPr="00B51FC8" w:rsidRDefault="005F4B1B" w:rsidP="00BD2B64">
            <w:pPr>
              <w:jc w:val="center"/>
              <w:rPr>
                <w:rFonts w:cs="Arial"/>
                <w:sz w:val="16"/>
                <w:szCs w:val="16"/>
              </w:rPr>
            </w:pPr>
            <w:r w:rsidRPr="00B51FC8">
              <w:rPr>
                <w:rFonts w:cs="Arial"/>
                <w:sz w:val="16"/>
                <w:szCs w:val="16"/>
              </w:rPr>
              <w:t>Ciudad Histórica Fortificada de Campeche</w:t>
            </w:r>
          </w:p>
        </w:tc>
        <w:tc>
          <w:tcPr>
            <w:tcW w:w="5102" w:type="dxa"/>
            <w:gridSpan w:val="2"/>
            <w:vAlign w:val="center"/>
            <w:hideMark/>
          </w:tcPr>
          <w:p w14:paraId="15FFB7B6" w14:textId="77777777" w:rsidR="005F4B1B" w:rsidRPr="00B51FC8" w:rsidRDefault="005F4B1B" w:rsidP="00BD2B64">
            <w:pPr>
              <w:jc w:val="center"/>
              <w:rPr>
                <w:rFonts w:cs="Arial"/>
                <w:sz w:val="16"/>
                <w:szCs w:val="16"/>
              </w:rPr>
            </w:pPr>
            <w:r w:rsidRPr="00B51FC8">
              <w:rPr>
                <w:rFonts w:cs="Arial"/>
                <w:sz w:val="16"/>
                <w:szCs w:val="16"/>
              </w:rPr>
              <w:t>Condiciona los reglamentos de desarrollo urbano, uso de suelo e imagen urbana en el municipio de Campeche.</w:t>
            </w:r>
          </w:p>
        </w:tc>
      </w:tr>
      <w:tr w:rsidR="005F4B1B" w:rsidRPr="00377DA1" w14:paraId="09465874" w14:textId="77777777" w:rsidTr="00BD2B64">
        <w:tc>
          <w:tcPr>
            <w:tcW w:w="4248" w:type="dxa"/>
            <w:gridSpan w:val="2"/>
            <w:vAlign w:val="center"/>
            <w:hideMark/>
          </w:tcPr>
          <w:p w14:paraId="00D41925" w14:textId="77777777" w:rsidR="005F4B1B" w:rsidRPr="00B51FC8" w:rsidRDefault="005F4B1B" w:rsidP="00BD2B64">
            <w:pPr>
              <w:jc w:val="center"/>
              <w:rPr>
                <w:rFonts w:cs="Arial"/>
                <w:sz w:val="16"/>
                <w:szCs w:val="16"/>
              </w:rPr>
            </w:pPr>
            <w:r w:rsidRPr="00B51FC8">
              <w:rPr>
                <w:rFonts w:cs="Arial"/>
                <w:sz w:val="16"/>
                <w:szCs w:val="16"/>
              </w:rPr>
              <w:t>Antigua Ciudad Maya y Bosques Protegidos de Calakmul (Bien Mixto)</w:t>
            </w:r>
          </w:p>
        </w:tc>
        <w:tc>
          <w:tcPr>
            <w:tcW w:w="5102" w:type="dxa"/>
            <w:gridSpan w:val="2"/>
            <w:vAlign w:val="center"/>
            <w:hideMark/>
          </w:tcPr>
          <w:p w14:paraId="63D54F0C" w14:textId="77777777" w:rsidR="005F4B1B" w:rsidRPr="00B51FC8" w:rsidRDefault="005F4B1B" w:rsidP="00BD2B64">
            <w:pPr>
              <w:jc w:val="center"/>
              <w:rPr>
                <w:rFonts w:cs="Arial"/>
                <w:sz w:val="16"/>
                <w:szCs w:val="16"/>
              </w:rPr>
            </w:pPr>
            <w:r w:rsidRPr="00B51FC8">
              <w:rPr>
                <w:rFonts w:cs="Arial"/>
                <w:sz w:val="16"/>
                <w:szCs w:val="16"/>
              </w:rPr>
              <w:t>Restricción total de desarrollo de infraestructura invasiva; exige zonas de amortiguamiento selva-sitio.</w:t>
            </w:r>
          </w:p>
        </w:tc>
      </w:tr>
      <w:tr w:rsidR="005F4B1B" w:rsidRPr="00377DA1" w14:paraId="2A5FF8D7" w14:textId="77777777" w:rsidTr="00BD2B64">
        <w:tc>
          <w:tcPr>
            <w:tcW w:w="4248" w:type="dxa"/>
            <w:gridSpan w:val="2"/>
            <w:shd w:val="clear" w:color="auto" w:fill="156082"/>
            <w:vAlign w:val="center"/>
            <w:hideMark/>
          </w:tcPr>
          <w:p w14:paraId="6ABC17F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Concentración de Patrimonio Prehispánico (Arqueología)</w:t>
            </w:r>
          </w:p>
        </w:tc>
        <w:tc>
          <w:tcPr>
            <w:tcW w:w="5102" w:type="dxa"/>
            <w:gridSpan w:val="2"/>
            <w:shd w:val="clear" w:color="auto" w:fill="156082"/>
            <w:vAlign w:val="center"/>
            <w:hideMark/>
          </w:tcPr>
          <w:p w14:paraId="4CEFE63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Focos Geográficos</w:t>
            </w:r>
          </w:p>
        </w:tc>
      </w:tr>
      <w:tr w:rsidR="005F4B1B" w:rsidRPr="00377DA1" w14:paraId="2DF8A95E" w14:textId="77777777" w:rsidTr="00BD2B64">
        <w:tc>
          <w:tcPr>
            <w:tcW w:w="4248" w:type="dxa"/>
            <w:gridSpan w:val="2"/>
            <w:vAlign w:val="center"/>
            <w:hideMark/>
          </w:tcPr>
          <w:p w14:paraId="3EDA2BAB" w14:textId="77777777" w:rsidR="005F4B1B" w:rsidRPr="00B51FC8" w:rsidRDefault="005F4B1B" w:rsidP="00BD2B64">
            <w:pPr>
              <w:jc w:val="center"/>
              <w:rPr>
                <w:rFonts w:cs="Arial"/>
                <w:sz w:val="16"/>
                <w:szCs w:val="16"/>
              </w:rPr>
            </w:pPr>
            <w:r w:rsidRPr="00B51FC8">
              <w:rPr>
                <w:rFonts w:cs="Arial"/>
                <w:sz w:val="16"/>
                <w:szCs w:val="16"/>
              </w:rPr>
              <w:t>Calakmul, Hopelchén, Escárcega</w:t>
            </w:r>
          </w:p>
        </w:tc>
        <w:tc>
          <w:tcPr>
            <w:tcW w:w="5102" w:type="dxa"/>
            <w:gridSpan w:val="2"/>
            <w:vAlign w:val="center"/>
            <w:hideMark/>
          </w:tcPr>
          <w:p w14:paraId="52CA179C" w14:textId="77777777" w:rsidR="005F4B1B" w:rsidRPr="00B51FC8" w:rsidRDefault="005F4B1B" w:rsidP="00BD2B64">
            <w:pPr>
              <w:jc w:val="center"/>
              <w:rPr>
                <w:rFonts w:cs="Arial"/>
                <w:sz w:val="16"/>
                <w:szCs w:val="16"/>
              </w:rPr>
            </w:pPr>
            <w:r w:rsidRPr="00B51FC8">
              <w:rPr>
                <w:rFonts w:cs="Arial"/>
                <w:sz w:val="16"/>
                <w:szCs w:val="16"/>
              </w:rPr>
              <w:t>Red de antiguas superpotencias mayas (Río Bec, Chenes).</w:t>
            </w:r>
          </w:p>
        </w:tc>
      </w:tr>
      <w:tr w:rsidR="005F4B1B" w:rsidRPr="00377DA1" w14:paraId="39CE84E4" w14:textId="77777777" w:rsidTr="00BD2B64">
        <w:tc>
          <w:tcPr>
            <w:tcW w:w="4248" w:type="dxa"/>
            <w:gridSpan w:val="2"/>
            <w:shd w:val="clear" w:color="auto" w:fill="156082"/>
            <w:vAlign w:val="center"/>
            <w:hideMark/>
          </w:tcPr>
          <w:p w14:paraId="378651F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Concentración de Patrimonio Inmueble (Histórico/Virreinal)</w:t>
            </w:r>
          </w:p>
        </w:tc>
        <w:tc>
          <w:tcPr>
            <w:tcW w:w="5102" w:type="dxa"/>
            <w:gridSpan w:val="2"/>
            <w:shd w:val="clear" w:color="auto" w:fill="156082"/>
            <w:vAlign w:val="center"/>
            <w:hideMark/>
          </w:tcPr>
          <w:p w14:paraId="370444C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Focos Geográficos</w:t>
            </w:r>
          </w:p>
        </w:tc>
      </w:tr>
      <w:tr w:rsidR="005F4B1B" w:rsidRPr="00377DA1" w14:paraId="1C1DFAF9" w14:textId="77777777" w:rsidTr="00BD2B64">
        <w:tc>
          <w:tcPr>
            <w:tcW w:w="4248" w:type="dxa"/>
            <w:gridSpan w:val="2"/>
            <w:vAlign w:val="center"/>
            <w:hideMark/>
          </w:tcPr>
          <w:p w14:paraId="42CD046E" w14:textId="77777777" w:rsidR="005F4B1B" w:rsidRPr="00B51FC8" w:rsidRDefault="005F4B1B" w:rsidP="00BD2B64">
            <w:pPr>
              <w:jc w:val="center"/>
              <w:rPr>
                <w:rFonts w:cs="Arial"/>
                <w:sz w:val="16"/>
                <w:szCs w:val="16"/>
              </w:rPr>
            </w:pPr>
            <w:r w:rsidRPr="00B51FC8">
              <w:rPr>
                <w:rFonts w:cs="Arial"/>
                <w:sz w:val="16"/>
                <w:szCs w:val="16"/>
              </w:rPr>
              <w:t>Región Norte (Camino Real: Calkiní, Hecelchakán)</w:t>
            </w:r>
          </w:p>
        </w:tc>
        <w:tc>
          <w:tcPr>
            <w:tcW w:w="5102" w:type="dxa"/>
            <w:gridSpan w:val="2"/>
            <w:vAlign w:val="center"/>
            <w:hideMark/>
          </w:tcPr>
          <w:p w14:paraId="4E2FD57D" w14:textId="77777777" w:rsidR="005F4B1B" w:rsidRPr="00B51FC8" w:rsidRDefault="005F4B1B" w:rsidP="00BD2B64">
            <w:pPr>
              <w:jc w:val="center"/>
              <w:rPr>
                <w:rFonts w:cs="Arial"/>
                <w:sz w:val="16"/>
                <w:szCs w:val="16"/>
              </w:rPr>
            </w:pPr>
            <w:r w:rsidRPr="00B51FC8">
              <w:rPr>
                <w:rFonts w:cs="Arial"/>
                <w:sz w:val="16"/>
                <w:szCs w:val="16"/>
              </w:rPr>
              <w:t>Ex-haciendas, conventos e iglesias misionales.</w:t>
            </w:r>
          </w:p>
        </w:tc>
      </w:tr>
      <w:tr w:rsidR="005F4B1B" w:rsidRPr="00377DA1" w14:paraId="11ACC7A1" w14:textId="77777777" w:rsidTr="00BD2B64">
        <w:tc>
          <w:tcPr>
            <w:tcW w:w="4248" w:type="dxa"/>
            <w:gridSpan w:val="2"/>
            <w:vAlign w:val="center"/>
            <w:hideMark/>
          </w:tcPr>
          <w:p w14:paraId="4531DEC6" w14:textId="77777777" w:rsidR="005F4B1B" w:rsidRPr="00B51FC8" w:rsidRDefault="005F4B1B" w:rsidP="00BD2B64">
            <w:pPr>
              <w:jc w:val="center"/>
              <w:rPr>
                <w:rFonts w:cs="Arial"/>
                <w:sz w:val="16"/>
                <w:szCs w:val="16"/>
              </w:rPr>
            </w:pPr>
            <w:r w:rsidRPr="00B51FC8">
              <w:rPr>
                <w:rFonts w:cs="Arial"/>
                <w:sz w:val="16"/>
                <w:szCs w:val="16"/>
              </w:rPr>
              <w:lastRenderedPageBreak/>
              <w:t>Campeche (Capital)</w:t>
            </w:r>
          </w:p>
        </w:tc>
        <w:tc>
          <w:tcPr>
            <w:tcW w:w="5102" w:type="dxa"/>
            <w:gridSpan w:val="2"/>
            <w:vAlign w:val="center"/>
            <w:hideMark/>
          </w:tcPr>
          <w:p w14:paraId="253C343D" w14:textId="77777777" w:rsidR="005F4B1B" w:rsidRPr="00B51FC8" w:rsidRDefault="005F4B1B" w:rsidP="00BD2B64">
            <w:pPr>
              <w:jc w:val="center"/>
              <w:rPr>
                <w:rFonts w:cs="Arial"/>
                <w:sz w:val="16"/>
                <w:szCs w:val="16"/>
              </w:rPr>
            </w:pPr>
            <w:r w:rsidRPr="00B51FC8">
              <w:rPr>
                <w:rFonts w:cs="Arial"/>
                <w:sz w:val="16"/>
                <w:szCs w:val="16"/>
              </w:rPr>
              <w:t>Arquitectura militar y religiosa virreinal.</w:t>
            </w:r>
          </w:p>
        </w:tc>
      </w:tr>
      <w:tr w:rsidR="005F4B1B" w:rsidRPr="00377DA1" w14:paraId="7C2F5E39" w14:textId="77777777" w:rsidTr="00BD2B64">
        <w:tc>
          <w:tcPr>
            <w:tcW w:w="4248" w:type="dxa"/>
            <w:gridSpan w:val="2"/>
            <w:vAlign w:val="center"/>
            <w:hideMark/>
          </w:tcPr>
          <w:p w14:paraId="2C731932" w14:textId="77777777" w:rsidR="005F4B1B" w:rsidRPr="00B51FC8" w:rsidRDefault="005F4B1B" w:rsidP="00BD2B64">
            <w:pPr>
              <w:jc w:val="center"/>
              <w:rPr>
                <w:rFonts w:cs="Arial"/>
                <w:sz w:val="16"/>
                <w:szCs w:val="16"/>
              </w:rPr>
            </w:pPr>
            <w:r w:rsidRPr="00B51FC8">
              <w:rPr>
                <w:rFonts w:cs="Arial"/>
                <w:sz w:val="16"/>
                <w:szCs w:val="16"/>
              </w:rPr>
              <w:t>Región Suroeste (Palizada, Carmen)</w:t>
            </w:r>
          </w:p>
        </w:tc>
        <w:tc>
          <w:tcPr>
            <w:tcW w:w="5102" w:type="dxa"/>
            <w:gridSpan w:val="2"/>
            <w:vAlign w:val="center"/>
            <w:hideMark/>
          </w:tcPr>
          <w:p w14:paraId="569A655C" w14:textId="77777777" w:rsidR="005F4B1B" w:rsidRPr="00B51FC8" w:rsidRDefault="005F4B1B" w:rsidP="00BD2B64">
            <w:pPr>
              <w:jc w:val="center"/>
              <w:rPr>
                <w:rFonts w:cs="Arial"/>
                <w:sz w:val="16"/>
                <w:szCs w:val="16"/>
              </w:rPr>
            </w:pPr>
            <w:r w:rsidRPr="00B51FC8">
              <w:rPr>
                <w:rFonts w:cs="Arial"/>
                <w:sz w:val="16"/>
                <w:szCs w:val="16"/>
              </w:rPr>
              <w:t>Arquitectura civil vernácula, ribereña y de influencia europea/caribeña.</w:t>
            </w:r>
          </w:p>
        </w:tc>
      </w:tr>
    </w:tbl>
    <w:p w14:paraId="403EAED0"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3FC53003" w14:textId="77777777" w:rsidR="005F4B1B" w:rsidRPr="00377DA1" w:rsidRDefault="005F4B1B" w:rsidP="005F4B1B">
      <w:pPr>
        <w:pStyle w:val="Ttulo8"/>
        <w:rPr>
          <w:szCs w:val="18"/>
        </w:rPr>
      </w:pPr>
      <w:r w:rsidRPr="00377DA1">
        <w:rPr>
          <w:szCs w:val="18"/>
        </w:rPr>
        <w:t>Patrimonio Inmaterial</w:t>
      </w:r>
    </w:p>
    <w:p w14:paraId="0ACFC3C0"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 xml:space="preserve">El patrimonio inmaterial abarca las expresiones vivas de la sociedad: gastronomía, </w:t>
      </w:r>
      <w:r w:rsidRPr="00B51FC8">
        <w:rPr>
          <w:rFonts w:cs="Arial"/>
          <w:color w:val="000000"/>
          <w:szCs w:val="18"/>
        </w:rPr>
        <w:t>festividades, música, artesanía y medicina tradicional. Sin embargo, en Campeche este concepto evoluciona hacia el</w:t>
      </w:r>
      <w:r w:rsidRPr="00B51FC8">
        <w:rPr>
          <w:rStyle w:val="apple-converted-space"/>
          <w:rFonts w:cs="Arial"/>
          <w:color w:val="000000"/>
          <w:szCs w:val="18"/>
        </w:rPr>
        <w:t> </w:t>
      </w:r>
      <w:r w:rsidRPr="00B51FC8">
        <w:rPr>
          <w:rFonts w:cs="Arial"/>
          <w:color w:val="000000"/>
          <w:szCs w:val="18"/>
        </w:rPr>
        <w:t>Patrimonio Biocultural, que reconoce que la riqueza biológica de la selva y la costa existe gracias a los saberes ancestrales de los pueblos originarios que las habitan. Entender dónde se practica la</w:t>
      </w:r>
      <w:r w:rsidRPr="00B51FC8">
        <w:rPr>
          <w:rStyle w:val="apple-converted-space"/>
          <w:rFonts w:cs="Arial"/>
          <w:color w:val="000000"/>
          <w:szCs w:val="18"/>
        </w:rPr>
        <w:t xml:space="preserve"> </w:t>
      </w:r>
      <w:r w:rsidRPr="00B51FC8">
        <w:rPr>
          <w:rFonts w:cs="Arial"/>
          <w:color w:val="000000"/>
          <w:szCs w:val="18"/>
        </w:rPr>
        <w:t>Milpa Maya</w:t>
      </w:r>
      <w:r w:rsidRPr="00B51FC8">
        <w:rPr>
          <w:rStyle w:val="apple-converted-space"/>
          <w:rFonts w:cs="Arial"/>
          <w:color w:val="000000"/>
          <w:szCs w:val="18"/>
        </w:rPr>
        <w:t xml:space="preserve"> </w:t>
      </w:r>
      <w:r w:rsidRPr="00B51FC8">
        <w:rPr>
          <w:rFonts w:cs="Arial"/>
          <w:color w:val="000000"/>
          <w:szCs w:val="18"/>
        </w:rPr>
        <w:t>o la apicultura tradicional es indispensable para el ordenamiento territorial, ya que estas zonas deben blindarse jurídicamente contra la deforestación industrial o los megaproyectos que amenazan no solo el medio ambiente, sino la supervivencia cultural del estado.</w:t>
      </w:r>
    </w:p>
    <w:p w14:paraId="5F955C5D"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Sistemas Agrícolas Tradicionales (Milpa Maya /</w:t>
      </w:r>
      <w:r w:rsidRPr="00377DA1">
        <w:rPr>
          <w:rStyle w:val="apple-converted-space"/>
          <w:rFonts w:cs="Arial"/>
          <w:color w:val="000000"/>
          <w:szCs w:val="18"/>
        </w:rPr>
        <w:t> </w:t>
      </w:r>
      <w:r w:rsidRPr="00377DA1">
        <w:rPr>
          <w:rFonts w:cs="Arial"/>
          <w:i/>
          <w:iCs/>
          <w:color w:val="000000"/>
          <w:szCs w:val="18"/>
        </w:rPr>
        <w:t>Ich Kool</w:t>
      </w:r>
      <w:r w:rsidRPr="00377DA1">
        <w:rPr>
          <w:rFonts w:cs="Arial"/>
          <w:color w:val="000000"/>
          <w:szCs w:val="18"/>
        </w:rPr>
        <w:t>)</w:t>
      </w:r>
      <w:r>
        <w:rPr>
          <w:rFonts w:cs="Arial"/>
          <w:color w:val="000000"/>
          <w:szCs w:val="18"/>
        </w:rPr>
        <w:t xml:space="preserve">, </w:t>
      </w:r>
      <w:r w:rsidRPr="00377DA1">
        <w:rPr>
          <w:rFonts w:cs="Arial"/>
          <w:color w:val="000000"/>
          <w:szCs w:val="18"/>
        </w:rPr>
        <w:t>Prácticas de manejo de biodiversidad (Apicultura y Meliponicultura)</w:t>
      </w:r>
      <w:r>
        <w:rPr>
          <w:rFonts w:cs="Arial"/>
          <w:color w:val="000000"/>
          <w:szCs w:val="18"/>
        </w:rPr>
        <w:t xml:space="preserve">, </w:t>
      </w:r>
      <w:r w:rsidRPr="00377DA1">
        <w:rPr>
          <w:rFonts w:cs="Arial"/>
          <w:color w:val="000000"/>
          <w:szCs w:val="18"/>
        </w:rPr>
        <w:t>Expresiones Inmateriales Festivas y Religiosas (Hanal Pixán, Carnavales, Vaquerías)</w:t>
      </w:r>
      <w:r>
        <w:rPr>
          <w:rFonts w:cs="Arial"/>
          <w:color w:val="000000"/>
          <w:szCs w:val="18"/>
        </w:rPr>
        <w:t xml:space="preserve"> y </w:t>
      </w:r>
      <w:r w:rsidRPr="00377DA1">
        <w:rPr>
          <w:rFonts w:cs="Arial"/>
          <w:color w:val="000000"/>
          <w:szCs w:val="18"/>
        </w:rPr>
        <w:t>Producción Artesanal con identidad territorial (Jipijapa, textiles, alfarería).</w:t>
      </w:r>
    </w:p>
    <w:p w14:paraId="00053DCC" w14:textId="77777777" w:rsidR="005F4B1B" w:rsidRPr="00B51FC8"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B51FC8">
        <w:rPr>
          <w:rFonts w:eastAsia="Times New Roman" w:cs="Courier New"/>
          <w:szCs w:val="18"/>
          <w:lang w:eastAsia="es-MX"/>
          <w14:ligatures w14:val="none"/>
        </w:rPr>
        <w:t>C04_PatrimonioInmaterialIdioma_OPMATPG_2023</w:t>
      </w:r>
      <w:r w:rsidRPr="00B51FC8">
        <w:rPr>
          <w:rFonts w:eastAsia="Times New Roman" w:cs="Times New Roman"/>
          <w:szCs w:val="18"/>
          <w:lang w:eastAsia="es-MX"/>
          <w14:ligatures w14:val="none"/>
        </w:rPr>
        <w:t> (1 y 3)</w:t>
      </w:r>
      <w:r>
        <w:rPr>
          <w:rFonts w:cs="Arial"/>
          <w:color w:val="000000"/>
          <w:szCs w:val="18"/>
        </w:rPr>
        <w:t xml:space="preserve"> y </w:t>
      </w:r>
      <w:r w:rsidRPr="00B51FC8">
        <w:rPr>
          <w:rFonts w:eastAsia="Times New Roman" w:cs="Courier New"/>
          <w:szCs w:val="18"/>
          <w:lang w:eastAsia="es-MX"/>
          <w14:ligatures w14:val="none"/>
        </w:rPr>
        <w:t>C04_GrupoEtnico_INPI_2020</w:t>
      </w:r>
      <w:r w:rsidRPr="00B51FC8">
        <w:rPr>
          <w:rFonts w:eastAsia="Times New Roman" w:cs="Times New Roman"/>
          <w:szCs w:val="18"/>
          <w:lang w:eastAsia="es-MX"/>
          <w14:ligatures w14:val="none"/>
        </w:rPr>
        <w:t> (1 y 3)</w:t>
      </w:r>
      <w:r>
        <w:rPr>
          <w:rFonts w:eastAsia="Times New Roman" w:cs="Times New Roman"/>
          <w:szCs w:val="18"/>
          <w:lang w:eastAsia="es-MX"/>
          <w14:ligatures w14:val="none"/>
        </w:rPr>
        <w:t>.</w:t>
      </w:r>
    </w:p>
    <w:p w14:paraId="64205EB3" w14:textId="77777777" w:rsidR="005F4B1B" w:rsidRPr="00377DA1" w:rsidRDefault="005F4B1B" w:rsidP="005F4B1B">
      <w:pPr>
        <w:spacing w:after="0"/>
        <w:rPr>
          <w:rFonts w:cs="Arial"/>
          <w:color w:val="000000"/>
          <w:szCs w:val="18"/>
        </w:rPr>
      </w:pPr>
      <w:r w:rsidRPr="00377DA1">
        <w:rPr>
          <w:rFonts w:cs="Arial"/>
          <w:b/>
          <w:bCs/>
          <w:color w:val="000000"/>
          <w:szCs w:val="18"/>
        </w:rPr>
        <w:t>Descripción Analítica</w:t>
      </w:r>
      <w:r>
        <w:rPr>
          <w:rFonts w:cs="Arial"/>
          <w:b/>
          <w:bCs/>
          <w:color w:val="000000"/>
          <w:szCs w:val="18"/>
        </w:rPr>
        <w:t>:</w:t>
      </w:r>
    </w:p>
    <w:p w14:paraId="48DDDD95" w14:textId="77777777" w:rsidR="005F4B1B" w:rsidRPr="00377DA1" w:rsidRDefault="005F4B1B">
      <w:pPr>
        <w:numPr>
          <w:ilvl w:val="0"/>
          <w:numId w:val="30"/>
        </w:numPr>
        <w:spacing w:after="100" w:afterAutospacing="1"/>
        <w:rPr>
          <w:rFonts w:cs="Arial"/>
          <w:color w:val="000000"/>
          <w:szCs w:val="18"/>
        </w:rPr>
      </w:pPr>
      <w:r w:rsidRPr="00377DA1">
        <w:rPr>
          <w:rFonts w:cs="Arial"/>
          <w:b/>
          <w:bCs/>
          <w:color w:val="000000"/>
          <w:szCs w:val="18"/>
        </w:rPr>
        <w:t>Milpa Maya:</w:t>
      </w:r>
      <w:r w:rsidRPr="00377DA1">
        <w:rPr>
          <w:rStyle w:val="apple-converted-space"/>
          <w:rFonts w:cs="Arial"/>
          <w:color w:val="000000"/>
          <w:szCs w:val="18"/>
        </w:rPr>
        <w:t> </w:t>
      </w:r>
      <w:r w:rsidRPr="00B51FC8">
        <w:rPr>
          <w:rFonts w:cs="Arial"/>
          <w:color w:val="000000"/>
          <w:szCs w:val="18"/>
        </w:rPr>
        <w:t>Más que un cultivo, la milpa es un sistema de gestión territorial milenario que garantiza la agrobiodiversidad (maíz, frijol, calabaza, chile). El PEOTDU señala que este saber ancestral se practica fuertemente en los municipios de</w:t>
      </w:r>
      <w:r w:rsidRPr="00B51FC8">
        <w:rPr>
          <w:rStyle w:val="apple-converted-space"/>
          <w:rFonts w:cs="Arial"/>
          <w:color w:val="000000"/>
          <w:szCs w:val="18"/>
        </w:rPr>
        <w:t> </w:t>
      </w:r>
      <w:r w:rsidRPr="00B51FC8">
        <w:rPr>
          <w:rFonts w:cs="Arial"/>
          <w:color w:val="000000"/>
          <w:szCs w:val="18"/>
        </w:rPr>
        <w:t>Hopelchén, Calakmul, Calkiní y Hecelchakán. Sin embargo, está bajo una amenaza territorial crítica debido a la expansión agresiva de la agricultura mecanizada (siembra de soya y deforestación por grupos menonitas), lo que fragmenta el tejido biocultural.</w:t>
      </w:r>
    </w:p>
    <w:p w14:paraId="028A7BB1" w14:textId="77777777" w:rsidR="005F4B1B" w:rsidRPr="00377DA1" w:rsidRDefault="005F4B1B">
      <w:pPr>
        <w:numPr>
          <w:ilvl w:val="0"/>
          <w:numId w:val="30"/>
        </w:numPr>
        <w:spacing w:after="100" w:afterAutospacing="1"/>
        <w:rPr>
          <w:rFonts w:cs="Arial"/>
          <w:color w:val="000000"/>
          <w:szCs w:val="18"/>
        </w:rPr>
      </w:pPr>
      <w:r w:rsidRPr="00377DA1">
        <w:rPr>
          <w:rFonts w:cs="Arial"/>
          <w:b/>
          <w:bCs/>
          <w:color w:val="000000"/>
          <w:szCs w:val="18"/>
        </w:rPr>
        <w:t xml:space="preserve">Apicultura y </w:t>
      </w:r>
      <w:r>
        <w:rPr>
          <w:rFonts w:cs="Arial"/>
          <w:b/>
          <w:bCs/>
          <w:color w:val="000000"/>
          <w:szCs w:val="18"/>
        </w:rPr>
        <w:t>m</w:t>
      </w:r>
      <w:r w:rsidRPr="00377DA1">
        <w:rPr>
          <w:rFonts w:cs="Arial"/>
          <w:b/>
          <w:bCs/>
          <w:color w:val="000000"/>
          <w:szCs w:val="18"/>
        </w:rPr>
        <w:t>eliponicultura:</w:t>
      </w:r>
      <w:r w:rsidRPr="00377DA1">
        <w:rPr>
          <w:rStyle w:val="apple-converted-space"/>
          <w:rFonts w:cs="Arial"/>
          <w:color w:val="000000"/>
          <w:szCs w:val="18"/>
        </w:rPr>
        <w:t> </w:t>
      </w:r>
      <w:r w:rsidRPr="00377DA1">
        <w:rPr>
          <w:rFonts w:cs="Arial"/>
          <w:color w:val="000000"/>
          <w:szCs w:val="18"/>
        </w:rPr>
        <w:t>Campeche es una superpotencia en producción de miel, pero esto no es solo un dato económico; es una práctica biocultural heredada de los antiguos mayas (quienes domesticaron a la abeja sagrada</w:t>
      </w:r>
      <w:r w:rsidRPr="00377DA1">
        <w:rPr>
          <w:rStyle w:val="apple-converted-space"/>
          <w:rFonts w:cs="Arial"/>
          <w:color w:val="000000"/>
          <w:szCs w:val="18"/>
        </w:rPr>
        <w:t> </w:t>
      </w:r>
      <w:r w:rsidRPr="00377DA1">
        <w:rPr>
          <w:rFonts w:cs="Arial"/>
          <w:i/>
          <w:iCs/>
          <w:color w:val="000000"/>
          <w:szCs w:val="18"/>
        </w:rPr>
        <w:t>Melipona beecheii</w:t>
      </w:r>
      <w:r w:rsidRPr="00377DA1">
        <w:rPr>
          <w:rStyle w:val="apple-converted-space"/>
          <w:rFonts w:cs="Arial"/>
          <w:color w:val="000000"/>
          <w:szCs w:val="18"/>
        </w:rPr>
        <w:t> </w:t>
      </w:r>
      <w:r w:rsidRPr="00377DA1">
        <w:rPr>
          <w:rFonts w:cs="Arial"/>
          <w:color w:val="000000"/>
          <w:szCs w:val="18"/>
        </w:rPr>
        <w:t>o</w:t>
      </w:r>
      <w:r w:rsidRPr="00377DA1">
        <w:rPr>
          <w:rStyle w:val="apple-converted-space"/>
          <w:rFonts w:cs="Arial"/>
          <w:color w:val="000000"/>
          <w:szCs w:val="18"/>
        </w:rPr>
        <w:t> </w:t>
      </w:r>
      <w:r w:rsidRPr="00377DA1">
        <w:rPr>
          <w:rFonts w:cs="Arial"/>
          <w:i/>
          <w:iCs/>
          <w:color w:val="000000"/>
          <w:szCs w:val="18"/>
        </w:rPr>
        <w:t>Xunaan Kaab</w:t>
      </w:r>
      <w:r w:rsidRPr="00377DA1">
        <w:rPr>
          <w:rFonts w:cs="Arial"/>
          <w:color w:val="000000"/>
          <w:szCs w:val="18"/>
        </w:rPr>
        <w:t>). La defensa de la selva en los municipios del sur y centro es literalmente la defensa de este patrimonio inmaterial.</w:t>
      </w:r>
    </w:p>
    <w:p w14:paraId="15B7F19F" w14:textId="77777777" w:rsidR="005F4B1B" w:rsidRPr="00377DA1" w:rsidRDefault="005F4B1B">
      <w:pPr>
        <w:numPr>
          <w:ilvl w:val="0"/>
          <w:numId w:val="30"/>
        </w:numPr>
        <w:spacing w:after="100" w:afterAutospacing="1"/>
        <w:rPr>
          <w:rFonts w:cs="Arial"/>
          <w:color w:val="000000"/>
          <w:szCs w:val="18"/>
        </w:rPr>
      </w:pPr>
      <w:r w:rsidRPr="00377DA1">
        <w:rPr>
          <w:rFonts w:cs="Arial"/>
          <w:b/>
          <w:bCs/>
          <w:color w:val="000000"/>
          <w:szCs w:val="18"/>
        </w:rPr>
        <w:t>Artesanía:</w:t>
      </w:r>
      <w:r w:rsidRPr="00377DA1">
        <w:rPr>
          <w:rStyle w:val="apple-converted-space"/>
          <w:rFonts w:cs="Arial"/>
          <w:color w:val="000000"/>
          <w:szCs w:val="18"/>
        </w:rPr>
        <w:t> </w:t>
      </w:r>
      <w:r w:rsidRPr="00B51FC8">
        <w:rPr>
          <w:rFonts w:cs="Arial"/>
          <w:color w:val="000000"/>
          <w:szCs w:val="18"/>
        </w:rPr>
        <w:t>Las prácticas artesanales están ancladas a polígonos específicos. El caso más icónico es</w:t>
      </w:r>
      <w:r w:rsidRPr="00B51FC8">
        <w:rPr>
          <w:rStyle w:val="apple-converted-space"/>
          <w:rFonts w:cs="Arial"/>
          <w:color w:val="000000"/>
          <w:szCs w:val="18"/>
        </w:rPr>
        <w:t> </w:t>
      </w:r>
      <w:r w:rsidRPr="00B51FC8">
        <w:rPr>
          <w:rFonts w:cs="Arial"/>
          <w:color w:val="000000"/>
          <w:szCs w:val="18"/>
        </w:rPr>
        <w:t>Bécal (Calkiní), donde el tejido de sombreros de Jipijapa en cuevas subterráneas es un saber transmitido de generación en generación que sostiene la economía local. En los municipios del "Camino Real", el bordado de huipiles y la alfarería (como en Tepakán) son marcadores geográficos de identidad.</w:t>
      </w:r>
    </w:p>
    <w:p w14:paraId="4CBD1CB5" w14:textId="77777777" w:rsidR="005F4B1B" w:rsidRPr="00377DA1" w:rsidRDefault="005F4B1B">
      <w:pPr>
        <w:numPr>
          <w:ilvl w:val="0"/>
          <w:numId w:val="30"/>
        </w:numPr>
        <w:spacing w:after="0"/>
        <w:rPr>
          <w:rFonts w:cs="Arial"/>
          <w:color w:val="000000"/>
          <w:szCs w:val="18"/>
        </w:rPr>
      </w:pPr>
      <w:r w:rsidRPr="00377DA1">
        <w:rPr>
          <w:rFonts w:cs="Arial"/>
          <w:b/>
          <w:bCs/>
          <w:color w:val="000000"/>
          <w:szCs w:val="18"/>
        </w:rPr>
        <w:t>Festividades:</w:t>
      </w:r>
      <w:r w:rsidRPr="00377DA1">
        <w:rPr>
          <w:rStyle w:val="apple-converted-space"/>
          <w:rFonts w:cs="Arial"/>
          <w:color w:val="000000"/>
          <w:szCs w:val="18"/>
        </w:rPr>
        <w:t> </w:t>
      </w:r>
      <w:r w:rsidRPr="00377DA1">
        <w:rPr>
          <w:rFonts w:cs="Arial"/>
          <w:color w:val="000000"/>
          <w:szCs w:val="18"/>
        </w:rPr>
        <w:t xml:space="preserve">El </w:t>
      </w:r>
      <w:r w:rsidRPr="00B51FC8">
        <w:rPr>
          <w:rFonts w:cs="Arial"/>
          <w:color w:val="000000"/>
          <w:szCs w:val="18"/>
        </w:rPr>
        <w:t>territorio se articula en torno a calendarios festivos. Destacan las</w:t>
      </w:r>
      <w:r w:rsidRPr="00B51FC8">
        <w:rPr>
          <w:rStyle w:val="apple-converted-space"/>
          <w:rFonts w:cs="Arial"/>
          <w:color w:val="000000"/>
          <w:szCs w:val="18"/>
        </w:rPr>
        <w:t> </w:t>
      </w:r>
      <w:r w:rsidRPr="00B51FC8">
        <w:rPr>
          <w:rFonts w:cs="Arial"/>
          <w:color w:val="000000"/>
          <w:szCs w:val="18"/>
        </w:rPr>
        <w:t>Vaquerías</w:t>
      </w:r>
      <w:r w:rsidRPr="00B51FC8">
        <w:rPr>
          <w:rStyle w:val="apple-converted-space"/>
          <w:rFonts w:cs="Arial"/>
          <w:color w:val="000000"/>
          <w:szCs w:val="18"/>
        </w:rPr>
        <w:t> </w:t>
      </w:r>
      <w:r w:rsidRPr="00B51FC8">
        <w:rPr>
          <w:rFonts w:cs="Arial"/>
          <w:color w:val="000000"/>
          <w:szCs w:val="18"/>
        </w:rPr>
        <w:t>y fiestas patronales en la zona norte (Calkiní, Tenabo, Hecelchakán); el</w:t>
      </w:r>
      <w:r w:rsidRPr="00B51FC8">
        <w:rPr>
          <w:rStyle w:val="apple-converted-space"/>
          <w:rFonts w:cs="Arial"/>
          <w:color w:val="000000"/>
          <w:szCs w:val="18"/>
        </w:rPr>
        <w:t> </w:t>
      </w:r>
      <w:r w:rsidRPr="00B51FC8">
        <w:rPr>
          <w:rFonts w:cs="Arial"/>
          <w:color w:val="000000"/>
          <w:szCs w:val="18"/>
        </w:rPr>
        <w:t>Hanal Pixán</w:t>
      </w:r>
      <w:r w:rsidRPr="00B51FC8">
        <w:rPr>
          <w:rStyle w:val="apple-converted-space"/>
          <w:rFonts w:cs="Arial"/>
          <w:color w:val="000000"/>
          <w:szCs w:val="18"/>
        </w:rPr>
        <w:t> </w:t>
      </w:r>
      <w:r w:rsidRPr="00B51FC8">
        <w:rPr>
          <w:rFonts w:cs="Arial"/>
          <w:color w:val="000000"/>
          <w:szCs w:val="18"/>
        </w:rPr>
        <w:t>(Día de Muertos maya) celebrado en todo el estado con altares y</w:t>
      </w:r>
      <w:r w:rsidRPr="00B51FC8">
        <w:rPr>
          <w:rStyle w:val="apple-converted-space"/>
          <w:rFonts w:cs="Arial"/>
          <w:color w:val="000000"/>
          <w:szCs w:val="18"/>
        </w:rPr>
        <w:t> </w:t>
      </w:r>
      <w:r w:rsidRPr="00B51FC8">
        <w:rPr>
          <w:rFonts w:cs="Arial"/>
          <w:i/>
          <w:iCs/>
          <w:color w:val="000000"/>
          <w:szCs w:val="18"/>
        </w:rPr>
        <w:t>pib</w:t>
      </w:r>
      <w:r w:rsidRPr="00B51FC8">
        <w:rPr>
          <w:rStyle w:val="apple-converted-space"/>
          <w:rFonts w:cs="Arial"/>
          <w:color w:val="000000"/>
          <w:szCs w:val="18"/>
        </w:rPr>
        <w:t> </w:t>
      </w:r>
      <w:r w:rsidRPr="00B51FC8">
        <w:rPr>
          <w:rFonts w:cs="Arial"/>
          <w:color w:val="000000"/>
          <w:szCs w:val="18"/>
        </w:rPr>
        <w:t>(comida enterrada); y el histórico</w:t>
      </w:r>
      <w:r w:rsidRPr="00B51FC8">
        <w:rPr>
          <w:rStyle w:val="apple-converted-space"/>
          <w:rFonts w:cs="Arial"/>
          <w:color w:val="000000"/>
          <w:szCs w:val="18"/>
        </w:rPr>
        <w:t> </w:t>
      </w:r>
      <w:r w:rsidRPr="00B51FC8">
        <w:rPr>
          <w:rFonts w:cs="Arial"/>
          <w:color w:val="000000"/>
          <w:szCs w:val="18"/>
        </w:rPr>
        <w:t>Carnaval de Campeche</w:t>
      </w:r>
      <w:r w:rsidRPr="00B51FC8">
        <w:rPr>
          <w:rStyle w:val="apple-converted-space"/>
          <w:rFonts w:cs="Arial"/>
          <w:color w:val="000000"/>
          <w:szCs w:val="18"/>
        </w:rPr>
        <w:t> </w:t>
      </w:r>
      <w:r w:rsidRPr="00B51FC8">
        <w:rPr>
          <w:rFonts w:cs="Arial"/>
          <w:color w:val="000000"/>
          <w:szCs w:val="18"/>
        </w:rPr>
        <w:t>en la capital, reconocido como uno de los más antiguos de México.</w:t>
      </w:r>
    </w:p>
    <w:p w14:paraId="0E032239"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El patrimonio inmaterial de Campeche nos enseña que cultura y naturaleza son exactamente lo mismo. No se puede proteger la selva de Hopelchén o Calakmul sin proteger a los campesinos mayas que hacen la milpa y cosechan la miel. El choque territorial actual en el estado es, en el fondo, un choque biocultural: la agricultura industrial, que deforesta miles de hectáreas para sembrar soya, no solo extingue flora y fauna, sino que aniquila físicamente los polígonos donde las comunidades originarias ejercen sus saberes milenarios.</w:t>
      </w:r>
      <w:r>
        <w:rPr>
          <w:rFonts w:cs="Arial"/>
          <w:color w:val="000000"/>
          <w:szCs w:val="18"/>
        </w:rPr>
        <w:t xml:space="preserve"> </w:t>
      </w:r>
      <w:r w:rsidRPr="00377DA1">
        <w:rPr>
          <w:rFonts w:cs="Arial"/>
          <w:color w:val="000000"/>
          <w:szCs w:val="18"/>
        </w:rPr>
        <w:t>Empalmar los polígonos de comunidades indígenas con las zonas de aptitud agrícola y forestal, le permite a las autoridades estatales declarar "Zonas de Salvaguarda Biocultural". Estas declaratorias impiden que los ayuntamientos otorguen licencias para el cambio de uso de suelo a favor de la agroindustria depredadora en territorios donde históricamente se ejerce la milpa, garantizando que las futuras generaciones de campechanos no pierdan su identidad.</w:t>
      </w:r>
    </w:p>
    <w:p w14:paraId="2944AFB6"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54</w:t>
      </w:r>
      <w:r w:rsidRPr="00377DA1">
        <w:rPr>
          <w:sz w:val="18"/>
        </w:rPr>
        <w:fldChar w:fldCharType="end"/>
      </w:r>
      <w:r w:rsidRPr="00377DA1">
        <w:rPr>
          <w:sz w:val="18"/>
        </w:rPr>
        <w:t xml:space="preserve"> Ficha </w:t>
      </w:r>
      <w:r>
        <w:rPr>
          <w:sz w:val="18"/>
        </w:rPr>
        <w:t>t</w:t>
      </w:r>
      <w:r w:rsidRPr="00377DA1">
        <w:rPr>
          <w:sz w:val="18"/>
        </w:rPr>
        <w:t xml:space="preserve">écnica Patrimonio </w:t>
      </w:r>
      <w:r>
        <w:rPr>
          <w:sz w:val="18"/>
        </w:rPr>
        <w:t>i</w:t>
      </w:r>
      <w:r w:rsidRPr="00377DA1">
        <w:rPr>
          <w:sz w:val="18"/>
        </w:rPr>
        <w:t>nmaterial</w:t>
      </w:r>
    </w:p>
    <w:tbl>
      <w:tblPr>
        <w:tblStyle w:val="Tablaconcuadrcula"/>
        <w:tblW w:w="9365" w:type="dxa"/>
        <w:tblLayout w:type="fixed"/>
        <w:tblLook w:val="04A0" w:firstRow="1" w:lastRow="0" w:firstColumn="1" w:lastColumn="0" w:noHBand="0" w:noVBand="1"/>
      </w:tblPr>
      <w:tblGrid>
        <w:gridCol w:w="2405"/>
        <w:gridCol w:w="1701"/>
        <w:gridCol w:w="1843"/>
        <w:gridCol w:w="3416"/>
      </w:tblGrid>
      <w:tr w:rsidR="005F4B1B" w:rsidRPr="00377DA1" w14:paraId="19799E72" w14:textId="77777777" w:rsidTr="00BD2B64">
        <w:tc>
          <w:tcPr>
            <w:tcW w:w="9365" w:type="dxa"/>
            <w:gridSpan w:val="4"/>
            <w:shd w:val="clear" w:color="auto" w:fill="156082"/>
            <w:vAlign w:val="center"/>
          </w:tcPr>
          <w:p w14:paraId="4B15AC23"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Patrimonio inmaterial</w:t>
            </w:r>
          </w:p>
        </w:tc>
      </w:tr>
      <w:tr w:rsidR="005F4B1B" w:rsidRPr="00377DA1" w14:paraId="1741441E" w14:textId="77777777" w:rsidTr="00BD2B64">
        <w:tc>
          <w:tcPr>
            <w:tcW w:w="2405" w:type="dxa"/>
            <w:shd w:val="clear" w:color="auto" w:fill="156082"/>
            <w:vAlign w:val="center"/>
            <w:hideMark/>
          </w:tcPr>
          <w:p w14:paraId="69C04C2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01" w:type="dxa"/>
            <w:shd w:val="clear" w:color="auto" w:fill="156082"/>
            <w:vAlign w:val="center"/>
            <w:hideMark/>
          </w:tcPr>
          <w:p w14:paraId="11379FF0"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843" w:type="dxa"/>
            <w:shd w:val="clear" w:color="auto" w:fill="156082"/>
            <w:vAlign w:val="center"/>
            <w:hideMark/>
          </w:tcPr>
          <w:p w14:paraId="1DFF6D24"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416" w:type="dxa"/>
            <w:shd w:val="clear" w:color="auto" w:fill="156082"/>
            <w:vAlign w:val="center"/>
            <w:hideMark/>
          </w:tcPr>
          <w:p w14:paraId="6B0AC555"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47E8B9AA" w14:textId="77777777" w:rsidTr="00BD2B64">
        <w:tc>
          <w:tcPr>
            <w:tcW w:w="2405" w:type="dxa"/>
            <w:vAlign w:val="center"/>
            <w:hideMark/>
          </w:tcPr>
          <w:p w14:paraId="3DDEFEA7" w14:textId="77777777" w:rsidR="005F4B1B" w:rsidRPr="00B51FC8" w:rsidRDefault="005F4B1B" w:rsidP="00BD2B64">
            <w:pPr>
              <w:jc w:val="center"/>
              <w:rPr>
                <w:rFonts w:cs="Arial"/>
                <w:sz w:val="16"/>
                <w:szCs w:val="16"/>
              </w:rPr>
            </w:pPr>
            <w:r w:rsidRPr="00B51FC8">
              <w:rPr>
                <w:rFonts w:cs="Arial"/>
                <w:sz w:val="16"/>
                <w:szCs w:val="16"/>
              </w:rPr>
              <w:t xml:space="preserve">Visibiliza y geolocaliza las prácticas culturales vivas, los saberes tradicionales y </w:t>
            </w:r>
            <w:r w:rsidRPr="00B51FC8">
              <w:rPr>
                <w:rFonts w:cs="Arial"/>
                <w:sz w:val="16"/>
                <w:szCs w:val="16"/>
              </w:rPr>
              <w:lastRenderedPageBreak/>
              <w:t>la relación de los pueblos originarios con la biodiversidad para proteger el territorio frente a modelos extractivos.</w:t>
            </w:r>
          </w:p>
        </w:tc>
        <w:tc>
          <w:tcPr>
            <w:tcW w:w="1701" w:type="dxa"/>
            <w:vAlign w:val="center"/>
            <w:hideMark/>
          </w:tcPr>
          <w:p w14:paraId="2EDC18A6" w14:textId="77777777" w:rsidR="005F4B1B" w:rsidRPr="00B51FC8" w:rsidRDefault="005F4B1B" w:rsidP="00BD2B64">
            <w:pPr>
              <w:jc w:val="center"/>
              <w:rPr>
                <w:rFonts w:cs="Arial"/>
                <w:sz w:val="16"/>
                <w:szCs w:val="16"/>
              </w:rPr>
            </w:pPr>
            <w:r w:rsidRPr="00B51FC8">
              <w:rPr>
                <w:rFonts w:cs="Arial"/>
                <w:sz w:val="16"/>
                <w:szCs w:val="16"/>
              </w:rPr>
              <w:lastRenderedPageBreak/>
              <w:t xml:space="preserve">Análisis de prácticas bioculturales, </w:t>
            </w:r>
            <w:r w:rsidRPr="00B51FC8">
              <w:rPr>
                <w:rFonts w:cs="Arial"/>
                <w:sz w:val="16"/>
                <w:szCs w:val="16"/>
              </w:rPr>
              <w:lastRenderedPageBreak/>
              <w:t>festividades, artesanía y manejo ancestral de recursos naturales.</w:t>
            </w:r>
          </w:p>
        </w:tc>
        <w:tc>
          <w:tcPr>
            <w:tcW w:w="1843" w:type="dxa"/>
            <w:vAlign w:val="center"/>
            <w:hideMark/>
          </w:tcPr>
          <w:p w14:paraId="4CAA52D3" w14:textId="77777777" w:rsidR="005F4B1B" w:rsidRPr="00B51FC8" w:rsidRDefault="005F4B1B" w:rsidP="00BD2B64">
            <w:pPr>
              <w:jc w:val="center"/>
              <w:rPr>
                <w:rFonts w:cs="Arial"/>
                <w:sz w:val="16"/>
                <w:szCs w:val="16"/>
              </w:rPr>
            </w:pPr>
            <w:r w:rsidRPr="00B51FC8">
              <w:rPr>
                <w:rFonts w:cs="Arial"/>
                <w:sz w:val="16"/>
                <w:szCs w:val="16"/>
              </w:rPr>
              <w:lastRenderedPageBreak/>
              <w:t>- Polígonos de Milpa Maya y Apicultura.</w:t>
            </w:r>
          </w:p>
        </w:tc>
        <w:tc>
          <w:tcPr>
            <w:tcW w:w="3416" w:type="dxa"/>
            <w:vAlign w:val="center"/>
            <w:hideMark/>
          </w:tcPr>
          <w:p w14:paraId="3D383D2C" w14:textId="77777777" w:rsidR="005F4B1B" w:rsidRPr="00B51FC8" w:rsidRDefault="005F4B1B" w:rsidP="00BD2B64">
            <w:pPr>
              <w:jc w:val="center"/>
              <w:rPr>
                <w:rFonts w:eastAsia="Times New Roman" w:cs="Times New Roman"/>
                <w:sz w:val="16"/>
                <w:szCs w:val="16"/>
                <w:lang w:eastAsia="es-MX"/>
                <w14:ligatures w14:val="none"/>
              </w:rPr>
            </w:pPr>
            <w:r w:rsidRPr="00B51FC8">
              <w:rPr>
                <w:rFonts w:eastAsia="Times New Roman" w:cs="Courier New"/>
                <w:sz w:val="16"/>
                <w:szCs w:val="16"/>
                <w:lang w:eastAsia="es-MX"/>
                <w14:ligatures w14:val="none"/>
              </w:rPr>
              <w:t>C04_PatrimonioInmaterialIdioma_OPMATPG_2023</w:t>
            </w:r>
            <w:r w:rsidRPr="00B51FC8">
              <w:rPr>
                <w:rFonts w:eastAsia="Times New Roman" w:cs="Times New Roman"/>
                <w:sz w:val="16"/>
                <w:szCs w:val="16"/>
                <w:lang w:eastAsia="es-MX"/>
                <w14:ligatures w14:val="none"/>
              </w:rPr>
              <w:t> (1 y 3)</w:t>
            </w:r>
          </w:p>
          <w:p w14:paraId="318F96A1" w14:textId="77777777" w:rsidR="005F4B1B" w:rsidRPr="00B51FC8" w:rsidRDefault="005F4B1B" w:rsidP="00BD2B64">
            <w:pPr>
              <w:jc w:val="center"/>
              <w:rPr>
                <w:rFonts w:eastAsia="Times New Roman" w:cs="Times New Roman"/>
                <w:sz w:val="16"/>
                <w:szCs w:val="16"/>
                <w:lang w:eastAsia="es-MX"/>
                <w14:ligatures w14:val="none"/>
              </w:rPr>
            </w:pPr>
            <w:r w:rsidRPr="00B51FC8">
              <w:rPr>
                <w:rFonts w:eastAsia="Times New Roman" w:cs="Courier New"/>
                <w:sz w:val="16"/>
                <w:szCs w:val="16"/>
                <w:lang w:eastAsia="es-MX"/>
                <w14:ligatures w14:val="none"/>
              </w:rPr>
              <w:t>C04_GrupoEtnico_INPI_2020</w:t>
            </w:r>
            <w:r w:rsidRPr="00B51FC8">
              <w:rPr>
                <w:rFonts w:eastAsia="Times New Roman" w:cs="Times New Roman"/>
                <w:sz w:val="16"/>
                <w:szCs w:val="16"/>
                <w:lang w:eastAsia="es-MX"/>
                <w14:ligatures w14:val="none"/>
              </w:rPr>
              <w:t> (1 y 3)</w:t>
            </w:r>
          </w:p>
          <w:p w14:paraId="6C926990" w14:textId="77777777" w:rsidR="005F4B1B" w:rsidRPr="00B51FC8" w:rsidRDefault="005F4B1B" w:rsidP="00BD2B64">
            <w:pPr>
              <w:jc w:val="center"/>
              <w:rPr>
                <w:rFonts w:cs="Arial"/>
                <w:sz w:val="16"/>
                <w:szCs w:val="16"/>
              </w:rPr>
            </w:pPr>
          </w:p>
        </w:tc>
      </w:tr>
      <w:tr w:rsidR="005F4B1B" w:rsidRPr="00377DA1" w14:paraId="76905D2A" w14:textId="77777777" w:rsidTr="00BD2B64">
        <w:tc>
          <w:tcPr>
            <w:tcW w:w="9365" w:type="dxa"/>
            <w:gridSpan w:val="4"/>
            <w:shd w:val="clear" w:color="auto" w:fill="156082"/>
            <w:vAlign w:val="center"/>
            <w:hideMark/>
          </w:tcPr>
          <w:p w14:paraId="46278E7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0B34E144" w14:textId="77777777" w:rsidTr="00BD2B64">
        <w:tc>
          <w:tcPr>
            <w:tcW w:w="2405" w:type="dxa"/>
            <w:shd w:val="clear" w:color="auto" w:fill="156082"/>
            <w:vAlign w:val="center"/>
            <w:hideMark/>
          </w:tcPr>
          <w:p w14:paraId="1B53057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Sistemas Agroecológicos (Patrimonio Biocultural)</w:t>
            </w:r>
          </w:p>
        </w:tc>
        <w:tc>
          <w:tcPr>
            <w:tcW w:w="6960" w:type="dxa"/>
            <w:gridSpan w:val="3"/>
            <w:shd w:val="clear" w:color="auto" w:fill="156082"/>
            <w:vAlign w:val="center"/>
            <w:hideMark/>
          </w:tcPr>
          <w:p w14:paraId="5B05DE7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Focos Geográficos y Amenazas</w:t>
            </w:r>
          </w:p>
        </w:tc>
      </w:tr>
      <w:tr w:rsidR="005F4B1B" w:rsidRPr="00377DA1" w14:paraId="013D2055" w14:textId="77777777" w:rsidTr="00BD2B64">
        <w:tc>
          <w:tcPr>
            <w:tcW w:w="2405" w:type="dxa"/>
            <w:vAlign w:val="center"/>
            <w:hideMark/>
          </w:tcPr>
          <w:p w14:paraId="06B2933F" w14:textId="77777777" w:rsidR="005F4B1B" w:rsidRPr="00B51FC8" w:rsidRDefault="005F4B1B" w:rsidP="00BD2B64">
            <w:pPr>
              <w:jc w:val="center"/>
              <w:rPr>
                <w:rFonts w:cs="Arial"/>
                <w:sz w:val="16"/>
                <w:szCs w:val="16"/>
              </w:rPr>
            </w:pPr>
            <w:r w:rsidRPr="00B51FC8">
              <w:rPr>
                <w:rFonts w:cs="Arial"/>
                <w:sz w:val="16"/>
                <w:szCs w:val="16"/>
              </w:rPr>
              <w:t>Milpa Maya (</w:t>
            </w:r>
            <w:r w:rsidRPr="00B51FC8">
              <w:rPr>
                <w:rFonts w:cs="Arial"/>
                <w:i/>
                <w:iCs/>
                <w:sz w:val="16"/>
                <w:szCs w:val="16"/>
              </w:rPr>
              <w:t>Ich Kool</w:t>
            </w:r>
            <w:r w:rsidRPr="00B51FC8">
              <w:rPr>
                <w:rFonts w:cs="Arial"/>
                <w:sz w:val="16"/>
                <w:szCs w:val="16"/>
              </w:rPr>
              <w:t>)</w:t>
            </w:r>
          </w:p>
        </w:tc>
        <w:tc>
          <w:tcPr>
            <w:tcW w:w="6960" w:type="dxa"/>
            <w:gridSpan w:val="3"/>
            <w:vAlign w:val="center"/>
            <w:hideMark/>
          </w:tcPr>
          <w:p w14:paraId="0BC78B71" w14:textId="77777777" w:rsidR="005F4B1B" w:rsidRPr="00B51FC8" w:rsidRDefault="005F4B1B" w:rsidP="00BD2B64">
            <w:pPr>
              <w:jc w:val="center"/>
              <w:rPr>
                <w:rFonts w:cs="Arial"/>
                <w:sz w:val="16"/>
                <w:szCs w:val="16"/>
              </w:rPr>
            </w:pPr>
            <w:r w:rsidRPr="00B51FC8">
              <w:rPr>
                <w:rFonts w:cs="Arial"/>
                <w:sz w:val="16"/>
                <w:szCs w:val="16"/>
              </w:rPr>
              <w:t>Hopelchén, Calakmul, Calkiní. Amenazada por el avance de la frontera agrícola mecanizada (agroindustria).</w:t>
            </w:r>
          </w:p>
        </w:tc>
      </w:tr>
      <w:tr w:rsidR="005F4B1B" w:rsidRPr="00377DA1" w14:paraId="6010637E" w14:textId="77777777" w:rsidTr="00BD2B64">
        <w:tc>
          <w:tcPr>
            <w:tcW w:w="2405" w:type="dxa"/>
            <w:vAlign w:val="center"/>
            <w:hideMark/>
          </w:tcPr>
          <w:p w14:paraId="210E0BC9" w14:textId="77777777" w:rsidR="005F4B1B" w:rsidRPr="00B51FC8" w:rsidRDefault="005F4B1B" w:rsidP="00BD2B64">
            <w:pPr>
              <w:jc w:val="center"/>
              <w:rPr>
                <w:rFonts w:cs="Arial"/>
                <w:sz w:val="16"/>
                <w:szCs w:val="16"/>
              </w:rPr>
            </w:pPr>
            <w:r w:rsidRPr="00B51FC8">
              <w:rPr>
                <w:rFonts w:cs="Arial"/>
                <w:sz w:val="16"/>
                <w:szCs w:val="16"/>
              </w:rPr>
              <w:t>Meliponicultura / Apicultura</w:t>
            </w:r>
          </w:p>
        </w:tc>
        <w:tc>
          <w:tcPr>
            <w:tcW w:w="6960" w:type="dxa"/>
            <w:gridSpan w:val="3"/>
            <w:vAlign w:val="center"/>
            <w:hideMark/>
          </w:tcPr>
          <w:p w14:paraId="32E6EC9F" w14:textId="77777777" w:rsidR="005F4B1B" w:rsidRPr="00B51FC8" w:rsidRDefault="005F4B1B" w:rsidP="00BD2B64">
            <w:pPr>
              <w:jc w:val="center"/>
              <w:rPr>
                <w:rFonts w:cs="Arial"/>
                <w:sz w:val="16"/>
                <w:szCs w:val="16"/>
              </w:rPr>
            </w:pPr>
            <w:r w:rsidRPr="00B51FC8">
              <w:rPr>
                <w:rFonts w:cs="Arial"/>
                <w:sz w:val="16"/>
                <w:szCs w:val="16"/>
              </w:rPr>
              <w:t>Distribuida en el centro y sur (Selva maya). Depende de la conservación estricta de la masa forestal.</w:t>
            </w:r>
          </w:p>
        </w:tc>
      </w:tr>
      <w:tr w:rsidR="005F4B1B" w:rsidRPr="00377DA1" w14:paraId="7E238304" w14:textId="77777777" w:rsidTr="00BD2B64">
        <w:tc>
          <w:tcPr>
            <w:tcW w:w="2405" w:type="dxa"/>
            <w:shd w:val="clear" w:color="auto" w:fill="156082"/>
            <w:vAlign w:val="center"/>
            <w:hideMark/>
          </w:tcPr>
          <w:p w14:paraId="6FC5C52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Patrimonio Artesanal</w:t>
            </w:r>
          </w:p>
        </w:tc>
        <w:tc>
          <w:tcPr>
            <w:tcW w:w="6960" w:type="dxa"/>
            <w:gridSpan w:val="3"/>
            <w:shd w:val="clear" w:color="auto" w:fill="156082"/>
            <w:vAlign w:val="center"/>
            <w:hideMark/>
          </w:tcPr>
          <w:p w14:paraId="112972BD"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Polígonos de Concentración</w:t>
            </w:r>
          </w:p>
        </w:tc>
      </w:tr>
      <w:tr w:rsidR="005F4B1B" w:rsidRPr="00377DA1" w14:paraId="4C77771F" w14:textId="77777777" w:rsidTr="00BD2B64">
        <w:tc>
          <w:tcPr>
            <w:tcW w:w="2405" w:type="dxa"/>
            <w:vAlign w:val="center"/>
            <w:hideMark/>
          </w:tcPr>
          <w:p w14:paraId="33661FCC" w14:textId="77777777" w:rsidR="005F4B1B" w:rsidRPr="00B51FC8" w:rsidRDefault="005F4B1B" w:rsidP="00BD2B64">
            <w:pPr>
              <w:jc w:val="center"/>
              <w:rPr>
                <w:rFonts w:cs="Arial"/>
                <w:sz w:val="16"/>
                <w:szCs w:val="16"/>
              </w:rPr>
            </w:pPr>
            <w:r w:rsidRPr="00B51FC8">
              <w:rPr>
                <w:rFonts w:cs="Arial"/>
                <w:sz w:val="16"/>
                <w:szCs w:val="16"/>
              </w:rPr>
              <w:t>Tejido de palma de Jipijapa (en cuevas)</w:t>
            </w:r>
          </w:p>
        </w:tc>
        <w:tc>
          <w:tcPr>
            <w:tcW w:w="6960" w:type="dxa"/>
            <w:gridSpan w:val="3"/>
            <w:vAlign w:val="center"/>
            <w:hideMark/>
          </w:tcPr>
          <w:p w14:paraId="6FDEABF3" w14:textId="77777777" w:rsidR="005F4B1B" w:rsidRPr="00B51FC8" w:rsidRDefault="005F4B1B" w:rsidP="00BD2B64">
            <w:pPr>
              <w:jc w:val="center"/>
              <w:rPr>
                <w:rFonts w:cs="Arial"/>
                <w:sz w:val="16"/>
                <w:szCs w:val="16"/>
              </w:rPr>
            </w:pPr>
            <w:r w:rsidRPr="00B51FC8">
              <w:rPr>
                <w:rFonts w:cs="Arial"/>
                <w:sz w:val="16"/>
                <w:szCs w:val="16"/>
              </w:rPr>
              <w:t>Localidad de</w:t>
            </w:r>
            <w:r w:rsidRPr="00B51FC8">
              <w:rPr>
                <w:rStyle w:val="apple-converted-space"/>
                <w:rFonts w:cs="Arial"/>
                <w:sz w:val="16"/>
                <w:szCs w:val="16"/>
              </w:rPr>
              <w:t> </w:t>
            </w:r>
            <w:r w:rsidRPr="00B51FC8">
              <w:rPr>
                <w:rFonts w:cs="Arial"/>
                <w:sz w:val="16"/>
                <w:szCs w:val="16"/>
              </w:rPr>
              <w:t>Bécal (Municipio de Calkiní).</w:t>
            </w:r>
          </w:p>
        </w:tc>
      </w:tr>
      <w:tr w:rsidR="005F4B1B" w:rsidRPr="00377DA1" w14:paraId="00D0151C" w14:textId="77777777" w:rsidTr="00BD2B64">
        <w:tc>
          <w:tcPr>
            <w:tcW w:w="2405" w:type="dxa"/>
            <w:vAlign w:val="center"/>
            <w:hideMark/>
          </w:tcPr>
          <w:p w14:paraId="1E21C531" w14:textId="77777777" w:rsidR="005F4B1B" w:rsidRPr="00B51FC8" w:rsidRDefault="005F4B1B" w:rsidP="00BD2B64">
            <w:pPr>
              <w:jc w:val="center"/>
              <w:rPr>
                <w:rFonts w:cs="Arial"/>
                <w:sz w:val="16"/>
                <w:szCs w:val="16"/>
              </w:rPr>
            </w:pPr>
            <w:r w:rsidRPr="00B51FC8">
              <w:rPr>
                <w:rFonts w:cs="Arial"/>
                <w:sz w:val="16"/>
                <w:szCs w:val="16"/>
              </w:rPr>
              <w:t>Alfarería y Textiles (Huipiles)</w:t>
            </w:r>
          </w:p>
        </w:tc>
        <w:tc>
          <w:tcPr>
            <w:tcW w:w="6960" w:type="dxa"/>
            <w:gridSpan w:val="3"/>
            <w:vAlign w:val="center"/>
            <w:hideMark/>
          </w:tcPr>
          <w:p w14:paraId="1096B5FB" w14:textId="77777777" w:rsidR="005F4B1B" w:rsidRPr="00B51FC8" w:rsidRDefault="005F4B1B" w:rsidP="00BD2B64">
            <w:pPr>
              <w:jc w:val="center"/>
              <w:rPr>
                <w:rFonts w:cs="Arial"/>
                <w:sz w:val="16"/>
                <w:szCs w:val="16"/>
              </w:rPr>
            </w:pPr>
            <w:r w:rsidRPr="00B51FC8">
              <w:rPr>
                <w:rFonts w:cs="Arial"/>
                <w:sz w:val="16"/>
                <w:szCs w:val="16"/>
              </w:rPr>
              <w:t>Tepakán, Hecelchakán, Hopelchén.</w:t>
            </w:r>
          </w:p>
        </w:tc>
      </w:tr>
      <w:tr w:rsidR="005F4B1B" w:rsidRPr="00377DA1" w14:paraId="7A0B10B0" w14:textId="77777777" w:rsidTr="00BD2B64">
        <w:tc>
          <w:tcPr>
            <w:tcW w:w="2405" w:type="dxa"/>
            <w:vAlign w:val="center"/>
            <w:hideMark/>
          </w:tcPr>
          <w:p w14:paraId="49C68C1E" w14:textId="77777777" w:rsidR="005F4B1B" w:rsidRPr="00B51FC8" w:rsidRDefault="005F4B1B" w:rsidP="00BD2B64">
            <w:pPr>
              <w:jc w:val="center"/>
              <w:rPr>
                <w:rFonts w:cs="Arial"/>
                <w:sz w:val="16"/>
                <w:szCs w:val="16"/>
              </w:rPr>
            </w:pPr>
            <w:r w:rsidRPr="00B51FC8">
              <w:rPr>
                <w:rFonts w:cs="Arial"/>
                <w:sz w:val="16"/>
                <w:szCs w:val="16"/>
              </w:rPr>
              <w:t>Festividades y Ritos de Cohesión Social</w:t>
            </w:r>
          </w:p>
        </w:tc>
        <w:tc>
          <w:tcPr>
            <w:tcW w:w="6960" w:type="dxa"/>
            <w:gridSpan w:val="3"/>
            <w:vAlign w:val="center"/>
            <w:hideMark/>
          </w:tcPr>
          <w:p w14:paraId="60FA3689" w14:textId="77777777" w:rsidR="005F4B1B" w:rsidRPr="00B51FC8" w:rsidRDefault="005F4B1B" w:rsidP="00BD2B64">
            <w:pPr>
              <w:jc w:val="center"/>
              <w:rPr>
                <w:rFonts w:cs="Arial"/>
                <w:sz w:val="16"/>
                <w:szCs w:val="16"/>
              </w:rPr>
            </w:pPr>
            <w:r w:rsidRPr="00B51FC8">
              <w:rPr>
                <w:rFonts w:cs="Arial"/>
                <w:sz w:val="16"/>
                <w:szCs w:val="16"/>
              </w:rPr>
              <w:t>Distribución Territorial</w:t>
            </w:r>
          </w:p>
        </w:tc>
      </w:tr>
      <w:tr w:rsidR="005F4B1B" w:rsidRPr="00377DA1" w14:paraId="3DA7479F" w14:textId="77777777" w:rsidTr="00BD2B64">
        <w:tc>
          <w:tcPr>
            <w:tcW w:w="2405" w:type="dxa"/>
            <w:vAlign w:val="center"/>
            <w:hideMark/>
          </w:tcPr>
          <w:p w14:paraId="158C37DC" w14:textId="77777777" w:rsidR="005F4B1B" w:rsidRPr="00B51FC8" w:rsidRDefault="005F4B1B" w:rsidP="00BD2B64">
            <w:pPr>
              <w:jc w:val="center"/>
              <w:rPr>
                <w:rFonts w:cs="Arial"/>
                <w:sz w:val="16"/>
                <w:szCs w:val="16"/>
              </w:rPr>
            </w:pPr>
            <w:r w:rsidRPr="00B51FC8">
              <w:rPr>
                <w:rFonts w:cs="Arial"/>
                <w:sz w:val="16"/>
                <w:szCs w:val="16"/>
              </w:rPr>
              <w:t>Hanal Pixán (Práctica funeraria comunitaria)</w:t>
            </w:r>
          </w:p>
        </w:tc>
        <w:tc>
          <w:tcPr>
            <w:tcW w:w="6960" w:type="dxa"/>
            <w:gridSpan w:val="3"/>
            <w:vAlign w:val="center"/>
            <w:hideMark/>
          </w:tcPr>
          <w:p w14:paraId="3F47B994" w14:textId="77777777" w:rsidR="005F4B1B" w:rsidRPr="00B51FC8" w:rsidRDefault="005F4B1B" w:rsidP="00BD2B64">
            <w:pPr>
              <w:jc w:val="center"/>
              <w:rPr>
                <w:rFonts w:cs="Arial"/>
                <w:sz w:val="16"/>
                <w:szCs w:val="16"/>
              </w:rPr>
            </w:pPr>
            <w:r w:rsidRPr="00B51FC8">
              <w:rPr>
                <w:rFonts w:cs="Arial"/>
                <w:sz w:val="16"/>
                <w:szCs w:val="16"/>
              </w:rPr>
              <w:t>Presencia generalizada, arraigo profundo en los 13 municipios.</w:t>
            </w:r>
          </w:p>
        </w:tc>
      </w:tr>
      <w:tr w:rsidR="005F4B1B" w:rsidRPr="00377DA1" w14:paraId="4E5D906F" w14:textId="77777777" w:rsidTr="00BD2B64">
        <w:tc>
          <w:tcPr>
            <w:tcW w:w="2405" w:type="dxa"/>
            <w:vAlign w:val="center"/>
            <w:hideMark/>
          </w:tcPr>
          <w:p w14:paraId="557364F8" w14:textId="77777777" w:rsidR="005F4B1B" w:rsidRPr="00B51FC8" w:rsidRDefault="005F4B1B" w:rsidP="00BD2B64">
            <w:pPr>
              <w:jc w:val="center"/>
              <w:rPr>
                <w:rFonts w:cs="Arial"/>
                <w:sz w:val="16"/>
                <w:szCs w:val="16"/>
              </w:rPr>
            </w:pPr>
            <w:r w:rsidRPr="00B51FC8">
              <w:rPr>
                <w:rFonts w:cs="Arial"/>
                <w:sz w:val="16"/>
                <w:szCs w:val="16"/>
              </w:rPr>
              <w:t>Vaquerías (Fiestas patronales y danza)</w:t>
            </w:r>
          </w:p>
        </w:tc>
        <w:tc>
          <w:tcPr>
            <w:tcW w:w="6960" w:type="dxa"/>
            <w:gridSpan w:val="3"/>
            <w:vAlign w:val="center"/>
            <w:hideMark/>
          </w:tcPr>
          <w:p w14:paraId="46F55F80" w14:textId="77777777" w:rsidR="005F4B1B" w:rsidRPr="00B51FC8" w:rsidRDefault="005F4B1B" w:rsidP="00BD2B64">
            <w:pPr>
              <w:jc w:val="center"/>
              <w:rPr>
                <w:rFonts w:cs="Arial"/>
                <w:sz w:val="16"/>
                <w:szCs w:val="16"/>
              </w:rPr>
            </w:pPr>
            <w:r w:rsidRPr="00B51FC8">
              <w:rPr>
                <w:rFonts w:cs="Arial"/>
                <w:sz w:val="16"/>
                <w:szCs w:val="16"/>
              </w:rPr>
              <w:t>Predominantes en el norte (Camino Real: Calkiní, Tenabo, Hecelchakán).</w:t>
            </w:r>
          </w:p>
        </w:tc>
      </w:tr>
      <w:tr w:rsidR="005F4B1B" w:rsidRPr="00377DA1" w14:paraId="3FD73A2A" w14:textId="77777777" w:rsidTr="00BD2B64">
        <w:tc>
          <w:tcPr>
            <w:tcW w:w="2405" w:type="dxa"/>
            <w:vAlign w:val="center"/>
            <w:hideMark/>
          </w:tcPr>
          <w:p w14:paraId="767AD17B" w14:textId="77777777" w:rsidR="005F4B1B" w:rsidRPr="00B51FC8" w:rsidRDefault="005F4B1B" w:rsidP="00BD2B64">
            <w:pPr>
              <w:jc w:val="center"/>
              <w:rPr>
                <w:rFonts w:cs="Arial"/>
                <w:sz w:val="16"/>
                <w:szCs w:val="16"/>
              </w:rPr>
            </w:pPr>
            <w:r w:rsidRPr="00B51FC8">
              <w:rPr>
                <w:rFonts w:cs="Arial"/>
                <w:sz w:val="16"/>
                <w:szCs w:val="16"/>
              </w:rPr>
              <w:t>Carnaval de Campeche</w:t>
            </w:r>
          </w:p>
        </w:tc>
        <w:tc>
          <w:tcPr>
            <w:tcW w:w="6960" w:type="dxa"/>
            <w:gridSpan w:val="3"/>
            <w:vAlign w:val="center"/>
            <w:hideMark/>
          </w:tcPr>
          <w:p w14:paraId="60C34FBF" w14:textId="77777777" w:rsidR="005F4B1B" w:rsidRPr="00B51FC8" w:rsidRDefault="005F4B1B" w:rsidP="00BD2B64">
            <w:pPr>
              <w:jc w:val="center"/>
              <w:rPr>
                <w:rFonts w:cs="Arial"/>
                <w:sz w:val="16"/>
                <w:szCs w:val="16"/>
              </w:rPr>
            </w:pPr>
            <w:r w:rsidRPr="00B51FC8">
              <w:rPr>
                <w:rFonts w:cs="Arial"/>
                <w:sz w:val="16"/>
                <w:szCs w:val="16"/>
              </w:rPr>
              <w:t>San Francisco de Campeche</w:t>
            </w:r>
            <w:r w:rsidRPr="00B51FC8">
              <w:rPr>
                <w:rStyle w:val="apple-converted-space"/>
                <w:rFonts w:cs="Arial"/>
                <w:sz w:val="16"/>
                <w:szCs w:val="16"/>
              </w:rPr>
              <w:t> </w:t>
            </w:r>
            <w:r w:rsidRPr="00B51FC8">
              <w:rPr>
                <w:rFonts w:cs="Arial"/>
                <w:sz w:val="16"/>
                <w:szCs w:val="16"/>
              </w:rPr>
              <w:t>(Capital). Patrimonio intangible histórico.</w:t>
            </w:r>
          </w:p>
        </w:tc>
      </w:tr>
    </w:tbl>
    <w:p w14:paraId="3EDF26B0" w14:textId="77777777" w:rsidR="005F4B1B" w:rsidRPr="00BA0EEC" w:rsidRDefault="005F4B1B" w:rsidP="005F4B1B">
      <w:pPr>
        <w:rPr>
          <w:i/>
          <w:iCs/>
          <w:color w:val="404040" w:themeColor="text1" w:themeTint="BF"/>
          <w:szCs w:val="18"/>
        </w:rPr>
      </w:pPr>
      <w:r w:rsidRPr="00377DA1">
        <w:rPr>
          <w:rStyle w:val="nfasissutil"/>
          <w:sz w:val="18"/>
          <w:szCs w:val="18"/>
        </w:rPr>
        <w:t>Fuente: Elaboración propia</w:t>
      </w:r>
    </w:p>
    <w:p w14:paraId="11DC0814" w14:textId="77777777" w:rsidR="005F4B1B" w:rsidRPr="00377DA1" w:rsidRDefault="005F4B1B" w:rsidP="005F4B1B">
      <w:pPr>
        <w:pStyle w:val="Ttulo7"/>
        <w:spacing w:before="0"/>
        <w:rPr>
          <w:szCs w:val="18"/>
        </w:rPr>
      </w:pPr>
      <w:r w:rsidRPr="00377DA1">
        <w:rPr>
          <w:szCs w:val="18"/>
        </w:rPr>
        <w:t>Gobernanza</w:t>
      </w:r>
    </w:p>
    <w:p w14:paraId="412EAE73" w14:textId="77777777" w:rsidR="005F4B1B" w:rsidRPr="00377DA1" w:rsidRDefault="005F4B1B" w:rsidP="005F4B1B">
      <w:pPr>
        <w:pStyle w:val="Ttulo8"/>
        <w:rPr>
          <w:szCs w:val="18"/>
        </w:rPr>
      </w:pPr>
      <w:r w:rsidRPr="00377DA1">
        <w:rPr>
          <w:szCs w:val="18"/>
        </w:rPr>
        <w:t xml:space="preserve">Estructura </w:t>
      </w:r>
      <w:r>
        <w:rPr>
          <w:szCs w:val="18"/>
        </w:rPr>
        <w:t>a</w:t>
      </w:r>
      <w:r w:rsidRPr="00377DA1">
        <w:rPr>
          <w:szCs w:val="18"/>
        </w:rPr>
        <w:t>graria</w:t>
      </w:r>
    </w:p>
    <w:p w14:paraId="36E73AAF"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p>
    <w:p w14:paraId="5FC31B4C" w14:textId="77777777" w:rsidR="005F4B1B" w:rsidRPr="00377DA1" w:rsidRDefault="005F4B1B" w:rsidP="005F4B1B">
      <w:pPr>
        <w:spacing w:after="0"/>
        <w:rPr>
          <w:rFonts w:cs="Arial"/>
          <w:color w:val="000000"/>
          <w:szCs w:val="18"/>
        </w:rPr>
      </w:pPr>
      <w:r w:rsidRPr="00377DA1">
        <w:rPr>
          <w:rFonts w:cs="Arial"/>
          <w:color w:val="000000"/>
          <w:szCs w:val="18"/>
        </w:rPr>
        <w:t>En Campeche, el territorio no es un "lienzo en blanco" a disposición exclusiva del gobierno o la propiedad privada; tiene dueños sociales e históricos. Este tema mapea la Propiedad Social, conformada por los Ejidos y las Comunidades Agrarias (cuya asamblea es el órgano supremo). Analizar la zonificación de esta tierra es el primer mandamiento del ordenamiento territorial: cualquier declaratoria ambiental, trazado de infraestructura o regulación de crecimiento urbano en estos polígonos requiere forzosamente la autorización de los núcleos agrarios y programas de certificación que otorguen certeza jurídica a las familias.</w:t>
      </w:r>
    </w:p>
    <w:p w14:paraId="5AFB16A3"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Superficie total bajo régimen de Propiedad Social (km²)</w:t>
      </w:r>
      <w:r>
        <w:rPr>
          <w:rFonts w:cs="Arial"/>
          <w:color w:val="000000"/>
          <w:szCs w:val="18"/>
        </w:rPr>
        <w:t xml:space="preserve">, </w:t>
      </w:r>
      <w:r w:rsidRPr="00377DA1">
        <w:rPr>
          <w:rFonts w:cs="Arial"/>
          <w:color w:val="000000"/>
          <w:szCs w:val="18"/>
        </w:rPr>
        <w:t>Inventario de Núcleos Agrarios y Estatus de Certificación</w:t>
      </w:r>
      <w:r>
        <w:rPr>
          <w:rFonts w:cs="Arial"/>
          <w:color w:val="000000"/>
          <w:szCs w:val="18"/>
        </w:rPr>
        <w:t xml:space="preserve"> y </w:t>
      </w:r>
      <w:r w:rsidRPr="00377DA1">
        <w:rPr>
          <w:rFonts w:cs="Arial"/>
          <w:color w:val="000000"/>
          <w:szCs w:val="18"/>
        </w:rPr>
        <w:t>Zonificación interna del ejido (Tierras de uso común, tierras parceladas y área de asentamientos humanos).</w:t>
      </w:r>
    </w:p>
    <w:p w14:paraId="6DA057DC" w14:textId="77777777" w:rsidR="005F4B1B" w:rsidRPr="001640D2"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1640D2">
        <w:rPr>
          <w:rFonts w:eastAsia="Times New Roman" w:cs="Courier New"/>
          <w:szCs w:val="18"/>
          <w:lang w:eastAsia="es-MX"/>
          <w14:ligatures w14:val="none"/>
        </w:rPr>
        <w:t>C04_TP-TUC_RAN_2023</w:t>
      </w:r>
      <w:r w:rsidRPr="001640D2">
        <w:rPr>
          <w:rFonts w:eastAsia="Times New Roman" w:cs="Times New Roman"/>
          <w:szCs w:val="18"/>
          <w:lang w:eastAsia="es-MX"/>
          <w14:ligatures w14:val="none"/>
        </w:rPr>
        <w:t> (1 y 3)</w:t>
      </w:r>
      <w:r>
        <w:rPr>
          <w:rFonts w:cs="Arial"/>
          <w:color w:val="000000"/>
          <w:szCs w:val="18"/>
        </w:rPr>
        <w:t xml:space="preserve"> y </w:t>
      </w:r>
      <w:r w:rsidRPr="001640D2">
        <w:rPr>
          <w:rFonts w:eastAsia="Times New Roman" w:cs="Courier New"/>
          <w:szCs w:val="18"/>
          <w:lang w:eastAsia="es-MX"/>
          <w14:ligatures w14:val="none"/>
        </w:rPr>
        <w:t>C04_TierrasParceladas_RAN_2023</w:t>
      </w:r>
      <w:r w:rsidRPr="001640D2">
        <w:rPr>
          <w:rFonts w:eastAsia="Times New Roman" w:cs="Times New Roman"/>
          <w:szCs w:val="18"/>
          <w:lang w:eastAsia="es-MX"/>
          <w14:ligatures w14:val="none"/>
        </w:rPr>
        <w:t> (1 y 3)</w:t>
      </w:r>
    </w:p>
    <w:p w14:paraId="3B577B4C" w14:textId="77777777" w:rsidR="005F4B1B" w:rsidRPr="00377DA1" w:rsidRDefault="005F4B1B" w:rsidP="005F4B1B">
      <w:pPr>
        <w:spacing w:after="0"/>
        <w:rPr>
          <w:rFonts w:cs="Arial"/>
          <w:b/>
          <w:bCs/>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2621ED80" w14:textId="77777777" w:rsidR="005F4B1B" w:rsidRPr="00377DA1" w:rsidRDefault="005F4B1B">
      <w:pPr>
        <w:numPr>
          <w:ilvl w:val="0"/>
          <w:numId w:val="34"/>
        </w:numPr>
        <w:spacing w:after="0"/>
        <w:rPr>
          <w:rFonts w:cs="Arial"/>
          <w:color w:val="000000"/>
          <w:szCs w:val="18"/>
        </w:rPr>
      </w:pPr>
      <w:r w:rsidRPr="00377DA1">
        <w:rPr>
          <w:rFonts w:cs="Arial"/>
          <w:b/>
          <w:bCs/>
          <w:color w:val="000000"/>
          <w:szCs w:val="18"/>
        </w:rPr>
        <w:t xml:space="preserve">Dominio </w:t>
      </w:r>
      <w:r>
        <w:rPr>
          <w:rFonts w:cs="Arial"/>
          <w:b/>
          <w:bCs/>
          <w:color w:val="000000"/>
          <w:szCs w:val="18"/>
        </w:rPr>
        <w:t>e</w:t>
      </w:r>
      <w:r w:rsidRPr="00377DA1">
        <w:rPr>
          <w:rFonts w:cs="Arial"/>
          <w:b/>
          <w:bCs/>
          <w:color w:val="000000"/>
          <w:szCs w:val="18"/>
        </w:rPr>
        <w:t>jidal:</w:t>
      </w:r>
      <w:r w:rsidRPr="00377DA1">
        <w:rPr>
          <w:rStyle w:val="apple-converted-space"/>
          <w:rFonts w:cs="Arial"/>
          <w:color w:val="000000"/>
          <w:szCs w:val="18"/>
        </w:rPr>
        <w:t> </w:t>
      </w:r>
      <w:r w:rsidRPr="00377DA1">
        <w:rPr>
          <w:rFonts w:cs="Arial"/>
          <w:color w:val="000000"/>
          <w:szCs w:val="18"/>
        </w:rPr>
        <w:t xml:space="preserve">La </w:t>
      </w:r>
      <w:r w:rsidRPr="001640D2">
        <w:rPr>
          <w:rFonts w:cs="Arial"/>
          <w:color w:val="000000"/>
          <w:szCs w:val="18"/>
        </w:rPr>
        <w:t>propiedad social en Campeche es colosal. El estado cuenta con</w:t>
      </w:r>
      <w:r w:rsidRPr="001640D2">
        <w:rPr>
          <w:rStyle w:val="apple-converted-space"/>
          <w:rFonts w:cs="Arial"/>
          <w:color w:val="000000"/>
          <w:szCs w:val="18"/>
        </w:rPr>
        <w:t> </w:t>
      </w:r>
      <w:r w:rsidRPr="001640D2">
        <w:rPr>
          <w:rFonts w:cs="Arial"/>
          <w:color w:val="000000"/>
          <w:szCs w:val="18"/>
        </w:rPr>
        <w:t>386 ejidos</w:t>
      </w:r>
      <w:r w:rsidRPr="001640D2">
        <w:rPr>
          <w:rStyle w:val="apple-converted-space"/>
          <w:rFonts w:cs="Arial"/>
          <w:color w:val="000000"/>
          <w:szCs w:val="18"/>
        </w:rPr>
        <w:t> </w:t>
      </w:r>
      <w:r w:rsidRPr="001640D2">
        <w:rPr>
          <w:rFonts w:cs="Arial"/>
          <w:color w:val="000000"/>
          <w:szCs w:val="18"/>
        </w:rPr>
        <w:t>que abarcan una superficie territorial de</w:t>
      </w:r>
      <w:r w:rsidRPr="001640D2">
        <w:rPr>
          <w:rStyle w:val="apple-converted-space"/>
          <w:rFonts w:cs="Arial"/>
          <w:color w:val="000000"/>
          <w:szCs w:val="18"/>
        </w:rPr>
        <w:t> </w:t>
      </w:r>
      <w:r w:rsidRPr="001640D2">
        <w:rPr>
          <w:rFonts w:cs="Arial"/>
          <w:color w:val="000000"/>
          <w:szCs w:val="18"/>
        </w:rPr>
        <w:t>28,991.15 km². Los municipios con mayor superficie bajo este régimen, y por lo tanto donde las Asambleas Ejidales tienen un peso determinante sobre el ordenamiento, son</w:t>
      </w:r>
      <w:r w:rsidRPr="001640D2">
        <w:rPr>
          <w:rStyle w:val="apple-converted-space"/>
          <w:rFonts w:cs="Arial"/>
          <w:color w:val="000000"/>
          <w:szCs w:val="18"/>
        </w:rPr>
        <w:t> </w:t>
      </w:r>
      <w:r w:rsidRPr="001640D2">
        <w:rPr>
          <w:rFonts w:cs="Arial"/>
          <w:color w:val="000000"/>
          <w:szCs w:val="18"/>
        </w:rPr>
        <w:t>Hopelchén (5,782.97 km²), Calakmul (4,946.15 km²) y Champotón (4,852.27 km²).</w:t>
      </w:r>
    </w:p>
    <w:p w14:paraId="7EA107A3" w14:textId="77777777" w:rsidR="005F4B1B" w:rsidRPr="00377DA1" w:rsidRDefault="005F4B1B">
      <w:pPr>
        <w:numPr>
          <w:ilvl w:val="0"/>
          <w:numId w:val="34"/>
        </w:numPr>
        <w:spacing w:after="0"/>
        <w:rPr>
          <w:rFonts w:cs="Arial"/>
          <w:color w:val="000000"/>
          <w:szCs w:val="18"/>
        </w:rPr>
      </w:pPr>
      <w:r w:rsidRPr="00377DA1">
        <w:rPr>
          <w:rFonts w:cs="Arial"/>
          <w:b/>
          <w:bCs/>
          <w:color w:val="000000"/>
          <w:szCs w:val="18"/>
        </w:rPr>
        <w:t>Zonificación del Territorio Social:</w:t>
      </w:r>
      <w:r w:rsidRPr="00377DA1">
        <w:rPr>
          <w:rStyle w:val="apple-converted-space"/>
          <w:rFonts w:cs="Arial"/>
          <w:color w:val="000000"/>
          <w:szCs w:val="18"/>
        </w:rPr>
        <w:t> </w:t>
      </w:r>
      <w:r w:rsidRPr="00377DA1">
        <w:rPr>
          <w:rFonts w:cs="Arial"/>
          <w:color w:val="000000"/>
          <w:szCs w:val="18"/>
        </w:rPr>
        <w:t>El PEOTDU desglosa con exactitud el destino de esta tierra:</w:t>
      </w:r>
    </w:p>
    <w:p w14:paraId="02AEE4A4" w14:textId="77777777" w:rsidR="005F4B1B" w:rsidRPr="001640D2" w:rsidRDefault="005F4B1B">
      <w:pPr>
        <w:numPr>
          <w:ilvl w:val="1"/>
          <w:numId w:val="34"/>
        </w:numPr>
        <w:spacing w:after="0"/>
        <w:rPr>
          <w:rFonts w:cs="Arial"/>
          <w:color w:val="000000"/>
          <w:szCs w:val="18"/>
        </w:rPr>
      </w:pPr>
      <w:r w:rsidRPr="001640D2">
        <w:rPr>
          <w:rFonts w:cs="Arial"/>
          <w:color w:val="000000"/>
          <w:szCs w:val="18"/>
        </w:rPr>
        <w:t>Tierras de uso común:</w:t>
      </w:r>
      <w:r w:rsidRPr="001640D2">
        <w:rPr>
          <w:rStyle w:val="apple-converted-space"/>
          <w:rFonts w:cs="Arial"/>
          <w:color w:val="000000"/>
          <w:szCs w:val="18"/>
        </w:rPr>
        <w:t> </w:t>
      </w:r>
      <w:r w:rsidRPr="001640D2">
        <w:rPr>
          <w:rFonts w:cs="Arial"/>
          <w:color w:val="000000"/>
          <w:szCs w:val="18"/>
        </w:rPr>
        <w:t>Representan el</w:t>
      </w:r>
      <w:r w:rsidRPr="001640D2">
        <w:rPr>
          <w:rStyle w:val="apple-converted-space"/>
          <w:rFonts w:cs="Arial"/>
          <w:color w:val="000000"/>
          <w:szCs w:val="18"/>
        </w:rPr>
        <w:t> </w:t>
      </w:r>
      <w:r w:rsidRPr="001640D2">
        <w:rPr>
          <w:rFonts w:cs="Arial"/>
          <w:color w:val="000000"/>
          <w:szCs w:val="18"/>
        </w:rPr>
        <w:t>71.02% (20,590.63 km²)</w:t>
      </w:r>
      <w:r w:rsidRPr="001640D2">
        <w:rPr>
          <w:rStyle w:val="apple-converted-space"/>
          <w:rFonts w:cs="Arial"/>
          <w:color w:val="000000"/>
          <w:szCs w:val="18"/>
        </w:rPr>
        <w:t> </w:t>
      </w:r>
      <w:r w:rsidRPr="001640D2">
        <w:rPr>
          <w:rFonts w:cs="Arial"/>
          <w:color w:val="000000"/>
          <w:szCs w:val="18"/>
        </w:rPr>
        <w:t>de la propiedad social. Son el sustento económico de la vida en comunidad y, por ley, son inalienables, imprescriptibles e inembargables.</w:t>
      </w:r>
    </w:p>
    <w:p w14:paraId="0A8614C3" w14:textId="77777777" w:rsidR="005F4B1B" w:rsidRPr="001640D2" w:rsidRDefault="005F4B1B">
      <w:pPr>
        <w:numPr>
          <w:ilvl w:val="1"/>
          <w:numId w:val="34"/>
        </w:numPr>
        <w:spacing w:after="0"/>
        <w:rPr>
          <w:rFonts w:cs="Arial"/>
          <w:color w:val="000000"/>
          <w:szCs w:val="18"/>
        </w:rPr>
      </w:pPr>
      <w:r w:rsidRPr="001640D2">
        <w:rPr>
          <w:rFonts w:cs="Arial"/>
          <w:color w:val="000000"/>
          <w:szCs w:val="18"/>
        </w:rPr>
        <w:t>Tierras parceladas:</w:t>
      </w:r>
      <w:r w:rsidRPr="001640D2">
        <w:rPr>
          <w:rStyle w:val="apple-converted-space"/>
          <w:rFonts w:cs="Arial"/>
          <w:color w:val="000000"/>
          <w:szCs w:val="18"/>
        </w:rPr>
        <w:t> </w:t>
      </w:r>
      <w:r w:rsidRPr="001640D2">
        <w:rPr>
          <w:rFonts w:cs="Arial"/>
          <w:color w:val="000000"/>
          <w:szCs w:val="18"/>
        </w:rPr>
        <w:t>Abarcan el</w:t>
      </w:r>
      <w:r w:rsidRPr="001640D2">
        <w:rPr>
          <w:rStyle w:val="apple-converted-space"/>
          <w:rFonts w:cs="Arial"/>
          <w:color w:val="000000"/>
          <w:szCs w:val="18"/>
        </w:rPr>
        <w:t> </w:t>
      </w:r>
      <w:r w:rsidRPr="001640D2">
        <w:rPr>
          <w:rFonts w:cs="Arial"/>
          <w:color w:val="000000"/>
          <w:szCs w:val="18"/>
        </w:rPr>
        <w:t>25.08% (7,270.49 km²), destinadas al uso directo para parcelas agrícolas o ganaderas.</w:t>
      </w:r>
    </w:p>
    <w:p w14:paraId="54D7449F" w14:textId="77777777" w:rsidR="005F4B1B" w:rsidRPr="001640D2" w:rsidRDefault="005F4B1B">
      <w:pPr>
        <w:numPr>
          <w:ilvl w:val="1"/>
          <w:numId w:val="34"/>
        </w:numPr>
        <w:spacing w:after="0"/>
        <w:rPr>
          <w:rFonts w:cs="Arial"/>
          <w:color w:val="000000"/>
          <w:szCs w:val="18"/>
        </w:rPr>
      </w:pPr>
      <w:r w:rsidRPr="001640D2">
        <w:rPr>
          <w:rFonts w:cs="Arial"/>
          <w:color w:val="000000"/>
          <w:szCs w:val="18"/>
        </w:rPr>
        <w:t>Asentamientos humanos:</w:t>
      </w:r>
      <w:r w:rsidRPr="001640D2">
        <w:rPr>
          <w:rStyle w:val="apple-converted-space"/>
          <w:rFonts w:cs="Arial"/>
          <w:color w:val="000000"/>
          <w:szCs w:val="18"/>
        </w:rPr>
        <w:t> </w:t>
      </w:r>
      <w:r w:rsidRPr="001640D2">
        <w:rPr>
          <w:rFonts w:cs="Arial"/>
          <w:color w:val="000000"/>
          <w:szCs w:val="18"/>
        </w:rPr>
        <w:t>Apenas el</w:t>
      </w:r>
      <w:r w:rsidRPr="001640D2">
        <w:rPr>
          <w:rStyle w:val="apple-converted-space"/>
          <w:rFonts w:cs="Arial"/>
          <w:color w:val="000000"/>
          <w:szCs w:val="18"/>
        </w:rPr>
        <w:t> </w:t>
      </w:r>
      <w:r w:rsidRPr="001640D2">
        <w:rPr>
          <w:rFonts w:cs="Arial"/>
          <w:color w:val="000000"/>
          <w:szCs w:val="18"/>
        </w:rPr>
        <w:t>0.79% (230.35 km²)</w:t>
      </w:r>
      <w:r w:rsidRPr="001640D2">
        <w:rPr>
          <w:rStyle w:val="apple-converted-space"/>
          <w:rFonts w:cs="Arial"/>
          <w:color w:val="000000"/>
          <w:szCs w:val="18"/>
        </w:rPr>
        <w:t> </w:t>
      </w:r>
      <w:r w:rsidRPr="001640D2">
        <w:rPr>
          <w:rFonts w:cs="Arial"/>
          <w:color w:val="000000"/>
          <w:szCs w:val="18"/>
        </w:rPr>
        <w:t>del suelo ejidal está destinado formalmente a las zonas de urbanización (donde residen las comunidades).</w:t>
      </w:r>
    </w:p>
    <w:p w14:paraId="6170790B" w14:textId="77777777" w:rsidR="005F4B1B" w:rsidRPr="00377DA1" w:rsidRDefault="005F4B1B">
      <w:pPr>
        <w:numPr>
          <w:ilvl w:val="0"/>
          <w:numId w:val="34"/>
        </w:numPr>
        <w:spacing w:after="0"/>
        <w:rPr>
          <w:rFonts w:cs="Arial"/>
          <w:color w:val="000000"/>
          <w:szCs w:val="18"/>
        </w:rPr>
      </w:pPr>
      <w:r w:rsidRPr="00377DA1">
        <w:rPr>
          <w:rFonts w:cs="Arial"/>
          <w:b/>
          <w:bCs/>
          <w:color w:val="000000"/>
          <w:szCs w:val="18"/>
        </w:rPr>
        <w:t xml:space="preserve">Certeza </w:t>
      </w:r>
      <w:r>
        <w:rPr>
          <w:rFonts w:cs="Arial"/>
          <w:b/>
          <w:bCs/>
          <w:color w:val="000000"/>
          <w:szCs w:val="18"/>
        </w:rPr>
        <w:t>j</w:t>
      </w:r>
      <w:r w:rsidRPr="00377DA1">
        <w:rPr>
          <w:rFonts w:cs="Arial"/>
          <w:b/>
          <w:bCs/>
          <w:color w:val="000000"/>
          <w:szCs w:val="18"/>
        </w:rPr>
        <w:t xml:space="preserve">urídica </w:t>
      </w:r>
      <w:r>
        <w:rPr>
          <w:rFonts w:cs="Arial"/>
          <w:b/>
          <w:bCs/>
          <w:color w:val="000000"/>
          <w:szCs w:val="18"/>
        </w:rPr>
        <w:t>a</w:t>
      </w:r>
      <w:r w:rsidRPr="00377DA1">
        <w:rPr>
          <w:rFonts w:cs="Arial"/>
          <w:b/>
          <w:bCs/>
          <w:color w:val="000000"/>
          <w:szCs w:val="18"/>
        </w:rPr>
        <w:t>graria:</w:t>
      </w:r>
      <w:r w:rsidRPr="00377DA1">
        <w:rPr>
          <w:rStyle w:val="apple-converted-space"/>
          <w:rFonts w:cs="Arial"/>
          <w:color w:val="000000"/>
          <w:szCs w:val="18"/>
        </w:rPr>
        <w:t> </w:t>
      </w:r>
      <w:r w:rsidRPr="001640D2">
        <w:rPr>
          <w:rFonts w:cs="Arial"/>
          <w:color w:val="000000"/>
          <w:szCs w:val="18"/>
        </w:rPr>
        <w:t>De los 386 núcleos agrarios del estado,</w:t>
      </w:r>
      <w:r w:rsidRPr="001640D2">
        <w:rPr>
          <w:rStyle w:val="apple-converted-space"/>
          <w:rFonts w:cs="Arial"/>
          <w:color w:val="000000"/>
          <w:szCs w:val="18"/>
        </w:rPr>
        <w:t> </w:t>
      </w:r>
      <w:r w:rsidRPr="001640D2">
        <w:rPr>
          <w:rFonts w:cs="Arial"/>
          <w:color w:val="000000"/>
          <w:szCs w:val="18"/>
        </w:rPr>
        <w:t xml:space="preserve">375 ya se encuentran certificados. Esto es un gran avance de gobernanza, ya que la certificación delimita con </w:t>
      </w:r>
      <w:r w:rsidRPr="001640D2">
        <w:rPr>
          <w:rFonts w:cs="Arial"/>
          <w:color w:val="000000"/>
          <w:szCs w:val="18"/>
        </w:rPr>
        <w:lastRenderedPageBreak/>
        <w:t>precisión (a través del Registro Agrario Nacional) los derechos de los ejidatarios y el Fundo Legal.</w:t>
      </w:r>
    </w:p>
    <w:p w14:paraId="32E07E21"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Style w:val="apple-converted-space"/>
          <w:rFonts w:cs="Arial"/>
          <w:color w:val="000000"/>
          <w:szCs w:val="18"/>
        </w:rPr>
        <w:t xml:space="preserve"> </w:t>
      </w:r>
      <w:r w:rsidRPr="00377DA1">
        <w:rPr>
          <w:rFonts w:cs="Arial"/>
          <w:color w:val="000000"/>
          <w:szCs w:val="18"/>
        </w:rPr>
        <w:t>Para gobernar el territorio en Campeche, hay que entender quién es dueño de la tierra. Si analizamos la geografía del estado, la estructura agraria dicta la vida social y productiva. El hecho de que casi 29 mil kilómetros cuadrados sean administrados por Asambleas Ejidales significa que las selvas y zonas de recarga acuífera en Calakmul, Hopelchén y Champotón no están bajo el arbitrio de inversionistas privados, sino del "uso común" colectivo.</w:t>
      </w:r>
      <w:r>
        <w:rPr>
          <w:rFonts w:cs="Arial"/>
          <w:color w:val="000000"/>
          <w:szCs w:val="18"/>
        </w:rPr>
        <w:t xml:space="preserve"> </w:t>
      </w:r>
      <w:r w:rsidRPr="00377DA1">
        <w:rPr>
          <w:rFonts w:cs="Arial"/>
          <w:color w:val="000000"/>
          <w:szCs w:val="18"/>
        </w:rPr>
        <w:t>La gobernanza se tensa específicamente en los polígonos de Asentamientos Urbanos. El diagnóstico demuestra que solo 230 km² de esta vasta superficie están destinados a albergar a las poblaciones. El atraso en infraestructura en las localidades rurales muchas veces no es por falta de voluntad municipal, sino porque dotar de servicios y cobrar predial exige que los "solares" dejen de ser suelo ejidal y cuenten con escrituras privadas plenas. Tener el conocimiento sobre Tierras Parceladas, Uso Común y Asentamientos Humanos, le permite tomar decisiones y saber exactamente los límites jurisdiccionales entre la Ley Agraria y el Desarrollo Urbano Municipal, evitando expropiaciones fallidas o conflictos sociales al momento de proyectar infraestructura pública.</w:t>
      </w:r>
    </w:p>
    <w:p w14:paraId="69537760"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58</w:t>
      </w:r>
      <w:r w:rsidRPr="00377DA1">
        <w:rPr>
          <w:sz w:val="18"/>
        </w:rPr>
        <w:fldChar w:fldCharType="end"/>
      </w:r>
      <w:r w:rsidRPr="00377DA1">
        <w:rPr>
          <w:sz w:val="18"/>
        </w:rPr>
        <w:t xml:space="preserve"> Ficha </w:t>
      </w:r>
      <w:r>
        <w:rPr>
          <w:sz w:val="18"/>
        </w:rPr>
        <w:t>t</w:t>
      </w:r>
      <w:r w:rsidRPr="00377DA1">
        <w:rPr>
          <w:sz w:val="18"/>
        </w:rPr>
        <w:t xml:space="preserve">écnica Estructura </w:t>
      </w:r>
      <w:r>
        <w:rPr>
          <w:sz w:val="18"/>
        </w:rPr>
        <w:t>a</w:t>
      </w:r>
      <w:r w:rsidRPr="00377DA1">
        <w:rPr>
          <w:sz w:val="18"/>
        </w:rPr>
        <w:t>graria</w:t>
      </w:r>
    </w:p>
    <w:tbl>
      <w:tblPr>
        <w:tblStyle w:val="Tablaconcuadrcula"/>
        <w:tblW w:w="0" w:type="auto"/>
        <w:tblLayout w:type="fixed"/>
        <w:tblLook w:val="04A0" w:firstRow="1" w:lastRow="0" w:firstColumn="1" w:lastColumn="0" w:noHBand="0" w:noVBand="1"/>
      </w:tblPr>
      <w:tblGrid>
        <w:gridCol w:w="2547"/>
        <w:gridCol w:w="992"/>
        <w:gridCol w:w="992"/>
        <w:gridCol w:w="2268"/>
        <w:gridCol w:w="2551"/>
      </w:tblGrid>
      <w:tr w:rsidR="005F4B1B" w:rsidRPr="00377DA1" w14:paraId="1D2F8CED" w14:textId="77777777" w:rsidTr="00BD2B64">
        <w:tc>
          <w:tcPr>
            <w:tcW w:w="9350" w:type="dxa"/>
            <w:gridSpan w:val="5"/>
            <w:shd w:val="clear" w:color="auto" w:fill="156082"/>
            <w:vAlign w:val="center"/>
          </w:tcPr>
          <w:p w14:paraId="42179157"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Estructura agraria</w:t>
            </w:r>
          </w:p>
        </w:tc>
      </w:tr>
      <w:tr w:rsidR="005F4B1B" w:rsidRPr="00377DA1" w14:paraId="252E1DF1" w14:textId="77777777" w:rsidTr="00BD2B64">
        <w:tc>
          <w:tcPr>
            <w:tcW w:w="2547" w:type="dxa"/>
            <w:shd w:val="clear" w:color="auto" w:fill="156082"/>
            <w:vAlign w:val="center"/>
            <w:hideMark/>
          </w:tcPr>
          <w:p w14:paraId="443E1D2A"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984" w:type="dxa"/>
            <w:gridSpan w:val="2"/>
            <w:shd w:val="clear" w:color="auto" w:fill="156082"/>
            <w:vAlign w:val="center"/>
            <w:hideMark/>
          </w:tcPr>
          <w:p w14:paraId="1DF1AF86"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268" w:type="dxa"/>
            <w:shd w:val="clear" w:color="auto" w:fill="156082"/>
            <w:vAlign w:val="center"/>
            <w:hideMark/>
          </w:tcPr>
          <w:p w14:paraId="5BE7644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551" w:type="dxa"/>
            <w:shd w:val="clear" w:color="auto" w:fill="156082"/>
            <w:vAlign w:val="center"/>
            <w:hideMark/>
          </w:tcPr>
          <w:p w14:paraId="56FF8F6D"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7C9709C7" w14:textId="77777777" w:rsidTr="00BD2B64">
        <w:tc>
          <w:tcPr>
            <w:tcW w:w="2547" w:type="dxa"/>
            <w:vAlign w:val="center"/>
            <w:hideMark/>
          </w:tcPr>
          <w:p w14:paraId="753F7C1E" w14:textId="77777777" w:rsidR="005F4B1B" w:rsidRPr="001640D2" w:rsidRDefault="005F4B1B" w:rsidP="00BD2B64">
            <w:pPr>
              <w:jc w:val="center"/>
              <w:rPr>
                <w:rFonts w:cs="Arial"/>
                <w:sz w:val="16"/>
                <w:szCs w:val="16"/>
              </w:rPr>
            </w:pPr>
            <w:r w:rsidRPr="001640D2">
              <w:rPr>
                <w:rFonts w:cs="Arial"/>
                <w:sz w:val="16"/>
                <w:szCs w:val="16"/>
              </w:rPr>
              <w:t>Mapea la tenencia social de la tierra, la cual abarca vastas extensiones del estado, identificando la zonificación del RAN para garantizar la certeza jurídica y la gobernanza en los proyectos de ordenamiento.</w:t>
            </w:r>
          </w:p>
        </w:tc>
        <w:tc>
          <w:tcPr>
            <w:tcW w:w="1984" w:type="dxa"/>
            <w:gridSpan w:val="2"/>
            <w:vAlign w:val="center"/>
            <w:hideMark/>
          </w:tcPr>
          <w:p w14:paraId="1F897560" w14:textId="77777777" w:rsidR="005F4B1B" w:rsidRPr="001640D2" w:rsidRDefault="005F4B1B" w:rsidP="00BD2B64">
            <w:pPr>
              <w:jc w:val="center"/>
              <w:rPr>
                <w:rFonts w:cs="Arial"/>
                <w:sz w:val="16"/>
                <w:szCs w:val="16"/>
              </w:rPr>
            </w:pPr>
            <w:r w:rsidRPr="001640D2">
              <w:rPr>
                <w:rFonts w:cs="Arial"/>
                <w:sz w:val="16"/>
                <w:szCs w:val="16"/>
              </w:rPr>
              <w:t>Análisis espacial de la estructura agraria, identificando el perímetro de los núcleos agrarios (ejidos) y el destino legal de la tierra.</w:t>
            </w:r>
          </w:p>
        </w:tc>
        <w:tc>
          <w:tcPr>
            <w:tcW w:w="2268" w:type="dxa"/>
            <w:vAlign w:val="center"/>
            <w:hideMark/>
          </w:tcPr>
          <w:p w14:paraId="77689BB2" w14:textId="77777777" w:rsidR="005F4B1B" w:rsidRPr="001640D2" w:rsidRDefault="005F4B1B" w:rsidP="00BD2B64">
            <w:pPr>
              <w:jc w:val="center"/>
              <w:rPr>
                <w:rFonts w:cs="Arial"/>
                <w:sz w:val="16"/>
                <w:szCs w:val="16"/>
              </w:rPr>
            </w:pPr>
            <w:r w:rsidRPr="001640D2">
              <w:rPr>
                <w:rFonts w:cs="Arial"/>
                <w:sz w:val="16"/>
                <w:szCs w:val="16"/>
              </w:rPr>
              <w:t>- Ejidos por municipio (km²).</w:t>
            </w:r>
          </w:p>
          <w:p w14:paraId="0329E1DF" w14:textId="77777777" w:rsidR="005F4B1B" w:rsidRPr="001640D2" w:rsidRDefault="005F4B1B" w:rsidP="00BD2B64">
            <w:pPr>
              <w:jc w:val="center"/>
              <w:rPr>
                <w:rFonts w:cs="Arial"/>
                <w:sz w:val="16"/>
                <w:szCs w:val="16"/>
              </w:rPr>
            </w:pPr>
            <w:r w:rsidRPr="001640D2">
              <w:rPr>
                <w:rFonts w:cs="Arial"/>
                <w:sz w:val="16"/>
                <w:szCs w:val="16"/>
              </w:rPr>
              <w:t>- % Superficie de Uso Común.</w:t>
            </w:r>
          </w:p>
          <w:p w14:paraId="78CAD231" w14:textId="77777777" w:rsidR="005F4B1B" w:rsidRPr="001640D2" w:rsidRDefault="005F4B1B" w:rsidP="00BD2B64">
            <w:pPr>
              <w:jc w:val="center"/>
              <w:rPr>
                <w:rFonts w:cs="Arial"/>
                <w:sz w:val="16"/>
                <w:szCs w:val="16"/>
              </w:rPr>
            </w:pPr>
            <w:r w:rsidRPr="001640D2">
              <w:rPr>
                <w:rFonts w:cs="Arial"/>
                <w:sz w:val="16"/>
                <w:szCs w:val="16"/>
              </w:rPr>
              <w:t>- % Superficie Parcelada.</w:t>
            </w:r>
          </w:p>
          <w:p w14:paraId="17EEAC20" w14:textId="77777777" w:rsidR="005F4B1B" w:rsidRPr="001640D2" w:rsidRDefault="005F4B1B" w:rsidP="00BD2B64">
            <w:pPr>
              <w:jc w:val="center"/>
              <w:rPr>
                <w:rFonts w:cs="Arial"/>
                <w:sz w:val="16"/>
                <w:szCs w:val="16"/>
              </w:rPr>
            </w:pPr>
            <w:r w:rsidRPr="001640D2">
              <w:rPr>
                <w:rFonts w:cs="Arial"/>
                <w:sz w:val="16"/>
                <w:szCs w:val="16"/>
              </w:rPr>
              <w:t>- Nivel de certificación agraria.</w:t>
            </w:r>
          </w:p>
          <w:p w14:paraId="3A4DF7A8" w14:textId="77777777" w:rsidR="005F4B1B" w:rsidRPr="001640D2" w:rsidRDefault="005F4B1B" w:rsidP="00BD2B64">
            <w:pPr>
              <w:jc w:val="center"/>
              <w:rPr>
                <w:rFonts w:cs="Arial"/>
                <w:sz w:val="16"/>
                <w:szCs w:val="16"/>
              </w:rPr>
            </w:pPr>
          </w:p>
        </w:tc>
        <w:tc>
          <w:tcPr>
            <w:tcW w:w="2551" w:type="dxa"/>
            <w:vAlign w:val="center"/>
            <w:hideMark/>
          </w:tcPr>
          <w:p w14:paraId="5C22AC11" w14:textId="77777777" w:rsidR="005F4B1B" w:rsidRPr="001640D2" w:rsidRDefault="005F4B1B" w:rsidP="00BD2B64">
            <w:pPr>
              <w:jc w:val="center"/>
              <w:rPr>
                <w:rFonts w:eastAsia="Times New Roman" w:cs="Times New Roman"/>
                <w:sz w:val="16"/>
                <w:szCs w:val="16"/>
                <w:lang w:eastAsia="es-MX"/>
                <w14:ligatures w14:val="none"/>
              </w:rPr>
            </w:pPr>
            <w:r w:rsidRPr="001640D2">
              <w:rPr>
                <w:rFonts w:eastAsia="Times New Roman" w:cs="Courier New"/>
                <w:sz w:val="16"/>
                <w:szCs w:val="16"/>
                <w:lang w:eastAsia="es-MX"/>
                <w14:ligatures w14:val="none"/>
              </w:rPr>
              <w:t>C04_TP-TUC_RAN_2023</w:t>
            </w:r>
            <w:r w:rsidRPr="001640D2">
              <w:rPr>
                <w:rFonts w:eastAsia="Times New Roman" w:cs="Times New Roman"/>
                <w:sz w:val="16"/>
                <w:szCs w:val="16"/>
                <w:lang w:eastAsia="es-MX"/>
                <w14:ligatures w14:val="none"/>
              </w:rPr>
              <w:t> (1 y 3)</w:t>
            </w:r>
          </w:p>
          <w:p w14:paraId="392FDF51" w14:textId="77777777" w:rsidR="005F4B1B" w:rsidRPr="001640D2" w:rsidRDefault="005F4B1B" w:rsidP="00BD2B64">
            <w:pPr>
              <w:jc w:val="center"/>
              <w:rPr>
                <w:rFonts w:eastAsia="Times New Roman" w:cs="Times New Roman"/>
                <w:sz w:val="16"/>
                <w:szCs w:val="16"/>
                <w:lang w:eastAsia="es-MX"/>
                <w14:ligatures w14:val="none"/>
              </w:rPr>
            </w:pPr>
            <w:r w:rsidRPr="001640D2">
              <w:rPr>
                <w:rFonts w:eastAsia="Times New Roman" w:cs="Courier New"/>
                <w:sz w:val="16"/>
                <w:szCs w:val="16"/>
                <w:lang w:eastAsia="es-MX"/>
                <w14:ligatures w14:val="none"/>
              </w:rPr>
              <w:t>C04_TierrasParceladas_RAN_2023</w:t>
            </w:r>
            <w:r w:rsidRPr="001640D2">
              <w:rPr>
                <w:rFonts w:eastAsia="Times New Roman" w:cs="Times New Roman"/>
                <w:sz w:val="16"/>
                <w:szCs w:val="16"/>
                <w:lang w:eastAsia="es-MX"/>
                <w14:ligatures w14:val="none"/>
              </w:rPr>
              <w:t> (1 y 3)</w:t>
            </w:r>
          </w:p>
        </w:tc>
      </w:tr>
      <w:tr w:rsidR="005F4B1B" w:rsidRPr="00377DA1" w14:paraId="5F407E74" w14:textId="77777777" w:rsidTr="00BD2B64">
        <w:tc>
          <w:tcPr>
            <w:tcW w:w="9350" w:type="dxa"/>
            <w:gridSpan w:val="5"/>
            <w:shd w:val="clear" w:color="auto" w:fill="156082"/>
            <w:vAlign w:val="center"/>
            <w:hideMark/>
          </w:tcPr>
          <w:p w14:paraId="495F11F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7998A546" w14:textId="77777777" w:rsidTr="00BD2B64">
        <w:tc>
          <w:tcPr>
            <w:tcW w:w="3539" w:type="dxa"/>
            <w:gridSpan w:val="2"/>
            <w:shd w:val="clear" w:color="auto" w:fill="156082" w:themeFill="accent1"/>
            <w:vAlign w:val="center"/>
            <w:hideMark/>
          </w:tcPr>
          <w:p w14:paraId="4840068D" w14:textId="77777777" w:rsidR="005F4B1B" w:rsidRPr="00C83420" w:rsidRDefault="005F4B1B" w:rsidP="00BD2B64">
            <w:pPr>
              <w:jc w:val="center"/>
              <w:rPr>
                <w:rStyle w:val="Fuerte"/>
                <w:color w:val="FFFFFF" w:themeColor="background1"/>
                <w:szCs w:val="18"/>
              </w:rPr>
            </w:pPr>
            <w:r w:rsidRPr="00C83420">
              <w:rPr>
                <w:rStyle w:val="Fuerte"/>
                <w:color w:val="FFFFFF" w:themeColor="background1"/>
                <w:szCs w:val="18"/>
              </w:rPr>
              <w:t>Hegemonía de la Propiedad Social</w:t>
            </w:r>
          </w:p>
        </w:tc>
        <w:tc>
          <w:tcPr>
            <w:tcW w:w="5811" w:type="dxa"/>
            <w:gridSpan w:val="3"/>
            <w:shd w:val="clear" w:color="auto" w:fill="156082" w:themeFill="accent1"/>
            <w:vAlign w:val="center"/>
            <w:hideMark/>
          </w:tcPr>
          <w:p w14:paraId="5B4823F7" w14:textId="77777777" w:rsidR="005F4B1B" w:rsidRPr="00C83420" w:rsidRDefault="005F4B1B" w:rsidP="00BD2B64">
            <w:pPr>
              <w:jc w:val="center"/>
              <w:rPr>
                <w:rStyle w:val="Fuerte"/>
                <w:color w:val="FFFFFF" w:themeColor="background1"/>
                <w:szCs w:val="18"/>
              </w:rPr>
            </w:pPr>
            <w:r w:rsidRPr="00C83420">
              <w:rPr>
                <w:rStyle w:val="Fuerte"/>
                <w:color w:val="FFFFFF" w:themeColor="background1"/>
                <w:szCs w:val="18"/>
              </w:rPr>
              <w:t>Impacto Municipal</w:t>
            </w:r>
          </w:p>
        </w:tc>
      </w:tr>
      <w:tr w:rsidR="005F4B1B" w:rsidRPr="00377DA1" w14:paraId="160CEF9E" w14:textId="77777777" w:rsidTr="00BD2B64">
        <w:tc>
          <w:tcPr>
            <w:tcW w:w="3539" w:type="dxa"/>
            <w:gridSpan w:val="2"/>
            <w:vAlign w:val="center"/>
            <w:hideMark/>
          </w:tcPr>
          <w:p w14:paraId="700979DE" w14:textId="77777777" w:rsidR="005F4B1B" w:rsidRPr="001640D2" w:rsidRDefault="005F4B1B" w:rsidP="00BD2B64">
            <w:pPr>
              <w:jc w:val="center"/>
              <w:rPr>
                <w:rFonts w:cs="Arial"/>
                <w:sz w:val="16"/>
                <w:szCs w:val="16"/>
              </w:rPr>
            </w:pPr>
            <w:r w:rsidRPr="001640D2">
              <w:rPr>
                <w:rFonts w:cs="Arial"/>
                <w:sz w:val="16"/>
                <w:szCs w:val="16"/>
              </w:rPr>
              <w:t>Municipios con mayor extensión Ejidal</w:t>
            </w:r>
          </w:p>
        </w:tc>
        <w:tc>
          <w:tcPr>
            <w:tcW w:w="5811" w:type="dxa"/>
            <w:gridSpan w:val="3"/>
            <w:vAlign w:val="center"/>
            <w:hideMark/>
          </w:tcPr>
          <w:p w14:paraId="36953B33" w14:textId="77777777" w:rsidR="005F4B1B" w:rsidRPr="001640D2" w:rsidRDefault="005F4B1B" w:rsidP="00BD2B64">
            <w:pPr>
              <w:jc w:val="center"/>
              <w:rPr>
                <w:rFonts w:cs="Arial"/>
                <w:sz w:val="16"/>
                <w:szCs w:val="16"/>
              </w:rPr>
            </w:pPr>
            <w:r w:rsidRPr="001640D2">
              <w:rPr>
                <w:rFonts w:cs="Arial"/>
                <w:sz w:val="16"/>
                <w:szCs w:val="16"/>
              </w:rPr>
              <w:t>Hopelchén (5,782 km²), Calakmul (4,946 km²), Champotón (4,852 km²). La vocación forestal y agropecuaria depende de estas asambleas.</w:t>
            </w:r>
          </w:p>
        </w:tc>
      </w:tr>
      <w:tr w:rsidR="005F4B1B" w:rsidRPr="00377DA1" w14:paraId="4D4AB485" w14:textId="77777777" w:rsidTr="00BD2B64">
        <w:tc>
          <w:tcPr>
            <w:tcW w:w="3539" w:type="dxa"/>
            <w:gridSpan w:val="2"/>
            <w:vAlign w:val="center"/>
            <w:hideMark/>
          </w:tcPr>
          <w:p w14:paraId="09513CF2" w14:textId="77777777" w:rsidR="005F4B1B" w:rsidRPr="001640D2" w:rsidRDefault="005F4B1B" w:rsidP="00BD2B64">
            <w:pPr>
              <w:jc w:val="center"/>
              <w:rPr>
                <w:rFonts w:cs="Arial"/>
                <w:sz w:val="16"/>
                <w:szCs w:val="16"/>
              </w:rPr>
            </w:pPr>
            <w:r w:rsidRPr="001640D2">
              <w:rPr>
                <w:rFonts w:cs="Arial"/>
                <w:sz w:val="16"/>
                <w:szCs w:val="16"/>
              </w:rPr>
              <w:t>Municipios con menor extensión Ejidal</w:t>
            </w:r>
          </w:p>
        </w:tc>
        <w:tc>
          <w:tcPr>
            <w:tcW w:w="5811" w:type="dxa"/>
            <w:gridSpan w:val="3"/>
            <w:vAlign w:val="center"/>
            <w:hideMark/>
          </w:tcPr>
          <w:p w14:paraId="0C9BBA67" w14:textId="77777777" w:rsidR="005F4B1B" w:rsidRPr="001640D2" w:rsidRDefault="005F4B1B" w:rsidP="00BD2B64">
            <w:pPr>
              <w:jc w:val="center"/>
              <w:rPr>
                <w:rFonts w:cs="Arial"/>
                <w:sz w:val="16"/>
                <w:szCs w:val="16"/>
              </w:rPr>
            </w:pPr>
            <w:r w:rsidRPr="001640D2">
              <w:rPr>
                <w:rFonts w:cs="Arial"/>
                <w:sz w:val="16"/>
                <w:szCs w:val="16"/>
              </w:rPr>
              <w:t>Palizada (242 km²) y Tenabo (450 km²).</w:t>
            </w:r>
          </w:p>
        </w:tc>
      </w:tr>
      <w:tr w:rsidR="005F4B1B" w:rsidRPr="00377DA1" w14:paraId="7A371B0E" w14:textId="77777777" w:rsidTr="00BD2B64">
        <w:tc>
          <w:tcPr>
            <w:tcW w:w="3539" w:type="dxa"/>
            <w:gridSpan w:val="2"/>
            <w:shd w:val="clear" w:color="auto" w:fill="156082"/>
            <w:vAlign w:val="center"/>
            <w:hideMark/>
          </w:tcPr>
          <w:p w14:paraId="45FC2783"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Zonificación Interna Estatal (28,991.15 km²)</w:t>
            </w:r>
          </w:p>
        </w:tc>
        <w:tc>
          <w:tcPr>
            <w:tcW w:w="5811" w:type="dxa"/>
            <w:gridSpan w:val="3"/>
            <w:shd w:val="clear" w:color="auto" w:fill="156082"/>
            <w:vAlign w:val="center"/>
            <w:hideMark/>
          </w:tcPr>
          <w:p w14:paraId="7584943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Destino Territorial</w:t>
            </w:r>
          </w:p>
        </w:tc>
      </w:tr>
      <w:tr w:rsidR="005F4B1B" w:rsidRPr="00377DA1" w14:paraId="68F34B99" w14:textId="77777777" w:rsidTr="00BD2B64">
        <w:tc>
          <w:tcPr>
            <w:tcW w:w="3539" w:type="dxa"/>
            <w:gridSpan w:val="2"/>
            <w:vAlign w:val="center"/>
            <w:hideMark/>
          </w:tcPr>
          <w:p w14:paraId="2F15EBE3" w14:textId="77777777" w:rsidR="005F4B1B" w:rsidRPr="001640D2" w:rsidRDefault="005F4B1B" w:rsidP="00BD2B64">
            <w:pPr>
              <w:jc w:val="center"/>
              <w:rPr>
                <w:rFonts w:cs="Arial"/>
                <w:sz w:val="16"/>
                <w:szCs w:val="16"/>
              </w:rPr>
            </w:pPr>
            <w:r w:rsidRPr="001640D2">
              <w:rPr>
                <w:rFonts w:cs="Arial"/>
                <w:sz w:val="16"/>
                <w:szCs w:val="16"/>
              </w:rPr>
              <w:t>Tierras de uso común (Capa:</w:t>
            </w:r>
            <w:r w:rsidRPr="001640D2">
              <w:rPr>
                <w:rStyle w:val="apple-converted-space"/>
                <w:rFonts w:cs="Arial"/>
                <w:sz w:val="16"/>
                <w:szCs w:val="16"/>
              </w:rPr>
              <w:t> </w:t>
            </w:r>
            <w:r w:rsidRPr="001640D2">
              <w:rPr>
                <w:rStyle w:val="CdigoHTML"/>
                <w:rFonts w:ascii="Montserrat" w:eastAsiaTheme="minorHAnsi" w:hAnsi="Montserrat" w:cs="Arial"/>
                <w:sz w:val="16"/>
                <w:szCs w:val="16"/>
              </w:rPr>
              <w:t>TP-TUC</w:t>
            </w:r>
            <w:r w:rsidRPr="001640D2">
              <w:rPr>
                <w:rFonts w:cs="Arial"/>
                <w:sz w:val="16"/>
                <w:szCs w:val="16"/>
              </w:rPr>
              <w:t>)</w:t>
            </w:r>
          </w:p>
        </w:tc>
        <w:tc>
          <w:tcPr>
            <w:tcW w:w="5811" w:type="dxa"/>
            <w:gridSpan w:val="3"/>
            <w:vAlign w:val="center"/>
            <w:hideMark/>
          </w:tcPr>
          <w:p w14:paraId="77072A6B" w14:textId="77777777" w:rsidR="005F4B1B" w:rsidRPr="001640D2" w:rsidRDefault="005F4B1B" w:rsidP="00BD2B64">
            <w:pPr>
              <w:jc w:val="center"/>
              <w:rPr>
                <w:rFonts w:cs="Arial"/>
                <w:sz w:val="16"/>
                <w:szCs w:val="16"/>
              </w:rPr>
            </w:pPr>
            <w:r w:rsidRPr="001640D2">
              <w:rPr>
                <w:rFonts w:cs="Arial"/>
                <w:sz w:val="16"/>
                <w:szCs w:val="16"/>
              </w:rPr>
              <w:t>71.02 %</w:t>
            </w:r>
            <w:r w:rsidRPr="001640D2">
              <w:rPr>
                <w:rStyle w:val="apple-converted-space"/>
                <w:rFonts w:cs="Arial"/>
                <w:sz w:val="16"/>
                <w:szCs w:val="16"/>
              </w:rPr>
              <w:t> </w:t>
            </w:r>
            <w:r w:rsidRPr="001640D2">
              <w:rPr>
                <w:rFonts w:cs="Arial"/>
                <w:sz w:val="16"/>
                <w:szCs w:val="16"/>
              </w:rPr>
              <w:t>de la propiedad social. Esencial para el sustento en comunidad (selvas, bosques) y protección contra el embargo.</w:t>
            </w:r>
          </w:p>
        </w:tc>
      </w:tr>
      <w:tr w:rsidR="005F4B1B" w:rsidRPr="00377DA1" w14:paraId="2DE0902C" w14:textId="77777777" w:rsidTr="00BD2B64">
        <w:tc>
          <w:tcPr>
            <w:tcW w:w="3539" w:type="dxa"/>
            <w:gridSpan w:val="2"/>
            <w:vAlign w:val="center"/>
            <w:hideMark/>
          </w:tcPr>
          <w:p w14:paraId="58A808D1" w14:textId="77777777" w:rsidR="005F4B1B" w:rsidRPr="001640D2" w:rsidRDefault="005F4B1B" w:rsidP="00BD2B64">
            <w:pPr>
              <w:jc w:val="center"/>
              <w:rPr>
                <w:rFonts w:cs="Arial"/>
                <w:sz w:val="16"/>
                <w:szCs w:val="16"/>
              </w:rPr>
            </w:pPr>
            <w:r w:rsidRPr="001640D2">
              <w:rPr>
                <w:rFonts w:cs="Arial"/>
                <w:sz w:val="16"/>
                <w:szCs w:val="16"/>
              </w:rPr>
              <w:t>Tierras parceladas (Capa:</w:t>
            </w:r>
            <w:r w:rsidRPr="001640D2">
              <w:rPr>
                <w:rStyle w:val="apple-converted-space"/>
                <w:rFonts w:cs="Arial"/>
                <w:sz w:val="16"/>
                <w:szCs w:val="16"/>
              </w:rPr>
              <w:t> </w:t>
            </w:r>
            <w:r w:rsidRPr="001640D2">
              <w:rPr>
                <w:rStyle w:val="CdigoHTML"/>
                <w:rFonts w:ascii="Montserrat" w:eastAsiaTheme="minorHAnsi" w:hAnsi="Montserrat" w:cs="Arial"/>
                <w:sz w:val="16"/>
                <w:szCs w:val="16"/>
              </w:rPr>
              <w:t>TierrasParceladas</w:t>
            </w:r>
            <w:r w:rsidRPr="001640D2">
              <w:rPr>
                <w:rFonts w:cs="Arial"/>
                <w:sz w:val="16"/>
                <w:szCs w:val="16"/>
              </w:rPr>
              <w:t>)</w:t>
            </w:r>
          </w:p>
        </w:tc>
        <w:tc>
          <w:tcPr>
            <w:tcW w:w="5811" w:type="dxa"/>
            <w:gridSpan w:val="3"/>
            <w:vAlign w:val="center"/>
            <w:hideMark/>
          </w:tcPr>
          <w:p w14:paraId="41672AC5" w14:textId="77777777" w:rsidR="005F4B1B" w:rsidRPr="001640D2" w:rsidRDefault="005F4B1B" w:rsidP="00BD2B64">
            <w:pPr>
              <w:jc w:val="center"/>
              <w:rPr>
                <w:rFonts w:cs="Arial"/>
                <w:sz w:val="16"/>
                <w:szCs w:val="16"/>
              </w:rPr>
            </w:pPr>
            <w:r w:rsidRPr="001640D2">
              <w:rPr>
                <w:rFonts w:cs="Arial"/>
                <w:sz w:val="16"/>
                <w:szCs w:val="16"/>
              </w:rPr>
              <w:t>25.08 %</w:t>
            </w:r>
            <w:r w:rsidRPr="001640D2">
              <w:rPr>
                <w:rStyle w:val="apple-converted-space"/>
                <w:rFonts w:cs="Arial"/>
                <w:sz w:val="16"/>
                <w:szCs w:val="16"/>
              </w:rPr>
              <w:t> </w:t>
            </w:r>
            <w:r w:rsidRPr="001640D2">
              <w:rPr>
                <w:rFonts w:cs="Arial"/>
                <w:sz w:val="16"/>
                <w:szCs w:val="16"/>
              </w:rPr>
              <w:t>de la propiedad social. Derecho de usufructo para producción.</w:t>
            </w:r>
          </w:p>
        </w:tc>
      </w:tr>
      <w:tr w:rsidR="005F4B1B" w:rsidRPr="00377DA1" w14:paraId="2BD193FF" w14:textId="77777777" w:rsidTr="00BD2B64">
        <w:tc>
          <w:tcPr>
            <w:tcW w:w="3539" w:type="dxa"/>
            <w:gridSpan w:val="2"/>
            <w:vAlign w:val="center"/>
            <w:hideMark/>
          </w:tcPr>
          <w:p w14:paraId="1B07C233" w14:textId="77777777" w:rsidR="005F4B1B" w:rsidRPr="001640D2" w:rsidRDefault="005F4B1B" w:rsidP="00BD2B64">
            <w:pPr>
              <w:jc w:val="center"/>
              <w:rPr>
                <w:rFonts w:cs="Arial"/>
                <w:sz w:val="16"/>
                <w:szCs w:val="16"/>
              </w:rPr>
            </w:pPr>
            <w:r w:rsidRPr="001640D2">
              <w:rPr>
                <w:rFonts w:cs="Arial"/>
                <w:sz w:val="16"/>
                <w:szCs w:val="16"/>
              </w:rPr>
              <w:t>Área de Asentamiento Humano (Capa:</w:t>
            </w:r>
            <w:r w:rsidRPr="001640D2">
              <w:rPr>
                <w:rStyle w:val="apple-converted-space"/>
                <w:rFonts w:cs="Arial"/>
                <w:sz w:val="16"/>
                <w:szCs w:val="16"/>
              </w:rPr>
              <w:t> </w:t>
            </w:r>
            <w:r w:rsidRPr="001640D2">
              <w:rPr>
                <w:rStyle w:val="CdigoHTML"/>
                <w:rFonts w:ascii="Montserrat" w:eastAsiaTheme="minorHAnsi" w:hAnsi="Montserrat" w:cs="Arial"/>
                <w:sz w:val="16"/>
                <w:szCs w:val="16"/>
              </w:rPr>
              <w:t>AsentamientosHumanos</w:t>
            </w:r>
            <w:r w:rsidRPr="001640D2">
              <w:rPr>
                <w:rFonts w:cs="Arial"/>
                <w:sz w:val="16"/>
                <w:szCs w:val="16"/>
              </w:rPr>
              <w:t>)</w:t>
            </w:r>
          </w:p>
        </w:tc>
        <w:tc>
          <w:tcPr>
            <w:tcW w:w="5811" w:type="dxa"/>
            <w:gridSpan w:val="3"/>
            <w:vAlign w:val="center"/>
            <w:hideMark/>
          </w:tcPr>
          <w:p w14:paraId="13B1ECAE" w14:textId="77777777" w:rsidR="005F4B1B" w:rsidRPr="001640D2" w:rsidRDefault="005F4B1B" w:rsidP="00BD2B64">
            <w:pPr>
              <w:jc w:val="center"/>
              <w:rPr>
                <w:rFonts w:cs="Arial"/>
                <w:sz w:val="16"/>
                <w:szCs w:val="16"/>
              </w:rPr>
            </w:pPr>
            <w:r w:rsidRPr="001640D2">
              <w:rPr>
                <w:rFonts w:cs="Arial"/>
                <w:sz w:val="16"/>
                <w:szCs w:val="16"/>
              </w:rPr>
              <w:t>0.79 %</w:t>
            </w:r>
            <w:r w:rsidRPr="001640D2">
              <w:rPr>
                <w:rStyle w:val="apple-converted-space"/>
                <w:rFonts w:cs="Arial"/>
                <w:sz w:val="16"/>
                <w:szCs w:val="16"/>
              </w:rPr>
              <w:t> </w:t>
            </w:r>
            <w:r w:rsidRPr="001640D2">
              <w:rPr>
                <w:rFonts w:cs="Arial"/>
                <w:sz w:val="16"/>
                <w:szCs w:val="16"/>
              </w:rPr>
              <w:t>de la propiedad social. Zonas de urbanización (Fundo legal y solares) que requieren regularización para integrarse a la administración municipal.</w:t>
            </w:r>
          </w:p>
        </w:tc>
      </w:tr>
      <w:tr w:rsidR="005F4B1B" w:rsidRPr="00377DA1" w14:paraId="504AA7E0" w14:textId="77777777" w:rsidTr="00BD2B64">
        <w:tc>
          <w:tcPr>
            <w:tcW w:w="3539" w:type="dxa"/>
            <w:gridSpan w:val="2"/>
            <w:shd w:val="clear" w:color="auto" w:fill="156082"/>
            <w:vAlign w:val="center"/>
            <w:hideMark/>
          </w:tcPr>
          <w:p w14:paraId="22276DBD"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Certeza Jurídica</w:t>
            </w:r>
          </w:p>
        </w:tc>
        <w:tc>
          <w:tcPr>
            <w:tcW w:w="5811" w:type="dxa"/>
            <w:gridSpan w:val="3"/>
            <w:shd w:val="clear" w:color="auto" w:fill="156082"/>
            <w:vAlign w:val="center"/>
            <w:hideMark/>
          </w:tcPr>
          <w:p w14:paraId="5DA9A5C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Nivel de Certificación</w:t>
            </w:r>
          </w:p>
        </w:tc>
      </w:tr>
      <w:tr w:rsidR="005F4B1B" w:rsidRPr="00377DA1" w14:paraId="62A12F1C" w14:textId="77777777" w:rsidTr="00BD2B64">
        <w:tc>
          <w:tcPr>
            <w:tcW w:w="3539" w:type="dxa"/>
            <w:gridSpan w:val="2"/>
            <w:vAlign w:val="center"/>
            <w:hideMark/>
          </w:tcPr>
          <w:p w14:paraId="5B17269F" w14:textId="77777777" w:rsidR="005F4B1B" w:rsidRPr="001640D2" w:rsidRDefault="005F4B1B" w:rsidP="00BD2B64">
            <w:pPr>
              <w:jc w:val="center"/>
              <w:rPr>
                <w:rFonts w:cs="Arial"/>
                <w:sz w:val="16"/>
                <w:szCs w:val="16"/>
              </w:rPr>
            </w:pPr>
            <w:r w:rsidRPr="001640D2">
              <w:rPr>
                <w:rFonts w:cs="Arial"/>
                <w:sz w:val="16"/>
                <w:szCs w:val="16"/>
              </w:rPr>
              <w:t>Núcleos Agrarios Certificados</w:t>
            </w:r>
          </w:p>
        </w:tc>
        <w:tc>
          <w:tcPr>
            <w:tcW w:w="5811" w:type="dxa"/>
            <w:gridSpan w:val="3"/>
            <w:vAlign w:val="center"/>
            <w:hideMark/>
          </w:tcPr>
          <w:p w14:paraId="22319155" w14:textId="77777777" w:rsidR="005F4B1B" w:rsidRPr="001640D2" w:rsidRDefault="005F4B1B" w:rsidP="00BD2B64">
            <w:pPr>
              <w:jc w:val="center"/>
              <w:rPr>
                <w:rFonts w:cs="Arial"/>
                <w:sz w:val="16"/>
                <w:szCs w:val="16"/>
              </w:rPr>
            </w:pPr>
            <w:r w:rsidRPr="001640D2">
              <w:rPr>
                <w:rFonts w:cs="Arial"/>
                <w:sz w:val="16"/>
                <w:szCs w:val="16"/>
              </w:rPr>
              <w:t>375 núcleos certificados de 386 totales en el estado, permitiendo cartografía oficial precisa.</w:t>
            </w:r>
          </w:p>
        </w:tc>
      </w:tr>
    </w:tbl>
    <w:p w14:paraId="5C993F14"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7E15D068" w14:textId="77777777" w:rsidR="005F4B1B" w:rsidRPr="00377DA1" w:rsidRDefault="005F4B1B" w:rsidP="005F4B1B">
      <w:pPr>
        <w:pStyle w:val="Ttulo8"/>
        <w:rPr>
          <w:szCs w:val="18"/>
        </w:rPr>
      </w:pPr>
      <w:r w:rsidRPr="00377DA1">
        <w:rPr>
          <w:szCs w:val="18"/>
        </w:rPr>
        <w:t>Participación Ciudadana</w:t>
      </w:r>
    </w:p>
    <w:p w14:paraId="25E9266F"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sidRPr="00377DA1">
        <w:rPr>
          <w:rFonts w:cs="Arial"/>
          <w:color w:val="000000"/>
          <w:szCs w:val="18"/>
        </w:rPr>
        <w:t xml:space="preserve"> Este tema audita la existencia y eficiencia de los canales democráticos para la toma de decisiones en el territorio. Evalúa la figura del COPLADECAM (Comité de Planeación para el Desarrollo del Estado de Campeche) y mide la capacidad de las autoridades para garantizar la transparencia, el gobierno abierto y, sobre todo, la inclusión real (con perspectiva de género e interseccionalidad) en las políticas de desarrollo urbano.</w:t>
      </w:r>
    </w:p>
    <w:p w14:paraId="7C744584"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Existencia y conformación de Consejos o Comités de Planeación (COPLADECAM / IMPLAN)</w:t>
      </w:r>
      <w:r>
        <w:rPr>
          <w:rFonts w:cs="Arial"/>
          <w:color w:val="000000"/>
          <w:szCs w:val="18"/>
        </w:rPr>
        <w:t xml:space="preserve">, </w:t>
      </w:r>
      <w:r w:rsidRPr="00377DA1">
        <w:rPr>
          <w:rFonts w:cs="Arial"/>
          <w:color w:val="000000"/>
          <w:szCs w:val="18"/>
        </w:rPr>
        <w:t>Indicadores de Gobierno Abierto y Participación Ciudadana (Métrica de Gobierno Abierto CIDE/INAI)</w:t>
      </w:r>
      <w:r>
        <w:rPr>
          <w:rFonts w:cs="Arial"/>
          <w:color w:val="000000"/>
          <w:szCs w:val="18"/>
        </w:rPr>
        <w:t xml:space="preserve">, </w:t>
      </w:r>
      <w:r w:rsidRPr="00377DA1">
        <w:rPr>
          <w:rFonts w:cs="Arial"/>
          <w:color w:val="000000"/>
          <w:szCs w:val="18"/>
        </w:rPr>
        <w:t>Derecho al Acceso a la Información (Transparencia en el ejercicio de recursos)</w:t>
      </w:r>
      <w:r>
        <w:rPr>
          <w:rFonts w:cs="Arial"/>
          <w:color w:val="000000"/>
          <w:szCs w:val="18"/>
        </w:rPr>
        <w:t xml:space="preserve"> y </w:t>
      </w:r>
      <w:r w:rsidRPr="00377DA1">
        <w:rPr>
          <w:rFonts w:cs="Arial"/>
          <w:color w:val="000000"/>
          <w:szCs w:val="18"/>
        </w:rPr>
        <w:t>Capacidades institucionales locales para la atención pública.</w:t>
      </w:r>
    </w:p>
    <w:p w14:paraId="139BC6F3" w14:textId="77777777" w:rsidR="005F4B1B" w:rsidRPr="001640D2"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1640D2">
        <w:rPr>
          <w:rStyle w:val="CdigoHTML"/>
          <w:rFonts w:ascii="Montserrat" w:eastAsiaTheme="minorHAnsi" w:hAnsi="Montserrat"/>
          <w:color w:val="000000"/>
          <w:sz w:val="18"/>
          <w:szCs w:val="18"/>
        </w:rPr>
        <w:t>C04_EAdmin2_INEGI_2023</w:t>
      </w:r>
      <w:r w:rsidRPr="001640D2">
        <w:rPr>
          <w:rStyle w:val="apple-converted-space"/>
          <w:color w:val="000000"/>
          <w:szCs w:val="18"/>
        </w:rPr>
        <w:t> </w:t>
      </w:r>
      <w:r w:rsidRPr="001640D2">
        <w:rPr>
          <w:color w:val="000000"/>
          <w:szCs w:val="18"/>
        </w:rPr>
        <w:t>(1 y 3)</w:t>
      </w:r>
    </w:p>
    <w:p w14:paraId="5A2C24A1" w14:textId="77777777" w:rsidR="005F4B1B" w:rsidRPr="00377DA1" w:rsidRDefault="005F4B1B" w:rsidP="005F4B1B">
      <w:pPr>
        <w:spacing w:after="0"/>
        <w:rPr>
          <w:rFonts w:cs="Arial"/>
          <w:b/>
          <w:bCs/>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6A8611D9" w14:textId="77777777" w:rsidR="005F4B1B" w:rsidRPr="00377DA1" w:rsidRDefault="005F4B1B">
      <w:pPr>
        <w:numPr>
          <w:ilvl w:val="0"/>
          <w:numId w:val="35"/>
        </w:numPr>
        <w:spacing w:after="0"/>
        <w:rPr>
          <w:rFonts w:cs="Arial"/>
          <w:color w:val="000000"/>
          <w:szCs w:val="18"/>
        </w:rPr>
      </w:pPr>
      <w:r w:rsidRPr="00377DA1">
        <w:rPr>
          <w:rFonts w:cs="Arial"/>
          <w:b/>
          <w:bCs/>
          <w:color w:val="000000"/>
          <w:szCs w:val="18"/>
        </w:rPr>
        <w:t>Órgano Rector (COPLADECAM):</w:t>
      </w:r>
      <w:r w:rsidRPr="00377DA1">
        <w:rPr>
          <w:rStyle w:val="apple-converted-space"/>
          <w:rFonts w:cs="Arial"/>
          <w:color w:val="000000"/>
          <w:szCs w:val="18"/>
        </w:rPr>
        <w:t> </w:t>
      </w:r>
      <w:r w:rsidRPr="00377DA1">
        <w:rPr>
          <w:rFonts w:cs="Arial"/>
          <w:color w:val="000000"/>
          <w:szCs w:val="18"/>
        </w:rPr>
        <w:t xml:space="preserve">Es el órgano colegiado y consultivo supremo del estado para integrar el Plan Estatal de Desarrollo (PED) en congruencia con la ONU (ODS). Tiene </w:t>
      </w:r>
      <w:r w:rsidRPr="00377DA1">
        <w:rPr>
          <w:rFonts w:cs="Arial"/>
          <w:color w:val="000000"/>
          <w:szCs w:val="18"/>
        </w:rPr>
        <w:lastRenderedPageBreak/>
        <w:t>la obligación legal de tomar en consideración a los Ayuntamientos, los pueblos y comunidades indígenas y los sectores social y privado.</w:t>
      </w:r>
    </w:p>
    <w:p w14:paraId="3467981C" w14:textId="77777777" w:rsidR="005F4B1B" w:rsidRPr="001640D2" w:rsidRDefault="005F4B1B">
      <w:pPr>
        <w:numPr>
          <w:ilvl w:val="0"/>
          <w:numId w:val="35"/>
        </w:numPr>
        <w:spacing w:after="0"/>
        <w:rPr>
          <w:rFonts w:cs="Arial"/>
          <w:color w:val="000000"/>
          <w:szCs w:val="18"/>
        </w:rPr>
      </w:pPr>
      <w:r w:rsidRPr="00377DA1">
        <w:rPr>
          <w:rFonts w:cs="Arial"/>
          <w:b/>
          <w:bCs/>
          <w:color w:val="000000"/>
          <w:szCs w:val="18"/>
        </w:rPr>
        <w:t>Planeación Municipal:</w:t>
      </w:r>
      <w:r w:rsidRPr="00377DA1">
        <w:rPr>
          <w:rStyle w:val="apple-converted-space"/>
          <w:rFonts w:cs="Arial"/>
          <w:color w:val="000000"/>
          <w:szCs w:val="18"/>
        </w:rPr>
        <w:t> </w:t>
      </w:r>
      <w:r w:rsidRPr="00377DA1">
        <w:rPr>
          <w:rFonts w:cs="Arial"/>
          <w:color w:val="000000"/>
          <w:szCs w:val="18"/>
        </w:rPr>
        <w:t xml:space="preserve">El PEOTDU revela una asimetría estructural. Mientras el municipio </w:t>
      </w:r>
      <w:r w:rsidRPr="001640D2">
        <w:rPr>
          <w:rFonts w:cs="Arial"/>
          <w:color w:val="000000"/>
          <w:szCs w:val="18"/>
        </w:rPr>
        <w:t>de</w:t>
      </w:r>
      <w:r w:rsidRPr="001640D2">
        <w:rPr>
          <w:rStyle w:val="apple-converted-space"/>
          <w:rFonts w:cs="Arial"/>
          <w:color w:val="000000"/>
          <w:szCs w:val="18"/>
        </w:rPr>
        <w:t> </w:t>
      </w:r>
      <w:r w:rsidRPr="001640D2">
        <w:rPr>
          <w:rFonts w:cs="Arial"/>
          <w:color w:val="000000"/>
          <w:szCs w:val="18"/>
        </w:rPr>
        <w:t>Carmen</w:t>
      </w:r>
      <w:r w:rsidRPr="001640D2">
        <w:rPr>
          <w:rStyle w:val="apple-converted-space"/>
          <w:rFonts w:cs="Arial"/>
          <w:color w:val="000000"/>
          <w:szCs w:val="18"/>
        </w:rPr>
        <w:t> </w:t>
      </w:r>
      <w:r w:rsidRPr="001640D2">
        <w:rPr>
          <w:rFonts w:cs="Arial"/>
          <w:color w:val="000000"/>
          <w:szCs w:val="18"/>
        </w:rPr>
        <w:t>cuenta con su propio Instituto Municipal de Planeación (IMPLAN) para garantizar el monitoreo y participación continua en temas urbanos, las cabeceras municipales del norte (Camino Real) adolecen gravemente de instrumentos y organismos de planeación.</w:t>
      </w:r>
    </w:p>
    <w:p w14:paraId="054341B1" w14:textId="77777777" w:rsidR="005F4B1B" w:rsidRPr="00377DA1" w:rsidRDefault="005F4B1B">
      <w:pPr>
        <w:numPr>
          <w:ilvl w:val="0"/>
          <w:numId w:val="35"/>
        </w:numPr>
        <w:spacing w:after="0"/>
        <w:rPr>
          <w:rFonts w:cs="Arial"/>
          <w:color w:val="000000"/>
          <w:szCs w:val="18"/>
        </w:rPr>
      </w:pPr>
      <w:r w:rsidRPr="00377DA1">
        <w:rPr>
          <w:rFonts w:cs="Arial"/>
          <w:b/>
          <w:bCs/>
          <w:color w:val="000000"/>
          <w:szCs w:val="18"/>
        </w:rPr>
        <w:t>Participación Institucional:</w:t>
      </w:r>
      <w:r w:rsidRPr="00377DA1">
        <w:rPr>
          <w:rStyle w:val="apple-converted-space"/>
          <w:rFonts w:cs="Arial"/>
          <w:color w:val="000000"/>
          <w:szCs w:val="18"/>
        </w:rPr>
        <w:t> </w:t>
      </w:r>
      <w:r w:rsidRPr="00377DA1">
        <w:rPr>
          <w:rFonts w:cs="Arial"/>
          <w:color w:val="000000"/>
          <w:szCs w:val="18"/>
        </w:rPr>
        <w:t>Según datos de la Métrica de Gobierno Abierto (MGA - CIDE/INAI) de 2021, la participación ciudadana en Campeche desde la perspectiva del gobierno se desplomó al</w:t>
      </w:r>
      <w:r w:rsidRPr="00377DA1">
        <w:rPr>
          <w:rStyle w:val="apple-converted-space"/>
          <w:rFonts w:cs="Arial"/>
          <w:color w:val="000000"/>
          <w:szCs w:val="18"/>
        </w:rPr>
        <w:t> </w:t>
      </w:r>
      <w:r w:rsidRPr="00377DA1">
        <w:rPr>
          <w:rFonts w:cs="Arial"/>
          <w:b/>
          <w:bCs/>
          <w:color w:val="000000"/>
          <w:szCs w:val="18"/>
        </w:rPr>
        <w:t>10%</w:t>
      </w:r>
      <w:r w:rsidRPr="00377DA1">
        <w:rPr>
          <w:rFonts w:cs="Arial"/>
          <w:color w:val="000000"/>
          <w:szCs w:val="18"/>
        </w:rPr>
        <w:t xml:space="preserve">. Peor aún, Campeche solo cumple </w:t>
      </w:r>
      <w:r w:rsidRPr="001640D2">
        <w:rPr>
          <w:rFonts w:cs="Arial"/>
          <w:color w:val="000000"/>
          <w:szCs w:val="18"/>
        </w:rPr>
        <w:t>con el</w:t>
      </w:r>
      <w:r w:rsidRPr="001640D2">
        <w:rPr>
          <w:rStyle w:val="apple-converted-space"/>
          <w:rFonts w:cs="Arial"/>
          <w:color w:val="000000"/>
          <w:szCs w:val="18"/>
        </w:rPr>
        <w:t> </w:t>
      </w:r>
      <w:r w:rsidRPr="001640D2">
        <w:rPr>
          <w:rFonts w:cs="Arial"/>
          <w:color w:val="000000"/>
          <w:szCs w:val="18"/>
        </w:rPr>
        <w:t>37%</w:t>
      </w:r>
      <w:r w:rsidRPr="001640D2">
        <w:rPr>
          <w:rStyle w:val="apple-converted-space"/>
          <w:rFonts w:cs="Arial"/>
          <w:color w:val="000000"/>
          <w:szCs w:val="18"/>
        </w:rPr>
        <w:t> </w:t>
      </w:r>
      <w:r w:rsidRPr="001640D2">
        <w:rPr>
          <w:rFonts w:cs="Arial"/>
          <w:color w:val="000000"/>
          <w:szCs w:val="18"/>
        </w:rPr>
        <w:t>de los</w:t>
      </w:r>
      <w:r w:rsidRPr="00377DA1">
        <w:rPr>
          <w:rFonts w:cs="Arial"/>
          <w:color w:val="000000"/>
          <w:szCs w:val="18"/>
        </w:rPr>
        <w:t xml:space="preserve"> mecanismos de activación ciudadana; es decir, aunque la población sea activa y haga propuestas, institucionalmente se considera que "no se toman en cuenta ya que no se realiza una respuesta".</w:t>
      </w:r>
    </w:p>
    <w:p w14:paraId="003BDCC6" w14:textId="77777777" w:rsidR="005F4B1B" w:rsidRPr="00377DA1" w:rsidRDefault="005F4B1B">
      <w:pPr>
        <w:numPr>
          <w:ilvl w:val="0"/>
          <w:numId w:val="35"/>
        </w:numPr>
        <w:spacing w:after="0"/>
        <w:rPr>
          <w:rFonts w:cs="Arial"/>
          <w:color w:val="000000"/>
          <w:szCs w:val="18"/>
        </w:rPr>
      </w:pPr>
      <w:r w:rsidRPr="00377DA1">
        <w:rPr>
          <w:rFonts w:cs="Arial"/>
          <w:b/>
          <w:bCs/>
          <w:color w:val="000000"/>
          <w:szCs w:val="18"/>
        </w:rPr>
        <w:t>Transparencia Limitada (El factor Internet):</w:t>
      </w:r>
      <w:r w:rsidRPr="00377DA1">
        <w:rPr>
          <w:rStyle w:val="apple-converted-space"/>
          <w:rFonts w:cs="Arial"/>
          <w:color w:val="000000"/>
          <w:szCs w:val="18"/>
        </w:rPr>
        <w:t> </w:t>
      </w:r>
      <w:r w:rsidRPr="00377DA1">
        <w:rPr>
          <w:rFonts w:cs="Arial"/>
          <w:color w:val="000000"/>
          <w:szCs w:val="18"/>
        </w:rPr>
        <w:t>El padrón del órgano garante (COTAIPEC) incluye 148 sujetos obligados, pero la capacidad estatal para atender el acceso a la información descansa en apenas 147 personas. Además, de 2008 a 2022, solo se registraron 117,246 solicitudes, lo que significa que</w:t>
      </w:r>
      <w:r w:rsidRPr="00377DA1">
        <w:rPr>
          <w:rStyle w:val="apple-converted-space"/>
          <w:rFonts w:cs="Arial"/>
          <w:color w:val="000000"/>
          <w:szCs w:val="18"/>
        </w:rPr>
        <w:t> </w:t>
      </w:r>
      <w:r w:rsidRPr="00377DA1">
        <w:rPr>
          <w:rFonts w:cs="Arial"/>
          <w:b/>
          <w:bCs/>
          <w:color w:val="000000"/>
          <w:szCs w:val="18"/>
        </w:rPr>
        <w:t>solo el 13% de la población</w:t>
      </w:r>
      <w:r w:rsidRPr="00377DA1">
        <w:rPr>
          <w:rFonts w:cs="Arial"/>
          <w:color w:val="000000"/>
          <w:szCs w:val="18"/>
        </w:rPr>
        <w:t>ha ejercido activamente este derecho. El PEOTDU advierte que la eficacia de este derecho está condicionada directamente al acceso a internet de la población.</w:t>
      </w:r>
    </w:p>
    <w:p w14:paraId="1391579F" w14:textId="77777777" w:rsidR="005F4B1B" w:rsidRPr="00377DA1" w:rsidRDefault="005F4B1B" w:rsidP="005F4B1B">
      <w:pPr>
        <w:rPr>
          <w:rFonts w:cs="Arial"/>
          <w:color w:val="000000"/>
          <w:szCs w:val="18"/>
        </w:rPr>
      </w:pPr>
      <w:r w:rsidRPr="00377DA1">
        <w:rPr>
          <w:rFonts w:cs="Arial"/>
          <w:b/>
          <w:bCs/>
          <w:color w:val="000000"/>
          <w:szCs w:val="18"/>
        </w:rPr>
        <w:t>Descripción Narrativa:</w:t>
      </w:r>
      <w:r>
        <w:rPr>
          <w:rStyle w:val="apple-converted-space"/>
          <w:rFonts w:cs="Arial"/>
          <w:color w:val="000000"/>
          <w:szCs w:val="18"/>
        </w:rPr>
        <w:t xml:space="preserve"> </w:t>
      </w:r>
      <w:r w:rsidRPr="00377DA1">
        <w:rPr>
          <w:rFonts w:cs="Arial"/>
          <w:color w:val="000000"/>
          <w:szCs w:val="18"/>
        </w:rPr>
        <w:t>La gobernanza en Campeche presenta un cortocircuito entre lo que dicta la ley y lo que vive el ciudadano. Por ley, el ordenamiento territorial debe construirse "de abajo hacia arriba" a través del COPLADECAM, incluyendo forzosamente a comunidades indígenas y grupos vulnerables. Sin embargo, la métrica oficial nos demuestra que el gobierno solo capitaliza el 10% de la participación social y omite responder al 63% de las propuestas ciudadanas.</w:t>
      </w:r>
      <w:r>
        <w:rPr>
          <w:rFonts w:cs="Arial"/>
          <w:color w:val="000000"/>
          <w:szCs w:val="18"/>
        </w:rPr>
        <w:t xml:space="preserve"> </w:t>
      </w:r>
      <w:r w:rsidRPr="00377DA1">
        <w:rPr>
          <w:rFonts w:cs="Arial"/>
          <w:color w:val="000000"/>
          <w:szCs w:val="18"/>
        </w:rPr>
        <w:t>A esto se suma la barrera de la "transparencia digital" en un estado profundamente rural. Si solo el 13% de la población ejerce su derecho a saber en qué se gasta el presupuesto, no es por apatía, es porque el ejercicio de este derecho exige internet. Entender</w:t>
      </w:r>
      <w:r w:rsidRPr="00377DA1">
        <w:rPr>
          <w:rStyle w:val="apple-converted-space"/>
          <w:rFonts w:cs="Arial"/>
          <w:color w:val="000000"/>
          <w:szCs w:val="18"/>
        </w:rPr>
        <w:t xml:space="preserve"> la situación del equipamiento administrativo </w:t>
      </w:r>
      <w:r w:rsidRPr="00377DA1">
        <w:rPr>
          <w:rFonts w:cs="Arial"/>
          <w:color w:val="000000"/>
          <w:szCs w:val="18"/>
        </w:rPr>
        <w:t>con las zonas de marginación demuestra que un campesino en Candelaria tendría que viajar horas solo para poder ingresar una solicitud física en una oficina gubernamental. La conclusión es clara: el ordenamiento territorial fracasará si la política pública sigue asumiendo que toda la población tiene conectividad y acceso a las oficinas de las capitales.</w:t>
      </w:r>
    </w:p>
    <w:p w14:paraId="49DB3160"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59</w:t>
      </w:r>
      <w:r w:rsidRPr="00377DA1">
        <w:rPr>
          <w:sz w:val="18"/>
        </w:rPr>
        <w:fldChar w:fldCharType="end"/>
      </w:r>
      <w:r w:rsidRPr="00377DA1">
        <w:rPr>
          <w:sz w:val="18"/>
        </w:rPr>
        <w:t xml:space="preserve"> Ficha </w:t>
      </w:r>
      <w:r>
        <w:rPr>
          <w:sz w:val="18"/>
        </w:rPr>
        <w:t>t</w:t>
      </w:r>
      <w:r w:rsidRPr="00377DA1">
        <w:rPr>
          <w:sz w:val="18"/>
        </w:rPr>
        <w:t xml:space="preserve">écnica </w:t>
      </w:r>
      <w:r>
        <w:rPr>
          <w:sz w:val="18"/>
        </w:rPr>
        <w:t xml:space="preserve">de </w:t>
      </w:r>
      <w:r w:rsidRPr="00377DA1">
        <w:rPr>
          <w:sz w:val="18"/>
        </w:rPr>
        <w:t xml:space="preserve">Participación </w:t>
      </w:r>
      <w:r>
        <w:rPr>
          <w:sz w:val="18"/>
        </w:rPr>
        <w:t>c</w:t>
      </w:r>
      <w:r w:rsidRPr="00377DA1">
        <w:rPr>
          <w:sz w:val="18"/>
        </w:rPr>
        <w:t>iudadana</w:t>
      </w:r>
    </w:p>
    <w:tbl>
      <w:tblPr>
        <w:tblStyle w:val="Tablaconcuadrcula"/>
        <w:tblW w:w="0" w:type="auto"/>
        <w:tblLayout w:type="fixed"/>
        <w:tblLook w:val="04A0" w:firstRow="1" w:lastRow="0" w:firstColumn="1" w:lastColumn="0" w:noHBand="0" w:noVBand="1"/>
      </w:tblPr>
      <w:tblGrid>
        <w:gridCol w:w="2689"/>
        <w:gridCol w:w="1984"/>
        <w:gridCol w:w="2268"/>
        <w:gridCol w:w="2409"/>
      </w:tblGrid>
      <w:tr w:rsidR="005F4B1B" w:rsidRPr="00377DA1" w14:paraId="5D6334E7" w14:textId="77777777" w:rsidTr="00BD2B64">
        <w:tc>
          <w:tcPr>
            <w:tcW w:w="9350" w:type="dxa"/>
            <w:gridSpan w:val="4"/>
            <w:shd w:val="clear" w:color="auto" w:fill="156082"/>
            <w:vAlign w:val="center"/>
          </w:tcPr>
          <w:p w14:paraId="79020413"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Participación ciudadana</w:t>
            </w:r>
          </w:p>
        </w:tc>
      </w:tr>
      <w:tr w:rsidR="005F4B1B" w:rsidRPr="00377DA1" w14:paraId="293DC039" w14:textId="77777777" w:rsidTr="00BD2B64">
        <w:tc>
          <w:tcPr>
            <w:tcW w:w="2689" w:type="dxa"/>
            <w:shd w:val="clear" w:color="auto" w:fill="156082"/>
            <w:vAlign w:val="center"/>
            <w:hideMark/>
          </w:tcPr>
          <w:p w14:paraId="41F1604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984" w:type="dxa"/>
            <w:shd w:val="clear" w:color="auto" w:fill="156082"/>
            <w:vAlign w:val="center"/>
            <w:hideMark/>
          </w:tcPr>
          <w:p w14:paraId="64066B6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268" w:type="dxa"/>
            <w:shd w:val="clear" w:color="auto" w:fill="156082"/>
            <w:vAlign w:val="center"/>
            <w:hideMark/>
          </w:tcPr>
          <w:p w14:paraId="6552A3A2"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409" w:type="dxa"/>
            <w:shd w:val="clear" w:color="auto" w:fill="156082"/>
            <w:vAlign w:val="center"/>
            <w:hideMark/>
          </w:tcPr>
          <w:p w14:paraId="2E5C628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67200F09" w14:textId="77777777" w:rsidTr="00BD2B64">
        <w:tc>
          <w:tcPr>
            <w:tcW w:w="2689" w:type="dxa"/>
            <w:vAlign w:val="center"/>
            <w:hideMark/>
          </w:tcPr>
          <w:p w14:paraId="41040DFE" w14:textId="77777777" w:rsidR="005F4B1B" w:rsidRPr="00EF5990" w:rsidRDefault="005F4B1B" w:rsidP="00BD2B64">
            <w:pPr>
              <w:jc w:val="center"/>
              <w:rPr>
                <w:rFonts w:cs="Arial"/>
                <w:sz w:val="16"/>
                <w:szCs w:val="16"/>
              </w:rPr>
            </w:pPr>
            <w:r w:rsidRPr="00EF5990">
              <w:rPr>
                <w:rFonts w:cs="Arial"/>
                <w:sz w:val="16"/>
                <w:szCs w:val="16"/>
              </w:rPr>
              <w:t>Audita la madurez democrática y la inclusión ciudadana en los procesos de ordenamiento, evidenciando el rezago institucional para capitalizar las propuestas sociales y la brecha en transparencia.</w:t>
            </w:r>
          </w:p>
        </w:tc>
        <w:tc>
          <w:tcPr>
            <w:tcW w:w="1984" w:type="dxa"/>
            <w:vAlign w:val="center"/>
            <w:hideMark/>
          </w:tcPr>
          <w:p w14:paraId="5399A775" w14:textId="77777777" w:rsidR="005F4B1B" w:rsidRPr="00EF5990" w:rsidRDefault="005F4B1B" w:rsidP="00BD2B64">
            <w:pPr>
              <w:jc w:val="center"/>
              <w:rPr>
                <w:rFonts w:cs="Arial"/>
                <w:sz w:val="16"/>
                <w:szCs w:val="16"/>
              </w:rPr>
            </w:pPr>
            <w:r w:rsidRPr="00EF5990">
              <w:rPr>
                <w:rFonts w:cs="Arial"/>
                <w:sz w:val="16"/>
                <w:szCs w:val="16"/>
              </w:rPr>
              <w:t>Análisis del ecosistema institucional de planeación (COPLADECAM) y métricas oficiales de Gobierno Abierto.</w:t>
            </w:r>
          </w:p>
        </w:tc>
        <w:tc>
          <w:tcPr>
            <w:tcW w:w="2268" w:type="dxa"/>
            <w:vAlign w:val="center"/>
            <w:hideMark/>
          </w:tcPr>
          <w:p w14:paraId="48BA19B5" w14:textId="77777777" w:rsidR="005F4B1B" w:rsidRPr="00EF5990" w:rsidRDefault="005F4B1B" w:rsidP="00BD2B64">
            <w:pPr>
              <w:jc w:val="center"/>
              <w:rPr>
                <w:rFonts w:cs="Arial"/>
                <w:sz w:val="16"/>
                <w:szCs w:val="16"/>
              </w:rPr>
            </w:pPr>
            <w:r w:rsidRPr="00EF5990">
              <w:rPr>
                <w:rFonts w:cs="Arial"/>
                <w:sz w:val="16"/>
                <w:szCs w:val="16"/>
              </w:rPr>
              <w:t>- Órganos de Planeación (Estatal/Municipal).</w:t>
            </w:r>
          </w:p>
          <w:p w14:paraId="2679054E" w14:textId="77777777" w:rsidR="005F4B1B" w:rsidRPr="00EF5990" w:rsidRDefault="005F4B1B" w:rsidP="00BD2B64">
            <w:pPr>
              <w:jc w:val="center"/>
              <w:rPr>
                <w:rFonts w:cs="Arial"/>
                <w:sz w:val="16"/>
                <w:szCs w:val="16"/>
              </w:rPr>
            </w:pPr>
            <w:r w:rsidRPr="00EF5990">
              <w:rPr>
                <w:rFonts w:cs="Arial"/>
                <w:sz w:val="16"/>
                <w:szCs w:val="16"/>
              </w:rPr>
              <w:t>- % Participación Ciudadana (MGA).</w:t>
            </w:r>
          </w:p>
          <w:p w14:paraId="0BCD3EEE" w14:textId="77777777" w:rsidR="005F4B1B" w:rsidRPr="00EF5990" w:rsidRDefault="005F4B1B" w:rsidP="00BD2B64">
            <w:pPr>
              <w:jc w:val="center"/>
              <w:rPr>
                <w:rFonts w:cs="Arial"/>
                <w:sz w:val="16"/>
                <w:szCs w:val="16"/>
              </w:rPr>
            </w:pPr>
            <w:r w:rsidRPr="00EF5990">
              <w:rPr>
                <w:rFonts w:cs="Arial"/>
                <w:sz w:val="16"/>
                <w:szCs w:val="16"/>
              </w:rPr>
              <w:t>- % Ejercicio de Acceso a la Información.</w:t>
            </w:r>
          </w:p>
        </w:tc>
        <w:tc>
          <w:tcPr>
            <w:tcW w:w="2409" w:type="dxa"/>
            <w:vAlign w:val="center"/>
            <w:hideMark/>
          </w:tcPr>
          <w:p w14:paraId="5BF3EFC6" w14:textId="77777777" w:rsidR="005F4B1B" w:rsidRPr="00EF5990" w:rsidRDefault="005F4B1B" w:rsidP="00BD2B64">
            <w:pPr>
              <w:jc w:val="center"/>
              <w:rPr>
                <w:color w:val="000000"/>
                <w:sz w:val="16"/>
                <w:szCs w:val="16"/>
              </w:rPr>
            </w:pPr>
            <w:r w:rsidRPr="00EF5990">
              <w:rPr>
                <w:rStyle w:val="CdigoHTML"/>
                <w:rFonts w:ascii="Montserrat" w:eastAsiaTheme="minorHAnsi" w:hAnsi="Montserrat"/>
                <w:color w:val="000000"/>
                <w:sz w:val="16"/>
                <w:szCs w:val="16"/>
              </w:rPr>
              <w:t>C04_EAdmin2_INEGI_2023</w:t>
            </w:r>
            <w:r w:rsidRPr="00EF5990">
              <w:rPr>
                <w:rStyle w:val="apple-converted-space"/>
                <w:color w:val="000000"/>
                <w:sz w:val="16"/>
                <w:szCs w:val="16"/>
              </w:rPr>
              <w:t> </w:t>
            </w:r>
            <w:r w:rsidRPr="00EF5990">
              <w:rPr>
                <w:color w:val="000000"/>
                <w:sz w:val="16"/>
                <w:szCs w:val="16"/>
              </w:rPr>
              <w:t>(1 y 3)</w:t>
            </w:r>
          </w:p>
          <w:p w14:paraId="38426B6D" w14:textId="77777777" w:rsidR="005F4B1B" w:rsidRPr="00EF5990" w:rsidRDefault="005F4B1B" w:rsidP="00BD2B64">
            <w:pPr>
              <w:jc w:val="center"/>
              <w:rPr>
                <w:rFonts w:cs="Arial"/>
                <w:sz w:val="16"/>
                <w:szCs w:val="16"/>
              </w:rPr>
            </w:pPr>
          </w:p>
        </w:tc>
      </w:tr>
      <w:tr w:rsidR="005F4B1B" w:rsidRPr="00377DA1" w14:paraId="606BE1EF" w14:textId="77777777" w:rsidTr="00BD2B64">
        <w:tc>
          <w:tcPr>
            <w:tcW w:w="9350" w:type="dxa"/>
            <w:gridSpan w:val="4"/>
            <w:shd w:val="clear" w:color="auto" w:fill="156082"/>
            <w:vAlign w:val="center"/>
            <w:hideMark/>
          </w:tcPr>
          <w:p w14:paraId="53EDAF5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63F5A9F1" w14:textId="77777777" w:rsidTr="00BD2B64">
        <w:tc>
          <w:tcPr>
            <w:tcW w:w="2689" w:type="dxa"/>
            <w:shd w:val="clear" w:color="auto" w:fill="156082"/>
            <w:vAlign w:val="center"/>
            <w:hideMark/>
          </w:tcPr>
          <w:p w14:paraId="25C7856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Arquitectura de Planeación</w:t>
            </w:r>
          </w:p>
        </w:tc>
        <w:tc>
          <w:tcPr>
            <w:tcW w:w="6661" w:type="dxa"/>
            <w:gridSpan w:val="3"/>
            <w:shd w:val="clear" w:color="auto" w:fill="156082"/>
            <w:vAlign w:val="center"/>
            <w:hideMark/>
          </w:tcPr>
          <w:p w14:paraId="7255E316"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Estatus Institucional</w:t>
            </w:r>
          </w:p>
        </w:tc>
      </w:tr>
      <w:tr w:rsidR="005F4B1B" w:rsidRPr="00377DA1" w14:paraId="09C65B08" w14:textId="77777777" w:rsidTr="00BD2B64">
        <w:tc>
          <w:tcPr>
            <w:tcW w:w="2689" w:type="dxa"/>
            <w:vAlign w:val="center"/>
            <w:hideMark/>
          </w:tcPr>
          <w:p w14:paraId="62857291" w14:textId="77777777" w:rsidR="005F4B1B" w:rsidRPr="00EF5990" w:rsidRDefault="005F4B1B" w:rsidP="00BD2B64">
            <w:pPr>
              <w:jc w:val="center"/>
              <w:rPr>
                <w:rFonts w:cs="Arial"/>
                <w:sz w:val="16"/>
                <w:szCs w:val="16"/>
              </w:rPr>
            </w:pPr>
            <w:r w:rsidRPr="00EF5990">
              <w:rPr>
                <w:rFonts w:cs="Arial"/>
                <w:sz w:val="16"/>
                <w:szCs w:val="16"/>
              </w:rPr>
              <w:t>COPLADECAM (Nivel Estatal)</w:t>
            </w:r>
          </w:p>
        </w:tc>
        <w:tc>
          <w:tcPr>
            <w:tcW w:w="6661" w:type="dxa"/>
            <w:gridSpan w:val="3"/>
            <w:vAlign w:val="center"/>
            <w:hideMark/>
          </w:tcPr>
          <w:p w14:paraId="348913B8" w14:textId="77777777" w:rsidR="005F4B1B" w:rsidRPr="00EF5990" w:rsidRDefault="005F4B1B" w:rsidP="00BD2B64">
            <w:pPr>
              <w:jc w:val="center"/>
              <w:rPr>
                <w:rFonts w:cs="Arial"/>
                <w:sz w:val="16"/>
                <w:szCs w:val="16"/>
              </w:rPr>
            </w:pPr>
            <w:r w:rsidRPr="00EF5990">
              <w:rPr>
                <w:rFonts w:cs="Arial"/>
                <w:sz w:val="16"/>
                <w:szCs w:val="16"/>
              </w:rPr>
              <w:t>Órgano colegiado rector con mandato legal de incluir a pueblos indígenas, sector social y municipios.</w:t>
            </w:r>
          </w:p>
        </w:tc>
      </w:tr>
      <w:tr w:rsidR="005F4B1B" w:rsidRPr="00377DA1" w14:paraId="68E149E3" w14:textId="77777777" w:rsidTr="00BD2B64">
        <w:tc>
          <w:tcPr>
            <w:tcW w:w="2689" w:type="dxa"/>
            <w:vAlign w:val="center"/>
            <w:hideMark/>
          </w:tcPr>
          <w:p w14:paraId="199EE593" w14:textId="77777777" w:rsidR="005F4B1B" w:rsidRPr="00EF5990" w:rsidRDefault="005F4B1B" w:rsidP="00BD2B64">
            <w:pPr>
              <w:jc w:val="center"/>
              <w:rPr>
                <w:rFonts w:cs="Arial"/>
                <w:sz w:val="16"/>
                <w:szCs w:val="16"/>
              </w:rPr>
            </w:pPr>
            <w:r w:rsidRPr="00EF5990">
              <w:rPr>
                <w:rFonts w:cs="Arial"/>
                <w:sz w:val="16"/>
                <w:szCs w:val="16"/>
              </w:rPr>
              <w:t>IMPLAN Carmen (Nivel Municipal)</w:t>
            </w:r>
          </w:p>
        </w:tc>
        <w:tc>
          <w:tcPr>
            <w:tcW w:w="6661" w:type="dxa"/>
            <w:gridSpan w:val="3"/>
            <w:vAlign w:val="center"/>
            <w:hideMark/>
          </w:tcPr>
          <w:p w14:paraId="7FD9FD8F" w14:textId="77777777" w:rsidR="005F4B1B" w:rsidRPr="00EF5990" w:rsidRDefault="005F4B1B" w:rsidP="00BD2B64">
            <w:pPr>
              <w:jc w:val="center"/>
              <w:rPr>
                <w:rFonts w:cs="Arial"/>
                <w:sz w:val="16"/>
                <w:szCs w:val="16"/>
              </w:rPr>
            </w:pPr>
            <w:r w:rsidRPr="00EF5990">
              <w:rPr>
                <w:rFonts w:cs="Arial"/>
                <w:sz w:val="16"/>
                <w:szCs w:val="16"/>
              </w:rPr>
              <w:t>Único municipio con un Instituto descentralizado de planeación formal.</w:t>
            </w:r>
          </w:p>
        </w:tc>
      </w:tr>
      <w:tr w:rsidR="005F4B1B" w:rsidRPr="00377DA1" w14:paraId="2C98C741" w14:textId="77777777" w:rsidTr="00BD2B64">
        <w:tc>
          <w:tcPr>
            <w:tcW w:w="2689" w:type="dxa"/>
            <w:vAlign w:val="center"/>
            <w:hideMark/>
          </w:tcPr>
          <w:p w14:paraId="25DC7BE2" w14:textId="77777777" w:rsidR="005F4B1B" w:rsidRPr="00EF5990" w:rsidRDefault="005F4B1B" w:rsidP="00BD2B64">
            <w:pPr>
              <w:jc w:val="center"/>
              <w:rPr>
                <w:rFonts w:cs="Arial"/>
                <w:sz w:val="16"/>
                <w:szCs w:val="16"/>
              </w:rPr>
            </w:pPr>
            <w:r w:rsidRPr="00EF5990">
              <w:rPr>
                <w:rFonts w:cs="Arial"/>
                <w:sz w:val="16"/>
                <w:szCs w:val="16"/>
              </w:rPr>
              <w:t>Municipios del Subsistema Norte</w:t>
            </w:r>
          </w:p>
        </w:tc>
        <w:tc>
          <w:tcPr>
            <w:tcW w:w="6661" w:type="dxa"/>
            <w:gridSpan w:val="3"/>
            <w:vAlign w:val="center"/>
            <w:hideMark/>
          </w:tcPr>
          <w:p w14:paraId="16894E97" w14:textId="77777777" w:rsidR="005F4B1B" w:rsidRPr="00EF5990" w:rsidRDefault="005F4B1B" w:rsidP="00BD2B64">
            <w:pPr>
              <w:jc w:val="center"/>
              <w:rPr>
                <w:rFonts w:cs="Arial"/>
                <w:sz w:val="16"/>
                <w:szCs w:val="16"/>
              </w:rPr>
            </w:pPr>
            <w:r w:rsidRPr="00EF5990">
              <w:rPr>
                <w:rFonts w:cs="Arial"/>
                <w:sz w:val="16"/>
                <w:szCs w:val="16"/>
              </w:rPr>
              <w:t>Carencia estructural de instrumentos y organismos de planeación urbana locales.</w:t>
            </w:r>
          </w:p>
        </w:tc>
      </w:tr>
      <w:tr w:rsidR="005F4B1B" w:rsidRPr="00377DA1" w14:paraId="535AE59A" w14:textId="77777777" w:rsidTr="00BD2B64">
        <w:tc>
          <w:tcPr>
            <w:tcW w:w="2689" w:type="dxa"/>
            <w:vAlign w:val="center"/>
            <w:hideMark/>
          </w:tcPr>
          <w:p w14:paraId="7C20DEA1" w14:textId="77777777" w:rsidR="005F4B1B" w:rsidRPr="00EF5990" w:rsidRDefault="005F4B1B" w:rsidP="00BD2B64">
            <w:pPr>
              <w:jc w:val="center"/>
              <w:rPr>
                <w:rFonts w:cs="Arial"/>
                <w:sz w:val="16"/>
                <w:szCs w:val="16"/>
              </w:rPr>
            </w:pPr>
            <w:r w:rsidRPr="00EF5990">
              <w:rPr>
                <w:rFonts w:cs="Arial"/>
                <w:sz w:val="16"/>
                <w:szCs w:val="16"/>
              </w:rPr>
              <w:t>Métricas de Gobierno Abierto (CIDE / INAI, 2021)</w:t>
            </w:r>
          </w:p>
        </w:tc>
        <w:tc>
          <w:tcPr>
            <w:tcW w:w="6661" w:type="dxa"/>
            <w:gridSpan w:val="3"/>
            <w:vAlign w:val="center"/>
            <w:hideMark/>
          </w:tcPr>
          <w:p w14:paraId="1409B469" w14:textId="77777777" w:rsidR="005F4B1B" w:rsidRPr="00EF5990" w:rsidRDefault="005F4B1B" w:rsidP="00BD2B64">
            <w:pPr>
              <w:jc w:val="center"/>
              <w:rPr>
                <w:rFonts w:cs="Arial"/>
                <w:sz w:val="16"/>
                <w:szCs w:val="16"/>
              </w:rPr>
            </w:pPr>
            <w:r w:rsidRPr="00EF5990">
              <w:rPr>
                <w:rFonts w:cs="Arial"/>
                <w:sz w:val="16"/>
                <w:szCs w:val="16"/>
              </w:rPr>
              <w:t>Indicadores de Rezago</w:t>
            </w:r>
          </w:p>
        </w:tc>
      </w:tr>
      <w:tr w:rsidR="005F4B1B" w:rsidRPr="00377DA1" w14:paraId="63DFC65E" w14:textId="77777777" w:rsidTr="00BD2B64">
        <w:tc>
          <w:tcPr>
            <w:tcW w:w="2689" w:type="dxa"/>
            <w:vAlign w:val="center"/>
            <w:hideMark/>
          </w:tcPr>
          <w:p w14:paraId="61272D65" w14:textId="77777777" w:rsidR="005F4B1B" w:rsidRPr="00EF5990" w:rsidRDefault="005F4B1B" w:rsidP="00BD2B64">
            <w:pPr>
              <w:jc w:val="center"/>
              <w:rPr>
                <w:rFonts w:cs="Arial"/>
                <w:sz w:val="16"/>
                <w:szCs w:val="16"/>
              </w:rPr>
            </w:pPr>
            <w:r w:rsidRPr="00EF5990">
              <w:rPr>
                <w:rFonts w:cs="Arial"/>
                <w:sz w:val="16"/>
                <w:szCs w:val="16"/>
              </w:rPr>
              <w:t>Participación desde la perspectiva de Gobierno</w:t>
            </w:r>
          </w:p>
        </w:tc>
        <w:tc>
          <w:tcPr>
            <w:tcW w:w="6661" w:type="dxa"/>
            <w:gridSpan w:val="3"/>
            <w:vAlign w:val="center"/>
            <w:hideMark/>
          </w:tcPr>
          <w:p w14:paraId="37055D79" w14:textId="77777777" w:rsidR="005F4B1B" w:rsidRPr="00EF5990" w:rsidRDefault="005F4B1B" w:rsidP="00BD2B64">
            <w:pPr>
              <w:jc w:val="center"/>
              <w:rPr>
                <w:rFonts w:cs="Arial"/>
                <w:sz w:val="16"/>
                <w:szCs w:val="16"/>
              </w:rPr>
            </w:pPr>
            <w:r w:rsidRPr="00EF5990">
              <w:rPr>
                <w:rFonts w:cs="Arial"/>
                <w:sz w:val="16"/>
                <w:szCs w:val="16"/>
              </w:rPr>
              <w:t>10 %</w:t>
            </w:r>
            <w:r w:rsidRPr="00EF5990">
              <w:rPr>
                <w:rStyle w:val="apple-converted-space"/>
                <w:rFonts w:cs="Arial"/>
                <w:sz w:val="16"/>
                <w:szCs w:val="16"/>
              </w:rPr>
              <w:t> </w:t>
            </w:r>
            <w:r w:rsidRPr="00EF5990">
              <w:rPr>
                <w:rFonts w:cs="Arial"/>
                <w:sz w:val="16"/>
                <w:szCs w:val="16"/>
              </w:rPr>
              <w:t>(Caída severa respecto a años anteriores).</w:t>
            </w:r>
          </w:p>
        </w:tc>
      </w:tr>
      <w:tr w:rsidR="005F4B1B" w:rsidRPr="00377DA1" w14:paraId="24B207D8" w14:textId="77777777" w:rsidTr="00BD2B64">
        <w:tc>
          <w:tcPr>
            <w:tcW w:w="2689" w:type="dxa"/>
            <w:vAlign w:val="center"/>
            <w:hideMark/>
          </w:tcPr>
          <w:p w14:paraId="1AC9F511" w14:textId="77777777" w:rsidR="005F4B1B" w:rsidRPr="00EF5990" w:rsidRDefault="005F4B1B" w:rsidP="00BD2B64">
            <w:pPr>
              <w:jc w:val="center"/>
              <w:rPr>
                <w:rFonts w:cs="Arial"/>
                <w:sz w:val="16"/>
                <w:szCs w:val="16"/>
              </w:rPr>
            </w:pPr>
            <w:r w:rsidRPr="00EF5990">
              <w:rPr>
                <w:rFonts w:cs="Arial"/>
                <w:sz w:val="16"/>
                <w:szCs w:val="16"/>
              </w:rPr>
              <w:t>Mecanismos de activación ciudadana</w:t>
            </w:r>
          </w:p>
        </w:tc>
        <w:tc>
          <w:tcPr>
            <w:tcW w:w="6661" w:type="dxa"/>
            <w:gridSpan w:val="3"/>
            <w:vAlign w:val="center"/>
            <w:hideMark/>
          </w:tcPr>
          <w:p w14:paraId="50CB5CC0" w14:textId="77777777" w:rsidR="005F4B1B" w:rsidRPr="00EF5990" w:rsidRDefault="005F4B1B" w:rsidP="00BD2B64">
            <w:pPr>
              <w:jc w:val="center"/>
              <w:rPr>
                <w:rFonts w:cs="Arial"/>
                <w:sz w:val="16"/>
                <w:szCs w:val="16"/>
              </w:rPr>
            </w:pPr>
            <w:r w:rsidRPr="00EF5990">
              <w:rPr>
                <w:rFonts w:cs="Arial"/>
                <w:sz w:val="16"/>
                <w:szCs w:val="16"/>
              </w:rPr>
              <w:t>37 %</w:t>
            </w:r>
            <w:r w:rsidRPr="00EF5990">
              <w:rPr>
                <w:rStyle w:val="apple-converted-space"/>
                <w:rFonts w:cs="Arial"/>
                <w:sz w:val="16"/>
                <w:szCs w:val="16"/>
              </w:rPr>
              <w:t> </w:t>
            </w:r>
            <w:r w:rsidRPr="00EF5990">
              <w:rPr>
                <w:rFonts w:cs="Arial"/>
                <w:sz w:val="16"/>
                <w:szCs w:val="16"/>
              </w:rPr>
              <w:t>de cumplimiento (Gobierno recibe propuestas, pero no responde ni las integra).</w:t>
            </w:r>
          </w:p>
        </w:tc>
      </w:tr>
      <w:tr w:rsidR="005F4B1B" w:rsidRPr="00377DA1" w14:paraId="2342C36A" w14:textId="77777777" w:rsidTr="00BD2B64">
        <w:tc>
          <w:tcPr>
            <w:tcW w:w="2689" w:type="dxa"/>
            <w:vAlign w:val="center"/>
            <w:hideMark/>
          </w:tcPr>
          <w:p w14:paraId="5CE3B7FE" w14:textId="77777777" w:rsidR="005F4B1B" w:rsidRPr="00EF5990" w:rsidRDefault="005F4B1B" w:rsidP="00BD2B64">
            <w:pPr>
              <w:jc w:val="center"/>
              <w:rPr>
                <w:rFonts w:cs="Arial"/>
                <w:sz w:val="16"/>
                <w:szCs w:val="16"/>
              </w:rPr>
            </w:pPr>
            <w:r w:rsidRPr="00EF5990">
              <w:rPr>
                <w:rFonts w:cs="Arial"/>
                <w:sz w:val="16"/>
                <w:szCs w:val="16"/>
              </w:rPr>
              <w:t>Ejercicio de Transparencia Activa</w:t>
            </w:r>
          </w:p>
        </w:tc>
        <w:tc>
          <w:tcPr>
            <w:tcW w:w="6661" w:type="dxa"/>
            <w:gridSpan w:val="3"/>
            <w:vAlign w:val="center"/>
            <w:hideMark/>
          </w:tcPr>
          <w:p w14:paraId="271672E7" w14:textId="77777777" w:rsidR="005F4B1B" w:rsidRPr="00EF5990" w:rsidRDefault="005F4B1B" w:rsidP="00BD2B64">
            <w:pPr>
              <w:jc w:val="center"/>
              <w:rPr>
                <w:rFonts w:cs="Arial"/>
                <w:sz w:val="16"/>
                <w:szCs w:val="16"/>
              </w:rPr>
            </w:pPr>
            <w:r w:rsidRPr="00EF5990">
              <w:rPr>
                <w:rFonts w:cs="Arial"/>
                <w:sz w:val="16"/>
                <w:szCs w:val="16"/>
              </w:rPr>
              <w:t>Solo el</w:t>
            </w:r>
            <w:r w:rsidRPr="00EF5990">
              <w:rPr>
                <w:rStyle w:val="apple-converted-space"/>
                <w:rFonts w:cs="Arial"/>
                <w:sz w:val="16"/>
                <w:szCs w:val="16"/>
              </w:rPr>
              <w:t> </w:t>
            </w:r>
            <w:r w:rsidRPr="00EF5990">
              <w:rPr>
                <w:rFonts w:cs="Arial"/>
                <w:sz w:val="16"/>
                <w:szCs w:val="16"/>
              </w:rPr>
              <w:t>13 %</w:t>
            </w:r>
            <w:r w:rsidRPr="00EF5990">
              <w:rPr>
                <w:rStyle w:val="apple-converted-space"/>
                <w:rFonts w:cs="Arial"/>
                <w:sz w:val="16"/>
                <w:szCs w:val="16"/>
              </w:rPr>
              <w:t> </w:t>
            </w:r>
            <w:r w:rsidRPr="00EF5990">
              <w:rPr>
                <w:rFonts w:cs="Arial"/>
                <w:sz w:val="16"/>
                <w:szCs w:val="16"/>
              </w:rPr>
              <w:t>de la población estatal ha ingresado solicitudes de información en 14 años.</w:t>
            </w:r>
          </w:p>
        </w:tc>
      </w:tr>
    </w:tbl>
    <w:p w14:paraId="534F7586" w14:textId="77777777" w:rsidR="005F4B1B" w:rsidRPr="00EF5990" w:rsidRDefault="005F4B1B" w:rsidP="005F4B1B">
      <w:pPr>
        <w:rPr>
          <w:i/>
          <w:iCs/>
          <w:color w:val="404040" w:themeColor="text1" w:themeTint="BF"/>
          <w:szCs w:val="18"/>
        </w:rPr>
      </w:pPr>
      <w:r w:rsidRPr="00377DA1">
        <w:rPr>
          <w:rStyle w:val="nfasissutil"/>
          <w:sz w:val="18"/>
          <w:szCs w:val="18"/>
        </w:rPr>
        <w:t>Fuente: Elaboración propia</w:t>
      </w:r>
    </w:p>
    <w:p w14:paraId="2A5C827A" w14:textId="77777777" w:rsidR="005F4B1B" w:rsidRPr="00377DA1" w:rsidRDefault="005F4B1B" w:rsidP="005F4B1B">
      <w:pPr>
        <w:pStyle w:val="Ttulo8"/>
        <w:rPr>
          <w:szCs w:val="18"/>
        </w:rPr>
      </w:pPr>
      <w:r w:rsidRPr="00377DA1">
        <w:rPr>
          <w:szCs w:val="18"/>
        </w:rPr>
        <w:lastRenderedPageBreak/>
        <w:t xml:space="preserve">Capacidades </w:t>
      </w:r>
      <w:r>
        <w:rPr>
          <w:szCs w:val="18"/>
        </w:rPr>
        <w:t>a</w:t>
      </w:r>
      <w:r w:rsidRPr="00377DA1">
        <w:rPr>
          <w:szCs w:val="18"/>
        </w:rPr>
        <w:t>dministrativas</w:t>
      </w:r>
    </w:p>
    <w:p w14:paraId="3A065245"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Este tema audita "el músculo" del Estado y de los Ayuntamientos para hacer cumplir la ley en el territorio. Evalúa la conformación del aparato administrativo (las secretarías e institutos que inciden en el ordenamiento) y, sobre todo, la instrumentación financiera y de gestión del suelo. Identificar si los municipios utilizan herramientas como el cobro de predial (catastro), la captura de plusvalías o el derecho de preferencia, es vital. Sin financiamiento propio y sin reservas territoriales públicas, los gobiernos quedan a merced de la especulación inmobiliaria privada y no pueden dotar de servicios a la población marginada.</w:t>
      </w:r>
    </w:p>
    <w:p w14:paraId="1F8EF3A4"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Aparato administrativo y dependencias reguladoras (SEDUMOP, INFOCAM, IMPLAN)</w:t>
      </w:r>
      <w:r>
        <w:rPr>
          <w:rFonts w:cs="Arial"/>
          <w:color w:val="000000"/>
          <w:szCs w:val="18"/>
        </w:rPr>
        <w:t xml:space="preserve">, </w:t>
      </w:r>
      <w:r w:rsidRPr="00377DA1">
        <w:rPr>
          <w:rFonts w:cs="Arial"/>
          <w:color w:val="000000"/>
          <w:szCs w:val="18"/>
        </w:rPr>
        <w:t>Instrumentos de Gestión de Suelo (Derecho de preferencia / Derecho del tanto)</w:t>
      </w:r>
      <w:r>
        <w:rPr>
          <w:rFonts w:cs="Arial"/>
          <w:color w:val="000000"/>
          <w:szCs w:val="18"/>
        </w:rPr>
        <w:t xml:space="preserve">, </w:t>
      </w:r>
      <w:r w:rsidRPr="00377DA1">
        <w:rPr>
          <w:rFonts w:cs="Arial"/>
          <w:color w:val="000000"/>
          <w:szCs w:val="18"/>
        </w:rPr>
        <w:t>Instrumentos Tributarios y de Captura de Valor (Financiamiento del desarrollo urbano)</w:t>
      </w:r>
      <w:r>
        <w:rPr>
          <w:rFonts w:cs="Arial"/>
          <w:color w:val="000000"/>
          <w:szCs w:val="18"/>
        </w:rPr>
        <w:t xml:space="preserve"> y </w:t>
      </w:r>
      <w:r w:rsidRPr="00377DA1">
        <w:rPr>
          <w:rFonts w:cs="Arial"/>
          <w:color w:val="000000"/>
          <w:szCs w:val="18"/>
        </w:rPr>
        <w:t>Gestión de Reservas Territoriales contra la especulación.</w:t>
      </w:r>
    </w:p>
    <w:p w14:paraId="4A25947F" w14:textId="77777777" w:rsidR="005F4B1B" w:rsidRPr="00EF5990"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EF5990">
        <w:rPr>
          <w:rFonts w:eastAsia="Times New Roman" w:cs="Courier New"/>
          <w:szCs w:val="18"/>
          <w:lang w:eastAsia="es-MX"/>
          <w14:ligatures w14:val="none"/>
        </w:rPr>
        <w:t>C04_EAdmin2_INEGI_2023</w:t>
      </w:r>
      <w:r w:rsidRPr="00EF5990">
        <w:rPr>
          <w:rFonts w:eastAsia="Times New Roman" w:cs="Times New Roman"/>
          <w:szCs w:val="18"/>
          <w:lang w:eastAsia="es-MX"/>
          <w14:ligatures w14:val="none"/>
        </w:rPr>
        <w:t> (1 y 3)</w:t>
      </w:r>
      <w:r>
        <w:rPr>
          <w:rFonts w:cs="Arial"/>
          <w:color w:val="000000"/>
          <w:szCs w:val="18"/>
        </w:rPr>
        <w:t xml:space="preserve"> y </w:t>
      </w:r>
      <w:r w:rsidRPr="00EF5990">
        <w:rPr>
          <w:rFonts w:eastAsia="Times New Roman" w:cs="Courier New"/>
          <w:szCs w:val="18"/>
          <w:lang w:eastAsia="es-MX"/>
          <w14:ligatures w14:val="none"/>
        </w:rPr>
        <w:t>C04_Modelo_Ordenamiento_Territorial_OP_PG_2023</w:t>
      </w:r>
      <w:r w:rsidRPr="00EF5990">
        <w:rPr>
          <w:rFonts w:eastAsia="Times New Roman" w:cs="Times New Roman"/>
          <w:szCs w:val="18"/>
          <w:lang w:eastAsia="es-MX"/>
          <w14:ligatures w14:val="none"/>
        </w:rPr>
        <w:t> (1 y 3)</w:t>
      </w:r>
      <w:r>
        <w:rPr>
          <w:rFonts w:eastAsia="Times New Roman" w:cs="Times New Roman"/>
          <w:szCs w:val="18"/>
          <w:lang w:eastAsia="es-MX"/>
          <w14:ligatures w14:val="none"/>
        </w:rPr>
        <w:t>.</w:t>
      </w:r>
    </w:p>
    <w:p w14:paraId="1EBEB5A3" w14:textId="77777777" w:rsidR="005F4B1B" w:rsidRPr="00377DA1" w:rsidRDefault="005F4B1B" w:rsidP="005F4B1B">
      <w:pPr>
        <w:spacing w:after="0"/>
        <w:rPr>
          <w:rFonts w:cs="Arial"/>
          <w:b/>
          <w:bCs/>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154AFE77" w14:textId="77777777" w:rsidR="005F4B1B" w:rsidRPr="00EF5990" w:rsidRDefault="005F4B1B">
      <w:pPr>
        <w:numPr>
          <w:ilvl w:val="0"/>
          <w:numId w:val="36"/>
        </w:numPr>
        <w:spacing w:after="0"/>
        <w:rPr>
          <w:rFonts w:cs="Arial"/>
          <w:color w:val="000000"/>
          <w:szCs w:val="18"/>
        </w:rPr>
      </w:pPr>
      <w:r w:rsidRPr="00377DA1">
        <w:rPr>
          <w:rFonts w:cs="Arial"/>
          <w:b/>
          <w:bCs/>
          <w:color w:val="000000"/>
          <w:szCs w:val="18"/>
        </w:rPr>
        <w:t>Aparato Estatal:</w:t>
      </w:r>
      <w:r w:rsidRPr="00377DA1">
        <w:rPr>
          <w:rStyle w:val="apple-converted-space"/>
          <w:rFonts w:cs="Arial"/>
          <w:color w:val="000000"/>
          <w:szCs w:val="18"/>
        </w:rPr>
        <w:t> </w:t>
      </w:r>
      <w:r w:rsidRPr="00EF5990">
        <w:rPr>
          <w:rFonts w:cs="Arial"/>
          <w:color w:val="000000"/>
          <w:szCs w:val="18"/>
        </w:rPr>
        <w:t>A nivel estatal, Campeche cuenta con un andamiaje sólido. El Poder Ejecutivo opera a través de 15 secretarías. La directriz territorial recae en la</w:t>
      </w:r>
      <w:r w:rsidRPr="00EF5990">
        <w:rPr>
          <w:rStyle w:val="apple-converted-space"/>
          <w:rFonts w:cs="Arial"/>
          <w:color w:val="000000"/>
          <w:szCs w:val="18"/>
        </w:rPr>
        <w:t> </w:t>
      </w:r>
      <w:r w:rsidRPr="00EF5990">
        <w:rPr>
          <w:rFonts w:cs="Arial"/>
          <w:color w:val="000000"/>
          <w:szCs w:val="18"/>
        </w:rPr>
        <w:t>SEDUMOP</w:t>
      </w:r>
      <w:r w:rsidRPr="00EF5990">
        <w:rPr>
          <w:rStyle w:val="apple-converted-space"/>
          <w:rFonts w:cs="Arial"/>
          <w:color w:val="000000"/>
          <w:szCs w:val="18"/>
        </w:rPr>
        <w:t> </w:t>
      </w:r>
      <w:r w:rsidRPr="00EF5990">
        <w:rPr>
          <w:rFonts w:cs="Arial"/>
          <w:color w:val="000000"/>
          <w:szCs w:val="18"/>
        </w:rPr>
        <w:t>(Secretaría de Desarrollo Urbano, Movilidad y Obras Públicas), la cual coordina las políticas de vivienda, prevención de riesgos e incrementos/decrementos de costos de obras. Se apoya en brazos técnicos como el</w:t>
      </w:r>
      <w:r w:rsidRPr="00EF5990">
        <w:rPr>
          <w:rStyle w:val="apple-converted-space"/>
          <w:rFonts w:cs="Arial"/>
          <w:color w:val="000000"/>
          <w:szCs w:val="18"/>
        </w:rPr>
        <w:t> </w:t>
      </w:r>
      <w:r w:rsidRPr="00EF5990">
        <w:rPr>
          <w:rFonts w:cs="Arial"/>
          <w:color w:val="000000"/>
          <w:szCs w:val="18"/>
        </w:rPr>
        <w:t>INFOCAM</w:t>
      </w:r>
      <w:r w:rsidRPr="00EF5990">
        <w:rPr>
          <w:rStyle w:val="apple-converted-space"/>
          <w:rFonts w:cs="Arial"/>
          <w:color w:val="000000"/>
          <w:szCs w:val="18"/>
        </w:rPr>
        <w:t> </w:t>
      </w:r>
      <w:r w:rsidRPr="00EF5990">
        <w:rPr>
          <w:rFonts w:cs="Arial"/>
          <w:color w:val="000000"/>
          <w:szCs w:val="18"/>
        </w:rPr>
        <w:t>(Instituto de Información Estadística, Geográfica y Catastral) para la gestión de datos territoriales, y la</w:t>
      </w:r>
      <w:r w:rsidRPr="00EF5990">
        <w:rPr>
          <w:rStyle w:val="apple-converted-space"/>
          <w:rFonts w:cs="Arial"/>
          <w:color w:val="000000"/>
          <w:szCs w:val="18"/>
        </w:rPr>
        <w:t> </w:t>
      </w:r>
      <w:r w:rsidRPr="00EF5990">
        <w:rPr>
          <w:rFonts w:cs="Arial"/>
          <w:color w:val="000000"/>
          <w:szCs w:val="18"/>
        </w:rPr>
        <w:t>SEMABICC</w:t>
      </w:r>
      <w:r w:rsidRPr="00EF5990">
        <w:rPr>
          <w:rStyle w:val="apple-converted-space"/>
          <w:rFonts w:cs="Arial"/>
          <w:color w:val="000000"/>
          <w:szCs w:val="18"/>
        </w:rPr>
        <w:t> </w:t>
      </w:r>
      <w:r w:rsidRPr="00EF5990">
        <w:rPr>
          <w:rFonts w:cs="Arial"/>
          <w:color w:val="000000"/>
          <w:szCs w:val="18"/>
        </w:rPr>
        <w:t>para las políticas de ordenamiento ambiental y energético.</w:t>
      </w:r>
    </w:p>
    <w:p w14:paraId="7910E34F" w14:textId="77777777" w:rsidR="005F4B1B" w:rsidRPr="00377DA1" w:rsidRDefault="005F4B1B">
      <w:pPr>
        <w:numPr>
          <w:ilvl w:val="0"/>
          <w:numId w:val="36"/>
        </w:numPr>
        <w:spacing w:after="0"/>
        <w:rPr>
          <w:rFonts w:cs="Arial"/>
          <w:color w:val="000000"/>
          <w:szCs w:val="18"/>
        </w:rPr>
      </w:pPr>
      <w:r w:rsidRPr="00377DA1">
        <w:rPr>
          <w:rFonts w:cs="Arial"/>
          <w:b/>
          <w:bCs/>
          <w:color w:val="000000"/>
          <w:szCs w:val="18"/>
        </w:rPr>
        <w:t>Administra</w:t>
      </w:r>
      <w:r>
        <w:rPr>
          <w:rFonts w:cs="Arial"/>
          <w:b/>
          <w:bCs/>
          <w:color w:val="000000"/>
          <w:szCs w:val="18"/>
        </w:rPr>
        <w:t>ción</w:t>
      </w:r>
      <w:r w:rsidRPr="00377DA1">
        <w:rPr>
          <w:rFonts w:cs="Arial"/>
          <w:b/>
          <w:bCs/>
          <w:color w:val="000000"/>
          <w:szCs w:val="18"/>
        </w:rPr>
        <w:t xml:space="preserve"> </w:t>
      </w:r>
      <w:r>
        <w:rPr>
          <w:rFonts w:cs="Arial"/>
          <w:b/>
          <w:bCs/>
          <w:color w:val="000000"/>
          <w:szCs w:val="18"/>
        </w:rPr>
        <w:t>m</w:t>
      </w:r>
      <w:r w:rsidRPr="00377DA1">
        <w:rPr>
          <w:rFonts w:cs="Arial"/>
          <w:b/>
          <w:bCs/>
          <w:color w:val="000000"/>
          <w:szCs w:val="18"/>
        </w:rPr>
        <w:t>unicipal:</w:t>
      </w:r>
      <w:r w:rsidRPr="00377DA1">
        <w:rPr>
          <w:rStyle w:val="apple-converted-space"/>
          <w:rFonts w:cs="Arial"/>
          <w:color w:val="000000"/>
          <w:szCs w:val="18"/>
        </w:rPr>
        <w:t> </w:t>
      </w:r>
      <w:r w:rsidRPr="00EF5990">
        <w:rPr>
          <w:rFonts w:cs="Arial"/>
          <w:color w:val="000000"/>
          <w:szCs w:val="18"/>
        </w:rPr>
        <w:t>En contraste con el Estado, los municipios operan con severas limitaciones técnicas. De los 13 municipios, el PEOTDU resalta que</w:t>
      </w:r>
      <w:r w:rsidRPr="00EF5990">
        <w:rPr>
          <w:rStyle w:val="apple-converted-space"/>
          <w:rFonts w:cs="Arial"/>
          <w:color w:val="000000"/>
          <w:szCs w:val="18"/>
        </w:rPr>
        <w:t> </w:t>
      </w:r>
      <w:r w:rsidRPr="00EF5990">
        <w:rPr>
          <w:rFonts w:cs="Arial"/>
          <w:color w:val="000000"/>
          <w:szCs w:val="18"/>
        </w:rPr>
        <w:t>únicamente Carmen cuenta con un IMPLAN</w:t>
      </w:r>
      <w:r w:rsidRPr="00EF5990">
        <w:rPr>
          <w:rStyle w:val="apple-converted-space"/>
          <w:rFonts w:cs="Arial"/>
          <w:color w:val="000000"/>
          <w:szCs w:val="18"/>
        </w:rPr>
        <w:t> </w:t>
      </w:r>
      <w:r w:rsidRPr="00EF5990">
        <w:rPr>
          <w:rFonts w:cs="Arial"/>
          <w:color w:val="000000"/>
          <w:szCs w:val="18"/>
        </w:rPr>
        <w:t>(Instituto Municipal de Planeación), el cual promueve la investigación, evaluación y monitoreo urbano a nivel local. El resto de las cabeceras depende casi enteramente de la SEDUMOP estatal.</w:t>
      </w:r>
    </w:p>
    <w:p w14:paraId="17ED43DD" w14:textId="77777777" w:rsidR="005F4B1B" w:rsidRPr="00377DA1" w:rsidRDefault="005F4B1B">
      <w:pPr>
        <w:numPr>
          <w:ilvl w:val="0"/>
          <w:numId w:val="36"/>
        </w:numPr>
        <w:spacing w:after="0"/>
        <w:rPr>
          <w:rFonts w:cs="Arial"/>
          <w:color w:val="000000"/>
          <w:szCs w:val="18"/>
        </w:rPr>
      </w:pPr>
      <w:r w:rsidRPr="00377DA1">
        <w:rPr>
          <w:rFonts w:cs="Arial"/>
          <w:b/>
          <w:bCs/>
          <w:color w:val="000000"/>
          <w:szCs w:val="18"/>
        </w:rPr>
        <w:t xml:space="preserve">Instrumentos de </w:t>
      </w:r>
      <w:r>
        <w:rPr>
          <w:rFonts w:cs="Arial"/>
          <w:b/>
          <w:bCs/>
          <w:color w:val="000000"/>
          <w:szCs w:val="18"/>
        </w:rPr>
        <w:t>g</w:t>
      </w:r>
      <w:r w:rsidRPr="00377DA1">
        <w:rPr>
          <w:rFonts w:cs="Arial"/>
          <w:b/>
          <w:bCs/>
          <w:color w:val="000000"/>
          <w:szCs w:val="18"/>
        </w:rPr>
        <w:t xml:space="preserve">estión del </w:t>
      </w:r>
      <w:r>
        <w:rPr>
          <w:rFonts w:cs="Arial"/>
          <w:b/>
          <w:bCs/>
          <w:color w:val="000000"/>
          <w:szCs w:val="18"/>
        </w:rPr>
        <w:t>s</w:t>
      </w:r>
      <w:r w:rsidRPr="00377DA1">
        <w:rPr>
          <w:rFonts w:cs="Arial"/>
          <w:b/>
          <w:bCs/>
          <w:color w:val="000000"/>
          <w:szCs w:val="18"/>
        </w:rPr>
        <w:t>uelo:</w:t>
      </w:r>
      <w:r w:rsidRPr="00377DA1">
        <w:rPr>
          <w:rStyle w:val="apple-converted-space"/>
          <w:rFonts w:cs="Arial"/>
          <w:color w:val="000000"/>
          <w:szCs w:val="18"/>
        </w:rPr>
        <w:t> </w:t>
      </w:r>
      <w:r w:rsidRPr="00EF5990">
        <w:rPr>
          <w:rFonts w:cs="Arial"/>
          <w:color w:val="000000"/>
          <w:szCs w:val="18"/>
        </w:rPr>
        <w:t>La planeación estatal (alineada a la ENOT y al POTR-SSE) advierte sobre la urgencia de gestionar "reservas territoriales" públicas para ofertar suelo con servicios y frenar la proliferación de Asentamientos Humanos Irregulares. El PEOTDU revela una falla crítica: existe la figura legal del</w:t>
      </w:r>
      <w:r w:rsidRPr="00EF5990">
        <w:rPr>
          <w:rStyle w:val="apple-converted-space"/>
          <w:rFonts w:cs="Arial"/>
          <w:color w:val="000000"/>
          <w:szCs w:val="18"/>
        </w:rPr>
        <w:t> </w:t>
      </w:r>
      <w:r w:rsidRPr="00EF5990">
        <w:rPr>
          <w:rFonts w:cs="Arial"/>
          <w:color w:val="000000"/>
          <w:szCs w:val="18"/>
        </w:rPr>
        <w:t>"Derechos de preferencia (derecho del tanto)", un instrumento que permite a la federación, estados y municipios adquirir predios de manera preferente para construir espacio público,</w:t>
      </w:r>
      <w:r w:rsidRPr="00EF5990">
        <w:rPr>
          <w:rStyle w:val="apple-converted-space"/>
          <w:rFonts w:cs="Arial"/>
          <w:color w:val="000000"/>
          <w:szCs w:val="18"/>
        </w:rPr>
        <w:t> </w:t>
      </w:r>
      <w:r w:rsidRPr="00EF5990">
        <w:rPr>
          <w:rFonts w:cs="Arial"/>
          <w:color w:val="000000"/>
          <w:szCs w:val="18"/>
        </w:rPr>
        <w:t>mismo que no ha sido aprovechado hasta el momento en la entidad.</w:t>
      </w:r>
    </w:p>
    <w:p w14:paraId="04513A00" w14:textId="77777777" w:rsidR="005F4B1B" w:rsidRPr="00377DA1" w:rsidRDefault="005F4B1B">
      <w:pPr>
        <w:numPr>
          <w:ilvl w:val="0"/>
          <w:numId w:val="36"/>
        </w:numPr>
        <w:spacing w:after="0"/>
        <w:rPr>
          <w:rFonts w:cs="Arial"/>
          <w:color w:val="000000"/>
          <w:szCs w:val="18"/>
        </w:rPr>
      </w:pPr>
      <w:r w:rsidRPr="00377DA1">
        <w:rPr>
          <w:rFonts w:cs="Arial"/>
          <w:b/>
          <w:bCs/>
          <w:color w:val="000000"/>
          <w:szCs w:val="18"/>
        </w:rPr>
        <w:t>Financiamiento:</w:t>
      </w:r>
      <w:r w:rsidRPr="00377DA1">
        <w:rPr>
          <w:rStyle w:val="apple-converted-space"/>
          <w:rFonts w:cs="Arial"/>
          <w:color w:val="000000"/>
          <w:szCs w:val="18"/>
        </w:rPr>
        <w:t> </w:t>
      </w:r>
      <w:r w:rsidRPr="00377DA1">
        <w:rPr>
          <w:rFonts w:cs="Arial"/>
          <w:color w:val="000000"/>
          <w:szCs w:val="18"/>
        </w:rPr>
        <w:t xml:space="preserve">El </w:t>
      </w:r>
      <w:r w:rsidRPr="00EF5990">
        <w:rPr>
          <w:rFonts w:cs="Arial"/>
          <w:color w:val="000000"/>
          <w:szCs w:val="18"/>
        </w:rPr>
        <w:t>documento subraya como reto fundamental la implementación de instrumentos de financiación, específicamente los de carácter</w:t>
      </w:r>
      <w:r w:rsidRPr="00EF5990">
        <w:rPr>
          <w:rStyle w:val="apple-converted-space"/>
          <w:rFonts w:cs="Arial"/>
          <w:color w:val="000000"/>
          <w:szCs w:val="18"/>
        </w:rPr>
        <w:t> </w:t>
      </w:r>
      <w:r w:rsidRPr="00EF5990">
        <w:rPr>
          <w:rFonts w:cs="Arial"/>
          <w:color w:val="000000"/>
          <w:szCs w:val="18"/>
        </w:rPr>
        <w:t>"tributario y de captura de valor". La falta de aplicación de estas herramientas impide que los gobiernos locales recuperen la inversión en infraestructura pública, dejando las ganancias exclusivamente en manos de la especulación inmobiliaria privada.</w:t>
      </w:r>
    </w:p>
    <w:p w14:paraId="3B2AB4C4"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Style w:val="apple-converted-space"/>
          <w:rFonts w:cs="Arial"/>
          <w:color w:val="000000"/>
          <w:szCs w:val="18"/>
        </w:rPr>
        <w:t xml:space="preserve"> </w:t>
      </w:r>
      <w:r w:rsidRPr="00377DA1">
        <w:rPr>
          <w:rFonts w:cs="Arial"/>
          <w:color w:val="000000"/>
          <w:szCs w:val="18"/>
        </w:rPr>
        <w:t>El PEOTDU desnuda la realidad administrativa del estado: tenemos leyes e instituciones estatales fuertes, pero Ayuntamientos rezagados. Mientras la SEDUMOP y el INFOCAM tienen la capacidad técnica para diseñar el ordenamiento, al bajar al nivel municipal nos topamos con que solo Carmen tiene un IMPLAN. ¿Cómo puede un municipio como Hopelchén o Calakmul regular la expansión de la frontera agrícola si no tiene un brazo técnico de planeación</w:t>
      </w:r>
      <w:r>
        <w:rPr>
          <w:rFonts w:cs="Arial"/>
          <w:color w:val="000000"/>
          <w:szCs w:val="18"/>
        </w:rPr>
        <w:t>?; e</w:t>
      </w:r>
      <w:r w:rsidRPr="00377DA1">
        <w:rPr>
          <w:rFonts w:cs="Arial"/>
          <w:color w:val="000000"/>
          <w:szCs w:val="18"/>
        </w:rPr>
        <w:t>l diagnóstico en este rubro nos da la pauta económica más importante del Monitor Social: el desarrollo urbano se tiene que financiar a sí mismo. El Estado y los municipios han dejado históricamente sobre la mesa instrumentos legales poderosísimos. Al no ejercer el</w:t>
      </w:r>
      <w:r w:rsidRPr="00377DA1">
        <w:rPr>
          <w:rStyle w:val="apple-converted-space"/>
          <w:rFonts w:cs="Arial"/>
          <w:color w:val="000000"/>
          <w:szCs w:val="18"/>
        </w:rPr>
        <w:t xml:space="preserve"> </w:t>
      </w:r>
      <w:r w:rsidRPr="00377DA1">
        <w:rPr>
          <w:rFonts w:cs="Arial"/>
          <w:color w:val="000000"/>
          <w:szCs w:val="18"/>
        </w:rPr>
        <w:t>derecho del tanto para adquirir reservas territoriales y al no aplicar esquemas de</w:t>
      </w:r>
      <w:r w:rsidRPr="00377DA1">
        <w:rPr>
          <w:rStyle w:val="apple-converted-space"/>
          <w:rFonts w:cs="Arial"/>
          <w:color w:val="000000"/>
          <w:szCs w:val="18"/>
        </w:rPr>
        <w:t xml:space="preserve"> </w:t>
      </w:r>
      <w:r w:rsidRPr="00377DA1">
        <w:rPr>
          <w:rFonts w:cs="Arial"/>
          <w:color w:val="000000"/>
          <w:szCs w:val="18"/>
        </w:rPr>
        <w:t>captura de valor</w:t>
      </w:r>
      <w:r w:rsidRPr="00377DA1">
        <w:rPr>
          <w:rStyle w:val="apple-converted-space"/>
          <w:rFonts w:cs="Arial"/>
          <w:color w:val="000000"/>
          <w:szCs w:val="18"/>
        </w:rPr>
        <w:t xml:space="preserve"> </w:t>
      </w:r>
      <w:r w:rsidRPr="00377DA1">
        <w:rPr>
          <w:rFonts w:cs="Arial"/>
          <w:color w:val="000000"/>
          <w:szCs w:val="18"/>
        </w:rPr>
        <w:t>(plusvalías), los ayuntamientos están renunciando a millones de pesos que podrían utilizarse para pavimentar y llevar agua a las colonias marginadas. Aprovechar la información catastral de INFOCAM le da al Estado la radiografía fiscal exacta para empezar a cobrar lo justo a los desarrollos privados que se benefician de las obras públicas, logrando por fin la anhelada suficiencia financiera local.</w:t>
      </w:r>
    </w:p>
    <w:p w14:paraId="7065A7D4"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60</w:t>
      </w:r>
      <w:r w:rsidRPr="00377DA1">
        <w:rPr>
          <w:sz w:val="18"/>
        </w:rPr>
        <w:fldChar w:fldCharType="end"/>
      </w:r>
      <w:r w:rsidRPr="00377DA1">
        <w:rPr>
          <w:sz w:val="18"/>
        </w:rPr>
        <w:t xml:space="preserve"> Ficha técnica Capacidades </w:t>
      </w:r>
      <w:r>
        <w:rPr>
          <w:sz w:val="18"/>
        </w:rPr>
        <w:t>a</w:t>
      </w:r>
      <w:r w:rsidRPr="00377DA1">
        <w:rPr>
          <w:sz w:val="18"/>
        </w:rPr>
        <w:t>dministrativa</w:t>
      </w:r>
      <w:r>
        <w:rPr>
          <w:sz w:val="18"/>
        </w:rPr>
        <w:t>s</w:t>
      </w:r>
    </w:p>
    <w:tbl>
      <w:tblPr>
        <w:tblStyle w:val="Tablaconcuadrcula"/>
        <w:tblW w:w="5000" w:type="pct"/>
        <w:tblLook w:val="04A0" w:firstRow="1" w:lastRow="0" w:firstColumn="1" w:lastColumn="0" w:noHBand="0" w:noVBand="1"/>
      </w:tblPr>
      <w:tblGrid>
        <w:gridCol w:w="1776"/>
        <w:gridCol w:w="1402"/>
        <w:gridCol w:w="1435"/>
        <w:gridCol w:w="4215"/>
      </w:tblGrid>
      <w:tr w:rsidR="005F4B1B" w:rsidRPr="00377DA1" w14:paraId="045E89EB" w14:textId="77777777" w:rsidTr="00BD2B64">
        <w:tc>
          <w:tcPr>
            <w:tcW w:w="5000" w:type="pct"/>
            <w:gridSpan w:val="4"/>
            <w:shd w:val="clear" w:color="auto" w:fill="156082"/>
            <w:vAlign w:val="center"/>
          </w:tcPr>
          <w:p w14:paraId="06E46E0D"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Capacidades administrativas</w:t>
            </w:r>
          </w:p>
        </w:tc>
      </w:tr>
      <w:tr w:rsidR="005F4B1B" w:rsidRPr="00377DA1" w14:paraId="7FDA3F0B" w14:textId="77777777" w:rsidTr="00BD2B64">
        <w:tc>
          <w:tcPr>
            <w:tcW w:w="1004" w:type="pct"/>
            <w:shd w:val="clear" w:color="auto" w:fill="156082"/>
            <w:vAlign w:val="center"/>
            <w:hideMark/>
          </w:tcPr>
          <w:p w14:paraId="39DDC1C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791" w:type="pct"/>
            <w:shd w:val="clear" w:color="auto" w:fill="156082"/>
            <w:vAlign w:val="center"/>
            <w:hideMark/>
          </w:tcPr>
          <w:p w14:paraId="0B5EEA99"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810" w:type="pct"/>
            <w:shd w:val="clear" w:color="auto" w:fill="156082"/>
            <w:vAlign w:val="center"/>
            <w:hideMark/>
          </w:tcPr>
          <w:p w14:paraId="535AAF1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395" w:type="pct"/>
            <w:shd w:val="clear" w:color="auto" w:fill="156082"/>
            <w:vAlign w:val="center"/>
            <w:hideMark/>
          </w:tcPr>
          <w:p w14:paraId="58FD134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26B4B2E2" w14:textId="77777777" w:rsidTr="00BD2B64">
        <w:tc>
          <w:tcPr>
            <w:tcW w:w="1004" w:type="pct"/>
            <w:vAlign w:val="center"/>
            <w:hideMark/>
          </w:tcPr>
          <w:p w14:paraId="72B19389" w14:textId="77777777" w:rsidR="005F4B1B" w:rsidRPr="00C83420" w:rsidRDefault="005F4B1B" w:rsidP="00BD2B64">
            <w:pPr>
              <w:jc w:val="center"/>
              <w:rPr>
                <w:rFonts w:cs="Arial"/>
                <w:sz w:val="16"/>
                <w:szCs w:val="16"/>
              </w:rPr>
            </w:pPr>
            <w:r w:rsidRPr="00C83420">
              <w:rPr>
                <w:rFonts w:cs="Arial"/>
                <w:sz w:val="16"/>
                <w:szCs w:val="16"/>
              </w:rPr>
              <w:t xml:space="preserve">Mide el músculo burocrático y fiscal de las autoridades </w:t>
            </w:r>
            <w:r w:rsidRPr="00C83420">
              <w:rPr>
                <w:rFonts w:cs="Arial"/>
                <w:sz w:val="16"/>
                <w:szCs w:val="16"/>
              </w:rPr>
              <w:lastRenderedPageBreak/>
              <w:t>para ordenar el territorio, evidenciando la falta de institutos de planeación municipales y el desaprovechamiento de instrumentos financieros.</w:t>
            </w:r>
          </w:p>
        </w:tc>
        <w:tc>
          <w:tcPr>
            <w:tcW w:w="791" w:type="pct"/>
            <w:vAlign w:val="center"/>
            <w:hideMark/>
          </w:tcPr>
          <w:p w14:paraId="2175E96E" w14:textId="77777777" w:rsidR="005F4B1B" w:rsidRPr="00C83420" w:rsidRDefault="005F4B1B" w:rsidP="00BD2B64">
            <w:pPr>
              <w:jc w:val="center"/>
              <w:rPr>
                <w:rFonts w:cs="Arial"/>
                <w:sz w:val="16"/>
                <w:szCs w:val="16"/>
              </w:rPr>
            </w:pPr>
            <w:r w:rsidRPr="00C83420">
              <w:rPr>
                <w:rFonts w:cs="Arial"/>
                <w:sz w:val="16"/>
                <w:szCs w:val="16"/>
              </w:rPr>
              <w:lastRenderedPageBreak/>
              <w:t>Análisis del aparato gubernament</w:t>
            </w:r>
            <w:r w:rsidRPr="00C83420">
              <w:rPr>
                <w:rFonts w:cs="Arial"/>
                <w:sz w:val="16"/>
                <w:szCs w:val="16"/>
              </w:rPr>
              <w:lastRenderedPageBreak/>
              <w:t>al, los instrumentos de gestión de suelo (reservas) y los mecanismos de financiamiento urbano (plusvalías).</w:t>
            </w:r>
          </w:p>
        </w:tc>
        <w:tc>
          <w:tcPr>
            <w:tcW w:w="810" w:type="pct"/>
            <w:vAlign w:val="center"/>
            <w:hideMark/>
          </w:tcPr>
          <w:p w14:paraId="4388E1C6" w14:textId="77777777" w:rsidR="005F4B1B" w:rsidRPr="00C83420" w:rsidRDefault="005F4B1B" w:rsidP="00BD2B64">
            <w:pPr>
              <w:jc w:val="center"/>
              <w:rPr>
                <w:rFonts w:cs="Arial"/>
                <w:sz w:val="16"/>
                <w:szCs w:val="16"/>
              </w:rPr>
            </w:pPr>
            <w:r w:rsidRPr="00C83420">
              <w:rPr>
                <w:rFonts w:cs="Arial"/>
                <w:sz w:val="16"/>
                <w:szCs w:val="16"/>
              </w:rPr>
              <w:lastRenderedPageBreak/>
              <w:t>- Dependencias reguladoras.</w:t>
            </w:r>
          </w:p>
          <w:p w14:paraId="754A4756" w14:textId="77777777" w:rsidR="005F4B1B" w:rsidRPr="00C83420" w:rsidRDefault="005F4B1B" w:rsidP="00BD2B64">
            <w:pPr>
              <w:jc w:val="center"/>
              <w:rPr>
                <w:rFonts w:cs="Arial"/>
                <w:sz w:val="16"/>
                <w:szCs w:val="16"/>
              </w:rPr>
            </w:pPr>
            <w:r w:rsidRPr="00C83420">
              <w:rPr>
                <w:rFonts w:cs="Arial"/>
                <w:sz w:val="16"/>
                <w:szCs w:val="16"/>
              </w:rPr>
              <w:lastRenderedPageBreak/>
              <w:t>- Existencia de IMPLANes.</w:t>
            </w:r>
          </w:p>
          <w:p w14:paraId="3D9FA95A" w14:textId="77777777" w:rsidR="005F4B1B" w:rsidRPr="00C83420" w:rsidRDefault="005F4B1B" w:rsidP="00BD2B64">
            <w:pPr>
              <w:jc w:val="center"/>
              <w:rPr>
                <w:rFonts w:cs="Arial"/>
                <w:sz w:val="16"/>
                <w:szCs w:val="16"/>
              </w:rPr>
            </w:pPr>
            <w:r w:rsidRPr="00C83420">
              <w:rPr>
                <w:rFonts w:cs="Arial"/>
                <w:sz w:val="16"/>
                <w:szCs w:val="16"/>
              </w:rPr>
              <w:t>- Aplicación del Derecho del tanto.</w:t>
            </w:r>
          </w:p>
          <w:p w14:paraId="3130A5F5" w14:textId="77777777" w:rsidR="005F4B1B" w:rsidRPr="00C83420" w:rsidRDefault="005F4B1B" w:rsidP="00BD2B64">
            <w:pPr>
              <w:jc w:val="center"/>
              <w:rPr>
                <w:rFonts w:cs="Arial"/>
                <w:sz w:val="16"/>
                <w:szCs w:val="16"/>
              </w:rPr>
            </w:pPr>
            <w:r w:rsidRPr="00C83420">
              <w:rPr>
                <w:rFonts w:cs="Arial"/>
                <w:sz w:val="16"/>
                <w:szCs w:val="16"/>
              </w:rPr>
              <w:t>- Captura de valor/Tributarios.</w:t>
            </w:r>
          </w:p>
        </w:tc>
        <w:tc>
          <w:tcPr>
            <w:tcW w:w="2395" w:type="pct"/>
            <w:vAlign w:val="center"/>
            <w:hideMark/>
          </w:tcPr>
          <w:p w14:paraId="325B6DB0" w14:textId="77777777" w:rsidR="005F4B1B" w:rsidRPr="00C83420" w:rsidRDefault="005F4B1B" w:rsidP="00BD2B64">
            <w:pPr>
              <w:jc w:val="center"/>
              <w:rPr>
                <w:rFonts w:eastAsia="Times New Roman" w:cs="Times New Roman"/>
                <w:sz w:val="16"/>
                <w:szCs w:val="16"/>
                <w:lang w:eastAsia="es-MX"/>
                <w14:ligatures w14:val="none"/>
              </w:rPr>
            </w:pPr>
            <w:r w:rsidRPr="00C83420">
              <w:rPr>
                <w:rFonts w:eastAsia="Times New Roman" w:cs="Courier New"/>
                <w:sz w:val="16"/>
                <w:szCs w:val="16"/>
                <w:lang w:eastAsia="es-MX"/>
                <w14:ligatures w14:val="none"/>
              </w:rPr>
              <w:lastRenderedPageBreak/>
              <w:t>C04_EAdmin2_INEGI_2023</w:t>
            </w:r>
            <w:r w:rsidRPr="00C83420">
              <w:rPr>
                <w:rFonts w:eastAsia="Times New Roman" w:cs="Times New Roman"/>
                <w:sz w:val="16"/>
                <w:szCs w:val="16"/>
                <w:lang w:eastAsia="es-MX"/>
                <w14:ligatures w14:val="none"/>
              </w:rPr>
              <w:t> (1 y 3)</w:t>
            </w:r>
          </w:p>
          <w:p w14:paraId="788BCFED" w14:textId="77777777" w:rsidR="005F4B1B" w:rsidRPr="00C83420" w:rsidRDefault="005F4B1B" w:rsidP="00BD2B64">
            <w:pPr>
              <w:jc w:val="center"/>
              <w:rPr>
                <w:rFonts w:eastAsia="Times New Roman" w:cs="Times New Roman"/>
                <w:sz w:val="16"/>
                <w:szCs w:val="16"/>
                <w:lang w:eastAsia="es-MX"/>
                <w14:ligatures w14:val="none"/>
              </w:rPr>
            </w:pPr>
            <w:r w:rsidRPr="00C83420">
              <w:rPr>
                <w:rFonts w:eastAsia="Times New Roman" w:cs="Courier New"/>
                <w:sz w:val="16"/>
                <w:szCs w:val="16"/>
                <w:lang w:eastAsia="es-MX"/>
                <w14:ligatures w14:val="none"/>
              </w:rPr>
              <w:t>C04_Modelo_Ordenamiento_Territorial_OP_PG_2023</w:t>
            </w:r>
            <w:r w:rsidRPr="00C83420">
              <w:rPr>
                <w:rFonts w:eastAsia="Times New Roman" w:cs="Times New Roman"/>
                <w:sz w:val="16"/>
                <w:szCs w:val="16"/>
                <w:lang w:eastAsia="es-MX"/>
                <w14:ligatures w14:val="none"/>
              </w:rPr>
              <w:t> (1 y 3)</w:t>
            </w:r>
          </w:p>
        </w:tc>
      </w:tr>
      <w:tr w:rsidR="005F4B1B" w:rsidRPr="00377DA1" w14:paraId="7E44E9C7" w14:textId="77777777" w:rsidTr="00BD2B64">
        <w:tc>
          <w:tcPr>
            <w:tcW w:w="0" w:type="auto"/>
            <w:gridSpan w:val="4"/>
            <w:shd w:val="clear" w:color="auto" w:fill="156082"/>
            <w:vAlign w:val="center"/>
            <w:hideMark/>
          </w:tcPr>
          <w:p w14:paraId="7D3F3E45"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399A7B76" w14:textId="77777777" w:rsidTr="00BD2B64">
        <w:tc>
          <w:tcPr>
            <w:tcW w:w="1795" w:type="pct"/>
            <w:gridSpan w:val="2"/>
            <w:shd w:val="clear" w:color="auto" w:fill="156082" w:themeFill="accent1"/>
            <w:vAlign w:val="center"/>
            <w:hideMark/>
          </w:tcPr>
          <w:p w14:paraId="34C97C4B" w14:textId="77777777" w:rsidR="005F4B1B" w:rsidRPr="00C83420" w:rsidRDefault="005F4B1B" w:rsidP="00BD2B64">
            <w:pPr>
              <w:jc w:val="center"/>
              <w:rPr>
                <w:rFonts w:cs="Arial"/>
                <w:b/>
                <w:bCs/>
                <w:color w:val="FFFFFF" w:themeColor="background1"/>
                <w:szCs w:val="18"/>
              </w:rPr>
            </w:pPr>
            <w:r w:rsidRPr="00C83420">
              <w:rPr>
                <w:rFonts w:cs="Arial"/>
                <w:b/>
                <w:bCs/>
                <w:color w:val="FFFFFF" w:themeColor="background1"/>
                <w:szCs w:val="18"/>
              </w:rPr>
              <w:t>Aparato Administrativo Estatal</w:t>
            </w:r>
          </w:p>
        </w:tc>
        <w:tc>
          <w:tcPr>
            <w:tcW w:w="3205" w:type="pct"/>
            <w:gridSpan w:val="2"/>
            <w:shd w:val="clear" w:color="auto" w:fill="156082" w:themeFill="accent1"/>
            <w:vAlign w:val="center"/>
            <w:hideMark/>
          </w:tcPr>
          <w:p w14:paraId="30B20C9C" w14:textId="77777777" w:rsidR="005F4B1B" w:rsidRPr="00C83420" w:rsidRDefault="005F4B1B" w:rsidP="00BD2B64">
            <w:pPr>
              <w:jc w:val="center"/>
              <w:rPr>
                <w:rFonts w:cs="Arial"/>
                <w:b/>
                <w:bCs/>
                <w:color w:val="FFFFFF" w:themeColor="background1"/>
                <w:szCs w:val="18"/>
              </w:rPr>
            </w:pPr>
            <w:r w:rsidRPr="00C83420">
              <w:rPr>
                <w:rFonts w:cs="Arial"/>
                <w:b/>
                <w:bCs/>
                <w:color w:val="FFFFFF" w:themeColor="background1"/>
                <w:szCs w:val="18"/>
              </w:rPr>
              <w:t>Dependencias Clave</w:t>
            </w:r>
          </w:p>
        </w:tc>
      </w:tr>
      <w:tr w:rsidR="005F4B1B" w:rsidRPr="00377DA1" w14:paraId="47246AF6" w14:textId="77777777" w:rsidTr="00BD2B64">
        <w:tc>
          <w:tcPr>
            <w:tcW w:w="1795" w:type="pct"/>
            <w:gridSpan w:val="2"/>
            <w:vAlign w:val="center"/>
            <w:hideMark/>
          </w:tcPr>
          <w:p w14:paraId="767F3FF2" w14:textId="77777777" w:rsidR="005F4B1B" w:rsidRPr="00C83420" w:rsidRDefault="005F4B1B" w:rsidP="00BD2B64">
            <w:pPr>
              <w:jc w:val="center"/>
              <w:rPr>
                <w:rFonts w:cs="Arial"/>
                <w:sz w:val="16"/>
                <w:szCs w:val="16"/>
              </w:rPr>
            </w:pPr>
            <w:r w:rsidRPr="00C83420">
              <w:rPr>
                <w:rFonts w:cs="Arial"/>
                <w:sz w:val="16"/>
                <w:szCs w:val="16"/>
              </w:rPr>
              <w:t>SEDUMOP</w:t>
            </w:r>
          </w:p>
        </w:tc>
        <w:tc>
          <w:tcPr>
            <w:tcW w:w="3205" w:type="pct"/>
            <w:gridSpan w:val="2"/>
            <w:vAlign w:val="center"/>
            <w:hideMark/>
          </w:tcPr>
          <w:p w14:paraId="0AC51E34" w14:textId="77777777" w:rsidR="005F4B1B" w:rsidRPr="00C83420" w:rsidRDefault="005F4B1B" w:rsidP="00BD2B64">
            <w:pPr>
              <w:jc w:val="center"/>
              <w:rPr>
                <w:rFonts w:cs="Arial"/>
                <w:sz w:val="16"/>
                <w:szCs w:val="16"/>
              </w:rPr>
            </w:pPr>
            <w:r w:rsidRPr="00C83420">
              <w:rPr>
                <w:rFonts w:cs="Arial"/>
                <w:sz w:val="16"/>
                <w:szCs w:val="16"/>
              </w:rPr>
              <w:t>Ente rector de asentamientos humanos, movilidad, riesgos y vivienda.</w:t>
            </w:r>
          </w:p>
        </w:tc>
      </w:tr>
      <w:tr w:rsidR="005F4B1B" w:rsidRPr="00377DA1" w14:paraId="6C023347" w14:textId="77777777" w:rsidTr="00BD2B64">
        <w:tc>
          <w:tcPr>
            <w:tcW w:w="1795" w:type="pct"/>
            <w:gridSpan w:val="2"/>
            <w:vAlign w:val="center"/>
            <w:hideMark/>
          </w:tcPr>
          <w:p w14:paraId="5B283070" w14:textId="77777777" w:rsidR="005F4B1B" w:rsidRPr="00C83420" w:rsidRDefault="005F4B1B" w:rsidP="00BD2B64">
            <w:pPr>
              <w:jc w:val="center"/>
              <w:rPr>
                <w:rFonts w:cs="Arial"/>
                <w:sz w:val="16"/>
                <w:szCs w:val="16"/>
              </w:rPr>
            </w:pPr>
            <w:r w:rsidRPr="00C83420">
              <w:rPr>
                <w:rFonts w:cs="Arial"/>
                <w:sz w:val="16"/>
                <w:szCs w:val="16"/>
              </w:rPr>
              <w:t>INFOCAM</w:t>
            </w:r>
          </w:p>
        </w:tc>
        <w:tc>
          <w:tcPr>
            <w:tcW w:w="3205" w:type="pct"/>
            <w:gridSpan w:val="2"/>
            <w:vAlign w:val="center"/>
            <w:hideMark/>
          </w:tcPr>
          <w:p w14:paraId="2FD7270F" w14:textId="77777777" w:rsidR="005F4B1B" w:rsidRPr="00C83420" w:rsidRDefault="005F4B1B" w:rsidP="00BD2B64">
            <w:pPr>
              <w:jc w:val="center"/>
              <w:rPr>
                <w:rFonts w:cs="Arial"/>
                <w:sz w:val="16"/>
                <w:szCs w:val="16"/>
              </w:rPr>
            </w:pPr>
            <w:r w:rsidRPr="00C83420">
              <w:rPr>
                <w:rFonts w:cs="Arial"/>
                <w:sz w:val="16"/>
                <w:szCs w:val="16"/>
              </w:rPr>
              <w:t>Soporte técnico de información estadística, geográfica y catastral.</w:t>
            </w:r>
          </w:p>
        </w:tc>
      </w:tr>
      <w:tr w:rsidR="005F4B1B" w:rsidRPr="00377DA1" w14:paraId="0BE822E4" w14:textId="77777777" w:rsidTr="00BD2B64">
        <w:tc>
          <w:tcPr>
            <w:tcW w:w="1795" w:type="pct"/>
            <w:gridSpan w:val="2"/>
            <w:shd w:val="clear" w:color="auto" w:fill="156082"/>
            <w:vAlign w:val="center"/>
            <w:hideMark/>
          </w:tcPr>
          <w:p w14:paraId="2B7619E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Aparato Administrativo Municipal</w:t>
            </w:r>
          </w:p>
        </w:tc>
        <w:tc>
          <w:tcPr>
            <w:tcW w:w="3205" w:type="pct"/>
            <w:gridSpan w:val="2"/>
            <w:shd w:val="clear" w:color="auto" w:fill="156082"/>
            <w:vAlign w:val="center"/>
            <w:hideMark/>
          </w:tcPr>
          <w:p w14:paraId="6CCCE7D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Brecha Institucional</w:t>
            </w:r>
          </w:p>
        </w:tc>
      </w:tr>
      <w:tr w:rsidR="005F4B1B" w:rsidRPr="00377DA1" w14:paraId="41C11B90" w14:textId="77777777" w:rsidTr="00BD2B64">
        <w:tc>
          <w:tcPr>
            <w:tcW w:w="1795" w:type="pct"/>
            <w:gridSpan w:val="2"/>
            <w:vAlign w:val="center"/>
            <w:hideMark/>
          </w:tcPr>
          <w:p w14:paraId="638F4663" w14:textId="77777777" w:rsidR="005F4B1B" w:rsidRPr="00C83420" w:rsidRDefault="005F4B1B" w:rsidP="00BD2B64">
            <w:pPr>
              <w:jc w:val="center"/>
              <w:rPr>
                <w:rFonts w:cs="Arial"/>
                <w:sz w:val="16"/>
                <w:szCs w:val="16"/>
              </w:rPr>
            </w:pPr>
            <w:r w:rsidRPr="00C83420">
              <w:rPr>
                <w:rFonts w:cs="Arial"/>
                <w:sz w:val="16"/>
                <w:szCs w:val="16"/>
              </w:rPr>
              <w:t>Instituto Municipal de Planeación (IMPLAN)</w:t>
            </w:r>
          </w:p>
        </w:tc>
        <w:tc>
          <w:tcPr>
            <w:tcW w:w="3205" w:type="pct"/>
            <w:gridSpan w:val="2"/>
            <w:vAlign w:val="center"/>
            <w:hideMark/>
          </w:tcPr>
          <w:p w14:paraId="0A8C41B3" w14:textId="77777777" w:rsidR="005F4B1B" w:rsidRPr="00C83420" w:rsidRDefault="005F4B1B" w:rsidP="00BD2B64">
            <w:pPr>
              <w:jc w:val="center"/>
              <w:rPr>
                <w:rFonts w:cs="Arial"/>
                <w:sz w:val="16"/>
                <w:szCs w:val="16"/>
              </w:rPr>
            </w:pPr>
            <w:r w:rsidRPr="00C83420">
              <w:rPr>
                <w:rFonts w:cs="Arial"/>
                <w:sz w:val="16"/>
                <w:szCs w:val="16"/>
              </w:rPr>
              <w:t>Únicamente presente en el municipio de</w:t>
            </w:r>
            <w:r w:rsidRPr="00C83420">
              <w:rPr>
                <w:rStyle w:val="apple-converted-space"/>
                <w:rFonts w:cs="Arial"/>
                <w:sz w:val="16"/>
                <w:szCs w:val="16"/>
              </w:rPr>
              <w:t> </w:t>
            </w:r>
            <w:r w:rsidRPr="00C83420">
              <w:rPr>
                <w:rFonts w:cs="Arial"/>
                <w:sz w:val="16"/>
                <w:szCs w:val="16"/>
              </w:rPr>
              <w:t>Carmen. Los otros 12 municipios carecen de este organismo descentralizado.</w:t>
            </w:r>
          </w:p>
        </w:tc>
      </w:tr>
      <w:tr w:rsidR="005F4B1B" w:rsidRPr="00377DA1" w14:paraId="74697FA0" w14:textId="77777777" w:rsidTr="00BD2B64">
        <w:tc>
          <w:tcPr>
            <w:tcW w:w="1795" w:type="pct"/>
            <w:gridSpan w:val="2"/>
            <w:vAlign w:val="center"/>
            <w:hideMark/>
          </w:tcPr>
          <w:p w14:paraId="284B2B3F" w14:textId="77777777" w:rsidR="005F4B1B" w:rsidRPr="00C83420" w:rsidRDefault="005F4B1B" w:rsidP="00BD2B64">
            <w:pPr>
              <w:jc w:val="center"/>
              <w:rPr>
                <w:rFonts w:cs="Arial"/>
                <w:sz w:val="16"/>
                <w:szCs w:val="16"/>
              </w:rPr>
            </w:pPr>
            <w:r w:rsidRPr="00C83420">
              <w:rPr>
                <w:rFonts w:cs="Arial"/>
                <w:sz w:val="16"/>
                <w:szCs w:val="16"/>
              </w:rPr>
              <w:t>Instrumentos de Gestión y Suelo (Déficit)</w:t>
            </w:r>
          </w:p>
        </w:tc>
        <w:tc>
          <w:tcPr>
            <w:tcW w:w="3205" w:type="pct"/>
            <w:gridSpan w:val="2"/>
            <w:vAlign w:val="center"/>
            <w:hideMark/>
          </w:tcPr>
          <w:p w14:paraId="66C6D1BF" w14:textId="77777777" w:rsidR="005F4B1B" w:rsidRPr="00C83420" w:rsidRDefault="005F4B1B" w:rsidP="00BD2B64">
            <w:pPr>
              <w:jc w:val="center"/>
              <w:rPr>
                <w:rFonts w:cs="Arial"/>
                <w:sz w:val="16"/>
                <w:szCs w:val="16"/>
              </w:rPr>
            </w:pPr>
            <w:r w:rsidRPr="00C83420">
              <w:rPr>
                <w:rFonts w:cs="Arial"/>
                <w:sz w:val="16"/>
                <w:szCs w:val="16"/>
              </w:rPr>
              <w:t>Herramientas desaprovechadas</w:t>
            </w:r>
          </w:p>
        </w:tc>
      </w:tr>
      <w:tr w:rsidR="005F4B1B" w:rsidRPr="00377DA1" w14:paraId="4BF89F57" w14:textId="77777777" w:rsidTr="00BD2B64">
        <w:tc>
          <w:tcPr>
            <w:tcW w:w="1795" w:type="pct"/>
            <w:gridSpan w:val="2"/>
            <w:vAlign w:val="center"/>
            <w:hideMark/>
          </w:tcPr>
          <w:p w14:paraId="0E5204E7" w14:textId="77777777" w:rsidR="005F4B1B" w:rsidRPr="00C83420" w:rsidRDefault="005F4B1B" w:rsidP="00BD2B64">
            <w:pPr>
              <w:jc w:val="center"/>
              <w:rPr>
                <w:rFonts w:cs="Arial"/>
                <w:sz w:val="16"/>
                <w:szCs w:val="16"/>
              </w:rPr>
            </w:pPr>
            <w:r w:rsidRPr="00C83420">
              <w:rPr>
                <w:rFonts w:cs="Arial"/>
                <w:sz w:val="16"/>
                <w:szCs w:val="16"/>
              </w:rPr>
              <w:t>Derecho de Preferencia (Derecho del tanto)</w:t>
            </w:r>
          </w:p>
        </w:tc>
        <w:tc>
          <w:tcPr>
            <w:tcW w:w="3205" w:type="pct"/>
            <w:gridSpan w:val="2"/>
            <w:vAlign w:val="center"/>
            <w:hideMark/>
          </w:tcPr>
          <w:p w14:paraId="7B92DB6B" w14:textId="77777777" w:rsidR="005F4B1B" w:rsidRPr="00C83420" w:rsidRDefault="005F4B1B" w:rsidP="00BD2B64">
            <w:pPr>
              <w:jc w:val="center"/>
              <w:rPr>
                <w:rFonts w:cs="Arial"/>
                <w:sz w:val="16"/>
                <w:szCs w:val="16"/>
              </w:rPr>
            </w:pPr>
            <w:r w:rsidRPr="00C83420">
              <w:rPr>
                <w:rFonts w:cs="Arial"/>
                <w:sz w:val="16"/>
                <w:szCs w:val="16"/>
              </w:rPr>
              <w:t>Capacidad de adquirir predios preferentemente para espacio público.</w:t>
            </w:r>
            <w:r w:rsidRPr="00C83420">
              <w:rPr>
                <w:rStyle w:val="apple-converted-space"/>
                <w:rFonts w:cs="Arial"/>
                <w:sz w:val="16"/>
                <w:szCs w:val="16"/>
              </w:rPr>
              <w:t> </w:t>
            </w:r>
            <w:r w:rsidRPr="00C83420">
              <w:rPr>
                <w:rFonts w:cs="Arial"/>
                <w:sz w:val="16"/>
                <w:szCs w:val="16"/>
              </w:rPr>
              <w:t>Status: No aprovechado hasta el momento.</w:t>
            </w:r>
          </w:p>
        </w:tc>
      </w:tr>
      <w:tr w:rsidR="005F4B1B" w:rsidRPr="00377DA1" w14:paraId="046A6FA5" w14:textId="77777777" w:rsidTr="00BD2B64">
        <w:tc>
          <w:tcPr>
            <w:tcW w:w="1795" w:type="pct"/>
            <w:gridSpan w:val="2"/>
            <w:vAlign w:val="center"/>
            <w:hideMark/>
          </w:tcPr>
          <w:p w14:paraId="1C05B608" w14:textId="77777777" w:rsidR="005F4B1B" w:rsidRPr="00C83420" w:rsidRDefault="005F4B1B" w:rsidP="00BD2B64">
            <w:pPr>
              <w:jc w:val="center"/>
              <w:rPr>
                <w:rFonts w:cs="Arial"/>
                <w:sz w:val="16"/>
                <w:szCs w:val="16"/>
              </w:rPr>
            </w:pPr>
            <w:r w:rsidRPr="00C83420">
              <w:rPr>
                <w:rFonts w:cs="Arial"/>
                <w:sz w:val="16"/>
                <w:szCs w:val="16"/>
              </w:rPr>
              <w:t>Reservas Territoriales</w:t>
            </w:r>
          </w:p>
        </w:tc>
        <w:tc>
          <w:tcPr>
            <w:tcW w:w="3205" w:type="pct"/>
            <w:gridSpan w:val="2"/>
            <w:vAlign w:val="center"/>
            <w:hideMark/>
          </w:tcPr>
          <w:p w14:paraId="22251A30" w14:textId="77777777" w:rsidR="005F4B1B" w:rsidRPr="00C83420" w:rsidRDefault="005F4B1B" w:rsidP="00BD2B64">
            <w:pPr>
              <w:jc w:val="center"/>
              <w:rPr>
                <w:rFonts w:cs="Arial"/>
                <w:sz w:val="16"/>
                <w:szCs w:val="16"/>
              </w:rPr>
            </w:pPr>
            <w:r w:rsidRPr="00C83420">
              <w:rPr>
                <w:rFonts w:cs="Arial"/>
                <w:sz w:val="16"/>
                <w:szCs w:val="16"/>
              </w:rPr>
              <w:t>Urgencia de adquisición para evitar la especulación inmobiliaria y los asentamientos irregulares.</w:t>
            </w:r>
          </w:p>
        </w:tc>
      </w:tr>
      <w:tr w:rsidR="005F4B1B" w:rsidRPr="00377DA1" w14:paraId="5B652116" w14:textId="77777777" w:rsidTr="00BD2B64">
        <w:tc>
          <w:tcPr>
            <w:tcW w:w="1795" w:type="pct"/>
            <w:gridSpan w:val="2"/>
            <w:vAlign w:val="center"/>
            <w:hideMark/>
          </w:tcPr>
          <w:p w14:paraId="0249B602" w14:textId="77777777" w:rsidR="005F4B1B" w:rsidRPr="00C83420" w:rsidRDefault="005F4B1B" w:rsidP="00BD2B64">
            <w:pPr>
              <w:jc w:val="center"/>
              <w:rPr>
                <w:rFonts w:cs="Arial"/>
                <w:sz w:val="16"/>
                <w:szCs w:val="16"/>
              </w:rPr>
            </w:pPr>
            <w:r w:rsidRPr="00C83420">
              <w:rPr>
                <w:rFonts w:cs="Arial"/>
                <w:sz w:val="16"/>
                <w:szCs w:val="16"/>
              </w:rPr>
              <w:t>Mecanismos de Financiamiento Urbano</w:t>
            </w:r>
          </w:p>
        </w:tc>
        <w:tc>
          <w:tcPr>
            <w:tcW w:w="3205" w:type="pct"/>
            <w:gridSpan w:val="2"/>
            <w:vAlign w:val="center"/>
            <w:hideMark/>
          </w:tcPr>
          <w:p w14:paraId="60D80C84" w14:textId="77777777" w:rsidR="005F4B1B" w:rsidRPr="00C83420" w:rsidRDefault="005F4B1B" w:rsidP="00BD2B64">
            <w:pPr>
              <w:jc w:val="center"/>
              <w:rPr>
                <w:rFonts w:cs="Arial"/>
                <w:sz w:val="16"/>
                <w:szCs w:val="16"/>
              </w:rPr>
            </w:pPr>
            <w:r w:rsidRPr="00C83420">
              <w:rPr>
                <w:rFonts w:cs="Arial"/>
                <w:sz w:val="16"/>
                <w:szCs w:val="16"/>
              </w:rPr>
              <w:t>Status Institucional</w:t>
            </w:r>
          </w:p>
        </w:tc>
      </w:tr>
      <w:tr w:rsidR="005F4B1B" w:rsidRPr="00377DA1" w14:paraId="07965481" w14:textId="77777777" w:rsidTr="00BD2B64">
        <w:tc>
          <w:tcPr>
            <w:tcW w:w="1795" w:type="pct"/>
            <w:gridSpan w:val="2"/>
            <w:vAlign w:val="center"/>
            <w:hideMark/>
          </w:tcPr>
          <w:p w14:paraId="51B32082" w14:textId="77777777" w:rsidR="005F4B1B" w:rsidRPr="00C83420" w:rsidRDefault="005F4B1B" w:rsidP="00BD2B64">
            <w:pPr>
              <w:jc w:val="center"/>
              <w:rPr>
                <w:rFonts w:cs="Arial"/>
                <w:sz w:val="16"/>
                <w:szCs w:val="16"/>
              </w:rPr>
            </w:pPr>
            <w:r w:rsidRPr="00C83420">
              <w:rPr>
                <w:rFonts w:cs="Arial"/>
                <w:sz w:val="16"/>
                <w:szCs w:val="16"/>
              </w:rPr>
              <w:t>Instrumentos tributarios y de captura de valor</w:t>
            </w:r>
          </w:p>
        </w:tc>
        <w:tc>
          <w:tcPr>
            <w:tcW w:w="3205" w:type="pct"/>
            <w:gridSpan w:val="2"/>
            <w:vAlign w:val="center"/>
            <w:hideMark/>
          </w:tcPr>
          <w:p w14:paraId="5FF2FB0F" w14:textId="77777777" w:rsidR="005F4B1B" w:rsidRPr="00C83420" w:rsidRDefault="005F4B1B" w:rsidP="00BD2B64">
            <w:pPr>
              <w:jc w:val="center"/>
              <w:rPr>
                <w:rFonts w:cs="Arial"/>
                <w:sz w:val="16"/>
                <w:szCs w:val="16"/>
              </w:rPr>
            </w:pPr>
            <w:r w:rsidRPr="00C83420">
              <w:rPr>
                <w:rFonts w:cs="Arial"/>
                <w:sz w:val="16"/>
                <w:szCs w:val="16"/>
              </w:rPr>
              <w:t>Herramientas legales previstas en la norma, cuya optimización es el reto fundamental para financiar el desarrollo urbano desde el sector público.</w:t>
            </w:r>
          </w:p>
        </w:tc>
      </w:tr>
    </w:tbl>
    <w:p w14:paraId="2D349B7A"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563D5D27" w14:textId="77777777" w:rsidR="005F4B1B" w:rsidRPr="00377DA1" w:rsidRDefault="005F4B1B" w:rsidP="005F4B1B">
      <w:pPr>
        <w:pStyle w:val="Descripcin"/>
        <w:keepNext/>
        <w:spacing w:after="0"/>
        <w:jc w:val="center"/>
        <w:rPr>
          <w:sz w:val="18"/>
        </w:rPr>
      </w:pPr>
      <w:r w:rsidRPr="00377DA1">
        <w:rPr>
          <w:sz w:val="18"/>
        </w:rPr>
        <w:lastRenderedPageBreak/>
        <w:t xml:space="preserve">Figura </w:t>
      </w:r>
      <w:r w:rsidRPr="00377DA1">
        <w:rPr>
          <w:sz w:val="18"/>
        </w:rPr>
        <w:fldChar w:fldCharType="begin"/>
      </w:r>
      <w:r w:rsidRPr="00377DA1">
        <w:rPr>
          <w:sz w:val="18"/>
        </w:rPr>
        <w:instrText xml:space="preserve"> SEQ Figura \* ARABIC </w:instrText>
      </w:r>
      <w:r w:rsidRPr="00377DA1">
        <w:rPr>
          <w:sz w:val="18"/>
        </w:rPr>
        <w:fldChar w:fldCharType="separate"/>
      </w:r>
      <w:r>
        <w:rPr>
          <w:noProof/>
          <w:sz w:val="18"/>
        </w:rPr>
        <w:t>35</w:t>
      </w:r>
      <w:r w:rsidRPr="00377DA1">
        <w:rPr>
          <w:noProof/>
          <w:sz w:val="18"/>
        </w:rPr>
        <w:fldChar w:fldCharType="end"/>
      </w:r>
      <w:r w:rsidRPr="00377DA1">
        <w:rPr>
          <w:sz w:val="18"/>
        </w:rPr>
        <w:t xml:space="preserve"> Mapa base del monitor social y estratégica territorial E3 Comunidades, hogar y bienestar</w:t>
      </w:r>
    </w:p>
    <w:p w14:paraId="0B2B861A" w14:textId="77777777" w:rsidR="005F4B1B" w:rsidRPr="00377DA1" w:rsidRDefault="005F4B1B" w:rsidP="005F4B1B">
      <w:pPr>
        <w:spacing w:after="0"/>
        <w:rPr>
          <w:szCs w:val="18"/>
        </w:rPr>
      </w:pPr>
      <w:r w:rsidRPr="00377DA1">
        <w:rPr>
          <w:noProof/>
          <w:szCs w:val="18"/>
        </w:rPr>
        <w:drawing>
          <wp:inline distT="0" distB="0" distL="0" distR="0" wp14:anchorId="1485A2C1" wp14:editId="65C18E58">
            <wp:extent cx="5943600" cy="4202430"/>
            <wp:effectExtent l="0" t="0" r="0" b="7620"/>
            <wp:docPr id="1088671549" name="Imagen 9"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45737" name="Imagen 9" descr="Map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1FC43A43" w14:textId="77777777" w:rsidR="005F4B1B" w:rsidRPr="00377DA1" w:rsidRDefault="005F4B1B" w:rsidP="005F4B1B">
      <w:pPr>
        <w:jc w:val="center"/>
        <w:rPr>
          <w:i/>
          <w:iCs/>
          <w:color w:val="404040" w:themeColor="text1" w:themeTint="BF"/>
          <w:szCs w:val="18"/>
        </w:rPr>
      </w:pPr>
      <w:r w:rsidRPr="00377DA1">
        <w:rPr>
          <w:rStyle w:val="nfasissutil"/>
          <w:sz w:val="18"/>
          <w:szCs w:val="18"/>
        </w:rPr>
        <w:t>Fuente: Elaboración propia</w:t>
      </w:r>
    </w:p>
    <w:p w14:paraId="45FBD343" w14:textId="77777777" w:rsidR="005F4B1B" w:rsidRPr="00377DA1" w:rsidRDefault="005F4B1B" w:rsidP="005F4B1B">
      <w:pPr>
        <w:pStyle w:val="Ttulo6"/>
        <w:rPr>
          <w:szCs w:val="18"/>
        </w:rPr>
      </w:pPr>
      <w:r w:rsidRPr="00377DA1">
        <w:rPr>
          <w:szCs w:val="18"/>
        </w:rPr>
        <w:t>Monitor de Infraestructura Estratégica</w:t>
      </w:r>
    </w:p>
    <w:p w14:paraId="68E490A5" w14:textId="77777777" w:rsidR="005F4B1B" w:rsidRPr="00377DA1" w:rsidRDefault="005F4B1B" w:rsidP="005F4B1B">
      <w:pPr>
        <w:rPr>
          <w:szCs w:val="18"/>
        </w:rPr>
      </w:pPr>
      <w:r w:rsidRPr="00377DA1">
        <w:rPr>
          <w:szCs w:val="18"/>
        </w:rPr>
        <w:t xml:space="preserve">Este monitor modela el patrón de análisis correspondiente al eje estratégico de E4 Integración territorial, desarrollo urbano e industrial y las diferentes secciones temáticas del PEOTDU. Diseñado bajo un patrón de redes y nodos, este </w:t>
      </w:r>
      <w:r>
        <w:rPr>
          <w:szCs w:val="18"/>
        </w:rPr>
        <w:t>monitor</w:t>
      </w:r>
      <w:r w:rsidRPr="00377DA1">
        <w:rPr>
          <w:szCs w:val="18"/>
        </w:rPr>
        <w:t xml:space="preserve"> representa el "esqueleto" funcional del Estado. Las clases UML modelan geometrías lineales y puntuales que conforman el mapa base de conectividad: red vial, infraestructura ferroviaria, puertos, aeropuertos y equipamiento metropolitano. El análisis lógico de este </w:t>
      </w:r>
      <w:r>
        <w:rPr>
          <w:szCs w:val="18"/>
        </w:rPr>
        <w:t>monitor</w:t>
      </w:r>
      <w:r w:rsidRPr="00377DA1">
        <w:rPr>
          <w:szCs w:val="18"/>
        </w:rPr>
        <w:t xml:space="preserve"> evalúa la accesibilidad, las jerarquías de movilidad y la cobertura de servicios básicos, actuando como la capa de soporte transversal para las dinámicas económicas y sociales.</w:t>
      </w:r>
    </w:p>
    <w:p w14:paraId="238E0BF2"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36</w:t>
      </w:r>
      <w:r>
        <w:rPr>
          <w:noProof/>
        </w:rPr>
        <w:fldChar w:fldCharType="end"/>
      </w:r>
      <w:r>
        <w:t xml:space="preserve"> UML - Monitor de Infraestructura Estratégica</w:t>
      </w:r>
    </w:p>
    <w:p w14:paraId="1B6CFC03" w14:textId="77777777" w:rsidR="005F4B1B" w:rsidRPr="00825C98" w:rsidRDefault="005F4B1B" w:rsidP="005F4B1B">
      <w:pPr>
        <w:spacing w:after="0"/>
        <w:jc w:val="center"/>
      </w:pPr>
      <w:r>
        <w:rPr>
          <w:noProof/>
        </w:rPr>
        <w:drawing>
          <wp:inline distT="0" distB="0" distL="0" distR="0" wp14:anchorId="4D7EA3B4" wp14:editId="0E5B1326">
            <wp:extent cx="2247900" cy="6282679"/>
            <wp:effectExtent l="0" t="0" r="0" b="4445"/>
            <wp:docPr id="10901361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6174" name="Imagen 10901361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8457" cy="6284237"/>
                    </a:xfrm>
                    <a:prstGeom prst="rect">
                      <a:avLst/>
                    </a:prstGeom>
                  </pic:spPr>
                </pic:pic>
              </a:graphicData>
            </a:graphic>
          </wp:inline>
        </w:drawing>
      </w:r>
    </w:p>
    <w:p w14:paraId="3F0CC24D" w14:textId="77777777" w:rsidR="005F4B1B" w:rsidRDefault="005F4B1B" w:rsidP="005F4B1B">
      <w:pPr>
        <w:jc w:val="center"/>
        <w:rPr>
          <w:rStyle w:val="nfasissutil"/>
        </w:rPr>
      </w:pPr>
      <w:r w:rsidRPr="002E387E">
        <w:rPr>
          <w:rStyle w:val="nfasissutil"/>
        </w:rPr>
        <w:t>Fuente: Elaboración propia</w:t>
      </w:r>
    </w:p>
    <w:p w14:paraId="6786DB30" w14:textId="77777777" w:rsidR="005F4B1B" w:rsidRPr="00377DA1" w:rsidRDefault="005F4B1B" w:rsidP="005F4B1B">
      <w:pPr>
        <w:pStyle w:val="Ttulo7"/>
        <w:rPr>
          <w:szCs w:val="18"/>
        </w:rPr>
      </w:pPr>
      <w:r w:rsidRPr="00377DA1">
        <w:rPr>
          <w:szCs w:val="18"/>
        </w:rPr>
        <w:t>Movilidad</w:t>
      </w:r>
    </w:p>
    <w:p w14:paraId="3B93AAC3" w14:textId="77777777" w:rsidR="005F4B1B" w:rsidRPr="00377DA1" w:rsidRDefault="005F4B1B" w:rsidP="005F4B1B">
      <w:pPr>
        <w:pStyle w:val="Ttulo8"/>
        <w:rPr>
          <w:szCs w:val="18"/>
        </w:rPr>
      </w:pPr>
      <w:r w:rsidRPr="00377DA1">
        <w:rPr>
          <w:szCs w:val="18"/>
        </w:rPr>
        <w:t xml:space="preserve">Accesibilidad a </w:t>
      </w:r>
      <w:r>
        <w:rPr>
          <w:szCs w:val="18"/>
        </w:rPr>
        <w:t>s</w:t>
      </w:r>
      <w:r w:rsidRPr="00377DA1">
        <w:rPr>
          <w:szCs w:val="18"/>
        </w:rPr>
        <w:t xml:space="preserve">ervicios </w:t>
      </w:r>
      <w:r>
        <w:rPr>
          <w:szCs w:val="18"/>
        </w:rPr>
        <w:t>b</w:t>
      </w:r>
      <w:r w:rsidRPr="00377DA1">
        <w:rPr>
          <w:szCs w:val="18"/>
        </w:rPr>
        <w:t>ásicos</w:t>
      </w:r>
    </w:p>
    <w:p w14:paraId="2B0ACB04"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Analizar los tiempos de traslado (isócronas) y la distancia hacia la red carretera pavimentada permite al Estado identificar a las poblaciones "cautivas", justificando técnicamente dónde pavimentar un camino rural no es un lujo, sino una obra de rescate social.</w:t>
      </w:r>
    </w:p>
    <w:p w14:paraId="581B1991"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Grado de Accesibilidad a Carretera Pavimentada (GACP)</w:t>
      </w:r>
      <w:r>
        <w:rPr>
          <w:rFonts w:cs="Arial"/>
          <w:color w:val="000000"/>
          <w:szCs w:val="18"/>
        </w:rPr>
        <w:t xml:space="preserve">, </w:t>
      </w:r>
      <w:r w:rsidRPr="00377DA1">
        <w:rPr>
          <w:rFonts w:cs="Arial"/>
          <w:color w:val="000000"/>
          <w:szCs w:val="18"/>
        </w:rPr>
        <w:t>Tiempos de traslado a centros de servicio (Isócronas en horas/minutos)</w:t>
      </w:r>
      <w:r>
        <w:rPr>
          <w:rFonts w:cs="Arial"/>
          <w:color w:val="000000"/>
          <w:szCs w:val="18"/>
        </w:rPr>
        <w:t xml:space="preserve">, </w:t>
      </w:r>
      <w:r w:rsidRPr="00377DA1">
        <w:rPr>
          <w:rFonts w:cs="Arial"/>
          <w:color w:val="000000"/>
          <w:szCs w:val="18"/>
        </w:rPr>
        <w:t>Distancia lineal y de ruta hacia equipamientos de 2do y 3er nivel (Salud/Educación)</w:t>
      </w:r>
      <w:r>
        <w:rPr>
          <w:rFonts w:cs="Arial"/>
          <w:color w:val="000000"/>
          <w:szCs w:val="18"/>
        </w:rPr>
        <w:t xml:space="preserve"> y </w:t>
      </w:r>
      <w:r w:rsidRPr="00377DA1">
        <w:rPr>
          <w:rFonts w:cs="Arial"/>
          <w:color w:val="000000"/>
          <w:szCs w:val="18"/>
        </w:rPr>
        <w:t>Población en localidades con aislamiento crítico.</w:t>
      </w:r>
    </w:p>
    <w:p w14:paraId="22B0A399" w14:textId="77777777" w:rsidR="005F4B1B" w:rsidRPr="00EF670B"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EF670B">
        <w:rPr>
          <w:rFonts w:eastAsia="Times New Roman" w:cs="Courier New"/>
          <w:szCs w:val="18"/>
          <w:lang w:eastAsia="es-MX"/>
          <w14:ligatures w14:val="none"/>
        </w:rPr>
        <w:t>R04_TiempoCentroServicio_CONEVAL_2021.tif</w:t>
      </w:r>
      <w:r w:rsidRPr="00EF670B">
        <w:rPr>
          <w:rFonts w:eastAsia="Times New Roman" w:cs="Times New Roman"/>
          <w:szCs w:val="18"/>
          <w:lang w:eastAsia="es-MX"/>
          <w14:ligatures w14:val="none"/>
        </w:rPr>
        <w:t> (1 y 3)</w:t>
      </w:r>
      <w:r>
        <w:rPr>
          <w:rFonts w:cs="Arial"/>
          <w:color w:val="000000"/>
          <w:szCs w:val="18"/>
        </w:rPr>
        <w:t xml:space="preserve"> y </w:t>
      </w:r>
      <w:r w:rsidRPr="00EF670B">
        <w:rPr>
          <w:rFonts w:eastAsia="Times New Roman" w:cs="Courier New"/>
          <w:szCs w:val="18"/>
          <w:lang w:eastAsia="es-MX"/>
          <w14:ligatures w14:val="none"/>
        </w:rPr>
        <w:t>C04_Red_Regional_IMT_INEGI_2024</w:t>
      </w:r>
      <w:r w:rsidRPr="00EF670B">
        <w:rPr>
          <w:rFonts w:eastAsia="Times New Roman" w:cs="Times New Roman"/>
          <w:szCs w:val="18"/>
          <w:lang w:eastAsia="es-MX"/>
          <w14:ligatures w14:val="none"/>
        </w:rPr>
        <w:t> (1)</w:t>
      </w:r>
      <w:r>
        <w:rPr>
          <w:rFonts w:eastAsia="Times New Roman" w:cs="Times New Roman"/>
          <w:szCs w:val="18"/>
          <w:lang w:eastAsia="es-MX"/>
          <w14:ligatures w14:val="none"/>
        </w:rPr>
        <w:t>.</w:t>
      </w:r>
    </w:p>
    <w:p w14:paraId="6D80E8D7"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05716C28" w14:textId="77777777" w:rsidR="005F4B1B" w:rsidRPr="00377DA1" w:rsidRDefault="005F4B1B">
      <w:pPr>
        <w:numPr>
          <w:ilvl w:val="0"/>
          <w:numId w:val="31"/>
        </w:numPr>
        <w:spacing w:after="100" w:afterAutospacing="1"/>
        <w:rPr>
          <w:rFonts w:cs="Arial"/>
          <w:color w:val="000000"/>
          <w:szCs w:val="18"/>
        </w:rPr>
      </w:pPr>
      <w:r w:rsidRPr="00377DA1">
        <w:rPr>
          <w:rFonts w:cs="Arial"/>
          <w:b/>
          <w:bCs/>
          <w:color w:val="000000"/>
          <w:szCs w:val="18"/>
        </w:rPr>
        <w:lastRenderedPageBreak/>
        <w:t>Accesibilidad:</w:t>
      </w:r>
      <w:r w:rsidRPr="00377DA1">
        <w:rPr>
          <w:rStyle w:val="apple-converted-space"/>
          <w:rFonts w:cs="Arial"/>
          <w:color w:val="000000"/>
          <w:szCs w:val="18"/>
        </w:rPr>
        <w:t> </w:t>
      </w:r>
      <w:r w:rsidRPr="00EF670B">
        <w:rPr>
          <w:rFonts w:cs="Arial"/>
          <w:color w:val="000000"/>
          <w:szCs w:val="18"/>
        </w:rPr>
        <w:t>Campeche presenta una polarización extrema. Mientras que casi el 100% de la población de</w:t>
      </w:r>
      <w:r w:rsidRPr="00EF670B">
        <w:rPr>
          <w:rStyle w:val="apple-converted-space"/>
          <w:rFonts w:cs="Arial"/>
          <w:color w:val="000000"/>
          <w:szCs w:val="18"/>
        </w:rPr>
        <w:t> </w:t>
      </w:r>
      <w:r w:rsidRPr="00EF670B">
        <w:rPr>
          <w:rFonts w:cs="Arial"/>
          <w:color w:val="000000"/>
          <w:szCs w:val="18"/>
        </w:rPr>
        <w:t>Campeche capital, Carmen, Seybaplaya y Calkiní</w:t>
      </w:r>
      <w:r w:rsidRPr="00EF670B">
        <w:rPr>
          <w:rStyle w:val="apple-converted-space"/>
          <w:rFonts w:cs="Arial"/>
          <w:color w:val="000000"/>
          <w:szCs w:val="18"/>
        </w:rPr>
        <w:t> </w:t>
      </w:r>
      <w:r w:rsidRPr="00EF670B">
        <w:rPr>
          <w:rFonts w:cs="Arial"/>
          <w:color w:val="000000"/>
          <w:szCs w:val="18"/>
        </w:rPr>
        <w:t>goza de un Grado de Accesibilidad "Muy Alto" o "Alto" a la red pavimentada; en el sur, los municipios de</w:t>
      </w:r>
      <w:r w:rsidRPr="00EF670B">
        <w:rPr>
          <w:rStyle w:val="apple-converted-space"/>
          <w:rFonts w:cs="Arial"/>
          <w:color w:val="000000"/>
          <w:szCs w:val="18"/>
        </w:rPr>
        <w:t> </w:t>
      </w:r>
      <w:r w:rsidRPr="00EF670B">
        <w:rPr>
          <w:rFonts w:cs="Arial"/>
          <w:color w:val="000000"/>
          <w:szCs w:val="18"/>
        </w:rPr>
        <w:t>Calakmul, Candelaria y Palizada</w:t>
      </w:r>
      <w:r w:rsidRPr="00EF670B">
        <w:rPr>
          <w:rStyle w:val="apple-converted-space"/>
          <w:rFonts w:cs="Arial"/>
          <w:color w:val="000000"/>
          <w:szCs w:val="18"/>
        </w:rPr>
        <w:t> </w:t>
      </w:r>
      <w:r w:rsidRPr="00EF670B">
        <w:rPr>
          <w:rFonts w:cs="Arial"/>
          <w:color w:val="000000"/>
          <w:szCs w:val="18"/>
        </w:rPr>
        <w:t>concentran cientos de pequeñas localidades (menores a 2,500 habitantes) con un GACP "Bajo" o "Muy Bajo".</w:t>
      </w:r>
    </w:p>
    <w:p w14:paraId="6B4EEB4F" w14:textId="77777777" w:rsidR="005F4B1B" w:rsidRPr="00377DA1" w:rsidRDefault="005F4B1B">
      <w:pPr>
        <w:numPr>
          <w:ilvl w:val="0"/>
          <w:numId w:val="31"/>
        </w:numPr>
        <w:spacing w:after="100" w:afterAutospacing="1"/>
        <w:rPr>
          <w:rFonts w:cs="Arial"/>
          <w:color w:val="000000"/>
          <w:szCs w:val="18"/>
        </w:rPr>
      </w:pPr>
      <w:r w:rsidRPr="00377DA1">
        <w:rPr>
          <w:rFonts w:cs="Arial"/>
          <w:b/>
          <w:bCs/>
          <w:color w:val="000000"/>
          <w:szCs w:val="18"/>
        </w:rPr>
        <w:t xml:space="preserve">Tiempos de </w:t>
      </w:r>
      <w:r>
        <w:rPr>
          <w:rFonts w:cs="Arial"/>
          <w:b/>
          <w:bCs/>
          <w:color w:val="000000"/>
          <w:szCs w:val="18"/>
        </w:rPr>
        <w:t>t</w:t>
      </w:r>
      <w:r w:rsidRPr="00377DA1">
        <w:rPr>
          <w:rFonts w:cs="Arial"/>
          <w:b/>
          <w:bCs/>
          <w:color w:val="000000"/>
          <w:szCs w:val="18"/>
        </w:rPr>
        <w:t>raslado:</w:t>
      </w:r>
      <w:r w:rsidRPr="00377DA1">
        <w:rPr>
          <w:rStyle w:val="apple-converted-space"/>
          <w:rFonts w:cs="Arial"/>
          <w:color w:val="000000"/>
          <w:szCs w:val="18"/>
        </w:rPr>
        <w:t> </w:t>
      </w:r>
      <w:r w:rsidRPr="00EF670B">
        <w:rPr>
          <w:rFonts w:cs="Arial"/>
          <w:color w:val="000000"/>
          <w:szCs w:val="18"/>
        </w:rPr>
        <w:t>El 55% de la población rural no tiene cobertura directa de un hospital de segundo nivel. Las capas de CONEVAL demuestran que, para un habitante de las localidades profundas de</w:t>
      </w:r>
      <w:r w:rsidRPr="00EF670B">
        <w:rPr>
          <w:rStyle w:val="apple-converted-space"/>
          <w:rFonts w:cs="Arial"/>
          <w:color w:val="000000"/>
          <w:szCs w:val="18"/>
        </w:rPr>
        <w:t> </w:t>
      </w:r>
      <w:r w:rsidRPr="00EF670B">
        <w:rPr>
          <w:rFonts w:cs="Arial"/>
          <w:color w:val="000000"/>
          <w:szCs w:val="18"/>
        </w:rPr>
        <w:t>Calakmul o Hopelchén, el tiempo de traslado hacia un centro de servicios urbanos puede superar las</w:t>
      </w:r>
      <w:r w:rsidRPr="00EF670B">
        <w:rPr>
          <w:rStyle w:val="apple-converted-space"/>
          <w:rFonts w:cs="Arial"/>
          <w:color w:val="000000"/>
          <w:szCs w:val="18"/>
        </w:rPr>
        <w:t> </w:t>
      </w:r>
      <w:r w:rsidRPr="00EF670B">
        <w:rPr>
          <w:rFonts w:cs="Arial"/>
          <w:color w:val="000000"/>
          <w:szCs w:val="18"/>
        </w:rPr>
        <w:t>2 a 3 horas, dependiendo de las condiciones climáticas (caminos de terracería intransitables en época de lluvias).</w:t>
      </w:r>
    </w:p>
    <w:p w14:paraId="4DA6190E" w14:textId="77777777" w:rsidR="005F4B1B" w:rsidRPr="00377DA1" w:rsidRDefault="005F4B1B">
      <w:pPr>
        <w:numPr>
          <w:ilvl w:val="0"/>
          <w:numId w:val="31"/>
        </w:numPr>
        <w:spacing w:after="100" w:afterAutospacing="1"/>
        <w:rPr>
          <w:rFonts w:cs="Arial"/>
          <w:color w:val="000000"/>
          <w:szCs w:val="18"/>
        </w:rPr>
      </w:pPr>
      <w:r w:rsidRPr="00377DA1">
        <w:rPr>
          <w:rFonts w:cs="Arial"/>
          <w:b/>
          <w:bCs/>
          <w:color w:val="000000"/>
          <w:szCs w:val="18"/>
        </w:rPr>
        <w:t xml:space="preserve">Correlación </w:t>
      </w:r>
      <w:r>
        <w:rPr>
          <w:rFonts w:cs="Arial"/>
          <w:b/>
          <w:bCs/>
          <w:color w:val="000000"/>
          <w:szCs w:val="18"/>
        </w:rPr>
        <w:t>d</w:t>
      </w:r>
      <w:r w:rsidRPr="00377DA1">
        <w:rPr>
          <w:rFonts w:cs="Arial"/>
          <w:b/>
          <w:bCs/>
          <w:color w:val="000000"/>
          <w:szCs w:val="18"/>
        </w:rPr>
        <w:t>irecta:</w:t>
      </w:r>
      <w:r w:rsidRPr="00377DA1">
        <w:rPr>
          <w:rStyle w:val="apple-converted-space"/>
          <w:rFonts w:cs="Arial"/>
          <w:color w:val="000000"/>
          <w:szCs w:val="18"/>
        </w:rPr>
        <w:t> </w:t>
      </w:r>
      <w:r w:rsidRPr="00377DA1">
        <w:rPr>
          <w:rFonts w:cs="Arial"/>
          <w:color w:val="000000"/>
          <w:szCs w:val="18"/>
        </w:rPr>
        <w:t>Existe una superposición geográfica casi perfecta: las zonas del estado con mayor distancia a carreteras pavimentadas (</w:t>
      </w:r>
      <w:r w:rsidRPr="00377DA1">
        <w:rPr>
          <w:rStyle w:val="CdigoHTML"/>
          <w:rFonts w:ascii="Montserrat" w:eastAsiaTheme="minorHAnsi" w:hAnsi="Montserrat" w:cs="Arial"/>
          <w:color w:val="000000"/>
          <w:sz w:val="18"/>
          <w:szCs w:val="18"/>
        </w:rPr>
        <w:t>R4_Distancia_CarrPav</w:t>
      </w:r>
      <w:r w:rsidRPr="00377DA1">
        <w:rPr>
          <w:rFonts w:cs="Arial"/>
          <w:color w:val="000000"/>
          <w:szCs w:val="18"/>
        </w:rPr>
        <w:t>) son exactamente las mismas zonas que reportan hasta un 83% de pobreza extrema y un 57% de hacinamiento. La falta de movilidad perpetúa la pobreza.</w:t>
      </w:r>
    </w:p>
    <w:p w14:paraId="781C0287" w14:textId="77777777" w:rsidR="005F4B1B" w:rsidRPr="00377DA1" w:rsidRDefault="005F4B1B">
      <w:pPr>
        <w:numPr>
          <w:ilvl w:val="0"/>
          <w:numId w:val="31"/>
        </w:numPr>
        <w:spacing w:after="0"/>
        <w:rPr>
          <w:rFonts w:cs="Arial"/>
          <w:color w:val="000000"/>
          <w:szCs w:val="18"/>
        </w:rPr>
      </w:pPr>
      <w:r w:rsidRPr="00377DA1">
        <w:rPr>
          <w:rFonts w:cs="Arial"/>
          <w:b/>
          <w:bCs/>
          <w:color w:val="000000"/>
          <w:szCs w:val="18"/>
        </w:rPr>
        <w:t>Fluvial:</w:t>
      </w:r>
      <w:r w:rsidRPr="00377DA1">
        <w:rPr>
          <w:rStyle w:val="apple-converted-space"/>
          <w:rFonts w:cs="Arial"/>
          <w:color w:val="000000"/>
          <w:szCs w:val="18"/>
        </w:rPr>
        <w:t> </w:t>
      </w:r>
      <w:r w:rsidRPr="00EF670B">
        <w:rPr>
          <w:rFonts w:cs="Arial"/>
          <w:color w:val="000000"/>
          <w:szCs w:val="18"/>
        </w:rPr>
        <w:t>En municipios como</w:t>
      </w:r>
      <w:r w:rsidRPr="00EF670B">
        <w:rPr>
          <w:rStyle w:val="apple-converted-space"/>
          <w:rFonts w:cs="Arial"/>
          <w:color w:val="000000"/>
          <w:szCs w:val="18"/>
        </w:rPr>
        <w:t> </w:t>
      </w:r>
      <w:r w:rsidRPr="00EF670B">
        <w:rPr>
          <w:rFonts w:cs="Arial"/>
          <w:color w:val="000000"/>
          <w:szCs w:val="18"/>
        </w:rPr>
        <w:t>Palizada y Carmen (zona de Atasta y Laguna de Términos), la accesibilidad no depende de carreteras, sino de la movilidad fluvial. La falta de infraestructura de atraque o subsidios para lanchas de pasajeros aísla a estas comunidades del abasto continental.</w:t>
      </w:r>
    </w:p>
    <w:p w14:paraId="6599EA14"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Los datos demuestran que Campeche funciona a dos velocidades: las capitales costeras hiperconectadas y el interior selvático y fronterizo (Calakmul, Candelaria, Hopelchén) profundamente aislado.</w:t>
      </w:r>
      <w:r>
        <w:rPr>
          <w:rFonts w:cs="Arial"/>
          <w:color w:val="000000"/>
          <w:szCs w:val="18"/>
        </w:rPr>
        <w:t xml:space="preserve"> </w:t>
      </w:r>
      <w:r w:rsidRPr="00377DA1">
        <w:rPr>
          <w:rFonts w:cs="Arial"/>
          <w:color w:val="000000"/>
          <w:szCs w:val="18"/>
        </w:rPr>
        <w:t>Cuando una mujer en labor de parto o una persona herida en una comunidad de Candelaria necesita llegar a un hospital, la falta de una carretera pavimentada convierte un viaje de 30 minutos en un traslado de 3 horas. Entender esa situación es la evidencia obliga a la Secretaría de Obras Públicas a cambiar sus prioridades: el presupuesto estatal debe priorizar la pavimentación de los ramales rurales en el sur que conectan comunidades con clínicas y escuelas, por encima de ampliar avenidas que ya existen en la capital.</w:t>
      </w:r>
    </w:p>
    <w:p w14:paraId="5CB5F6FA"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55</w:t>
      </w:r>
      <w:r w:rsidRPr="00377DA1">
        <w:rPr>
          <w:sz w:val="18"/>
        </w:rPr>
        <w:fldChar w:fldCharType="end"/>
      </w:r>
      <w:r w:rsidRPr="00377DA1">
        <w:rPr>
          <w:sz w:val="18"/>
        </w:rPr>
        <w:t xml:space="preserve"> Ficha </w:t>
      </w:r>
      <w:r>
        <w:rPr>
          <w:sz w:val="18"/>
        </w:rPr>
        <w:t>t</w:t>
      </w:r>
      <w:r w:rsidRPr="00377DA1">
        <w:rPr>
          <w:sz w:val="18"/>
        </w:rPr>
        <w:t xml:space="preserve">écnica Accesibilidad a </w:t>
      </w:r>
      <w:r>
        <w:rPr>
          <w:sz w:val="18"/>
        </w:rPr>
        <w:t>s</w:t>
      </w:r>
      <w:r w:rsidRPr="00377DA1">
        <w:rPr>
          <w:sz w:val="18"/>
        </w:rPr>
        <w:t xml:space="preserve">ervicios </w:t>
      </w:r>
      <w:r>
        <w:rPr>
          <w:sz w:val="18"/>
        </w:rPr>
        <w:t>b</w:t>
      </w:r>
      <w:r w:rsidRPr="00377DA1">
        <w:rPr>
          <w:sz w:val="18"/>
        </w:rPr>
        <w:t>ásicos</w:t>
      </w:r>
    </w:p>
    <w:tbl>
      <w:tblPr>
        <w:tblStyle w:val="Tablaconcuadrcula"/>
        <w:tblW w:w="0" w:type="auto"/>
        <w:tblLayout w:type="fixed"/>
        <w:tblLook w:val="04A0" w:firstRow="1" w:lastRow="0" w:firstColumn="1" w:lastColumn="0" w:noHBand="0" w:noVBand="1"/>
      </w:tblPr>
      <w:tblGrid>
        <w:gridCol w:w="2547"/>
        <w:gridCol w:w="1701"/>
        <w:gridCol w:w="1984"/>
        <w:gridCol w:w="3118"/>
      </w:tblGrid>
      <w:tr w:rsidR="005F4B1B" w:rsidRPr="00377DA1" w14:paraId="21D76367" w14:textId="77777777" w:rsidTr="00BD2B64">
        <w:tc>
          <w:tcPr>
            <w:tcW w:w="9350" w:type="dxa"/>
            <w:gridSpan w:val="4"/>
            <w:shd w:val="clear" w:color="auto" w:fill="156082"/>
            <w:vAlign w:val="center"/>
          </w:tcPr>
          <w:p w14:paraId="4BD0BC5F"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Accesibilidad a servicios básicos</w:t>
            </w:r>
          </w:p>
        </w:tc>
      </w:tr>
      <w:tr w:rsidR="005F4B1B" w:rsidRPr="00377DA1" w14:paraId="06BFC305" w14:textId="77777777" w:rsidTr="00BD2B64">
        <w:tc>
          <w:tcPr>
            <w:tcW w:w="2547" w:type="dxa"/>
            <w:shd w:val="clear" w:color="auto" w:fill="156082"/>
            <w:vAlign w:val="center"/>
            <w:hideMark/>
          </w:tcPr>
          <w:p w14:paraId="5F0D268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01" w:type="dxa"/>
            <w:shd w:val="clear" w:color="auto" w:fill="156082"/>
            <w:vAlign w:val="center"/>
            <w:hideMark/>
          </w:tcPr>
          <w:p w14:paraId="168D020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984" w:type="dxa"/>
            <w:shd w:val="clear" w:color="auto" w:fill="156082"/>
            <w:vAlign w:val="center"/>
            <w:hideMark/>
          </w:tcPr>
          <w:p w14:paraId="3A92DA3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118" w:type="dxa"/>
            <w:shd w:val="clear" w:color="auto" w:fill="156082"/>
            <w:vAlign w:val="center"/>
            <w:hideMark/>
          </w:tcPr>
          <w:p w14:paraId="2EC9975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47167BC9" w14:textId="77777777" w:rsidTr="00BD2B64">
        <w:tc>
          <w:tcPr>
            <w:tcW w:w="2547" w:type="dxa"/>
            <w:vAlign w:val="center"/>
            <w:hideMark/>
          </w:tcPr>
          <w:p w14:paraId="05A94533" w14:textId="77777777" w:rsidR="005F4B1B" w:rsidRPr="00F87702" w:rsidRDefault="005F4B1B" w:rsidP="00BD2B64">
            <w:pPr>
              <w:jc w:val="center"/>
              <w:rPr>
                <w:rFonts w:cs="Arial"/>
                <w:sz w:val="16"/>
                <w:szCs w:val="16"/>
              </w:rPr>
            </w:pPr>
            <w:r w:rsidRPr="00F87702">
              <w:rPr>
                <w:rFonts w:cs="Arial"/>
                <w:sz w:val="16"/>
                <w:szCs w:val="16"/>
              </w:rPr>
              <w:t>Mide la "fricción de la distancia", identificando qué comunidades están físicamente aisladas de los derechos sociales (salud, educación, abasto) por falta de caminos pavimentados.</w:t>
            </w:r>
          </w:p>
        </w:tc>
        <w:tc>
          <w:tcPr>
            <w:tcW w:w="1701" w:type="dxa"/>
            <w:vAlign w:val="center"/>
            <w:hideMark/>
          </w:tcPr>
          <w:p w14:paraId="49D079B6" w14:textId="77777777" w:rsidR="005F4B1B" w:rsidRPr="00F87702" w:rsidRDefault="005F4B1B" w:rsidP="00BD2B64">
            <w:pPr>
              <w:jc w:val="center"/>
              <w:rPr>
                <w:rFonts w:cs="Arial"/>
                <w:sz w:val="16"/>
                <w:szCs w:val="16"/>
              </w:rPr>
            </w:pPr>
            <w:r w:rsidRPr="00F87702">
              <w:rPr>
                <w:rFonts w:cs="Arial"/>
                <w:sz w:val="16"/>
                <w:szCs w:val="16"/>
              </w:rPr>
              <w:t>Análisis espacial de isócronas, tiempos de traslado y grado de aislamiento de las localidades en los 13 municipios.</w:t>
            </w:r>
          </w:p>
        </w:tc>
        <w:tc>
          <w:tcPr>
            <w:tcW w:w="1984" w:type="dxa"/>
            <w:vAlign w:val="center"/>
            <w:hideMark/>
          </w:tcPr>
          <w:p w14:paraId="5DDA2032" w14:textId="77777777" w:rsidR="005F4B1B" w:rsidRPr="00F87702" w:rsidRDefault="005F4B1B" w:rsidP="00BD2B64">
            <w:pPr>
              <w:jc w:val="center"/>
              <w:rPr>
                <w:rFonts w:cs="Arial"/>
                <w:sz w:val="16"/>
                <w:szCs w:val="16"/>
              </w:rPr>
            </w:pPr>
            <w:r w:rsidRPr="00F87702">
              <w:rPr>
                <w:rFonts w:cs="Arial"/>
                <w:sz w:val="16"/>
                <w:szCs w:val="16"/>
              </w:rPr>
              <w:t>- Grado de Accesibilidad (GACP).</w:t>
            </w:r>
          </w:p>
          <w:p w14:paraId="1411F948" w14:textId="77777777" w:rsidR="005F4B1B" w:rsidRPr="00F87702" w:rsidRDefault="005F4B1B" w:rsidP="00BD2B64">
            <w:pPr>
              <w:jc w:val="center"/>
              <w:rPr>
                <w:rFonts w:cs="Arial"/>
                <w:sz w:val="16"/>
                <w:szCs w:val="16"/>
              </w:rPr>
            </w:pPr>
            <w:r w:rsidRPr="00F87702">
              <w:rPr>
                <w:rFonts w:cs="Arial"/>
                <w:sz w:val="16"/>
                <w:szCs w:val="16"/>
              </w:rPr>
              <w:t>- Tiempos de traslado a centros urbanos/servicios.</w:t>
            </w:r>
          </w:p>
          <w:p w14:paraId="1094EDD7" w14:textId="77777777" w:rsidR="005F4B1B" w:rsidRPr="00F87702" w:rsidRDefault="005F4B1B" w:rsidP="00BD2B64">
            <w:pPr>
              <w:jc w:val="center"/>
              <w:rPr>
                <w:rFonts w:cs="Arial"/>
                <w:sz w:val="16"/>
                <w:szCs w:val="16"/>
              </w:rPr>
            </w:pPr>
            <w:r w:rsidRPr="00F87702">
              <w:rPr>
                <w:rFonts w:cs="Arial"/>
                <w:sz w:val="16"/>
                <w:szCs w:val="16"/>
              </w:rPr>
              <w:t>- Distancia a red pavimentada.</w:t>
            </w:r>
          </w:p>
        </w:tc>
        <w:tc>
          <w:tcPr>
            <w:tcW w:w="3118" w:type="dxa"/>
            <w:vAlign w:val="center"/>
            <w:hideMark/>
          </w:tcPr>
          <w:p w14:paraId="3C750ACD" w14:textId="77777777" w:rsidR="005F4B1B" w:rsidRPr="00F87702" w:rsidRDefault="005F4B1B" w:rsidP="00BD2B64">
            <w:pPr>
              <w:jc w:val="center"/>
              <w:rPr>
                <w:rFonts w:eastAsia="Times New Roman" w:cs="Times New Roman"/>
                <w:sz w:val="16"/>
                <w:szCs w:val="16"/>
                <w:lang w:eastAsia="es-MX"/>
                <w14:ligatures w14:val="none"/>
              </w:rPr>
            </w:pPr>
            <w:r w:rsidRPr="00F87702">
              <w:rPr>
                <w:rFonts w:eastAsia="Times New Roman" w:cs="Courier New"/>
                <w:sz w:val="16"/>
                <w:szCs w:val="16"/>
                <w:lang w:eastAsia="es-MX"/>
                <w14:ligatures w14:val="none"/>
              </w:rPr>
              <w:t>R04_TiempoCentroServicio_CONEVAL_2021.tif</w:t>
            </w:r>
            <w:r w:rsidRPr="00F87702">
              <w:rPr>
                <w:rFonts w:eastAsia="Times New Roman" w:cs="Times New Roman"/>
                <w:sz w:val="16"/>
                <w:szCs w:val="16"/>
                <w:lang w:eastAsia="es-MX"/>
                <w14:ligatures w14:val="none"/>
              </w:rPr>
              <w:t> (1 y 3)</w:t>
            </w:r>
          </w:p>
          <w:p w14:paraId="712C2F10" w14:textId="77777777" w:rsidR="005F4B1B" w:rsidRPr="00F87702" w:rsidRDefault="005F4B1B" w:rsidP="00BD2B64">
            <w:pPr>
              <w:jc w:val="center"/>
              <w:rPr>
                <w:rFonts w:eastAsia="Times New Roman" w:cs="Times New Roman"/>
                <w:sz w:val="16"/>
                <w:szCs w:val="16"/>
                <w:lang w:eastAsia="es-MX"/>
                <w14:ligatures w14:val="none"/>
              </w:rPr>
            </w:pPr>
            <w:r w:rsidRPr="00F87702">
              <w:rPr>
                <w:rFonts w:eastAsia="Times New Roman" w:cs="Courier New"/>
                <w:sz w:val="16"/>
                <w:szCs w:val="16"/>
                <w:lang w:eastAsia="es-MX"/>
                <w14:ligatures w14:val="none"/>
              </w:rPr>
              <w:t>C04_Red_Regional_IMT_INEGI_2024</w:t>
            </w:r>
            <w:r w:rsidRPr="00F87702">
              <w:rPr>
                <w:rFonts w:eastAsia="Times New Roman" w:cs="Times New Roman"/>
                <w:sz w:val="16"/>
                <w:szCs w:val="16"/>
                <w:lang w:eastAsia="es-MX"/>
                <w14:ligatures w14:val="none"/>
              </w:rPr>
              <w:t> (1)</w:t>
            </w:r>
          </w:p>
        </w:tc>
      </w:tr>
      <w:tr w:rsidR="005F4B1B" w:rsidRPr="00377DA1" w14:paraId="0BFAD2F9" w14:textId="77777777" w:rsidTr="00BD2B64">
        <w:tc>
          <w:tcPr>
            <w:tcW w:w="9350" w:type="dxa"/>
            <w:gridSpan w:val="4"/>
            <w:shd w:val="clear" w:color="auto" w:fill="156082"/>
            <w:vAlign w:val="center"/>
            <w:hideMark/>
          </w:tcPr>
          <w:p w14:paraId="4497BB5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6988993E" w14:textId="77777777" w:rsidTr="00BD2B64">
        <w:tc>
          <w:tcPr>
            <w:tcW w:w="4248" w:type="dxa"/>
            <w:gridSpan w:val="2"/>
            <w:shd w:val="clear" w:color="auto" w:fill="156082"/>
            <w:vAlign w:val="center"/>
            <w:hideMark/>
          </w:tcPr>
          <w:p w14:paraId="307C502F"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Municipios con Accesibilidad Alta / Muy Alta</w:t>
            </w:r>
          </w:p>
        </w:tc>
        <w:tc>
          <w:tcPr>
            <w:tcW w:w="5102" w:type="dxa"/>
            <w:gridSpan w:val="2"/>
            <w:shd w:val="clear" w:color="auto" w:fill="156082"/>
            <w:vAlign w:val="center"/>
            <w:hideMark/>
          </w:tcPr>
          <w:p w14:paraId="2C1CD79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Condición</w:t>
            </w:r>
          </w:p>
        </w:tc>
      </w:tr>
      <w:tr w:rsidR="005F4B1B" w:rsidRPr="00377DA1" w14:paraId="2D197676" w14:textId="77777777" w:rsidTr="00BD2B64">
        <w:tc>
          <w:tcPr>
            <w:tcW w:w="4248" w:type="dxa"/>
            <w:gridSpan w:val="2"/>
            <w:vAlign w:val="center"/>
            <w:hideMark/>
          </w:tcPr>
          <w:p w14:paraId="386BDF5A" w14:textId="77777777" w:rsidR="005F4B1B" w:rsidRPr="00F87702" w:rsidRDefault="005F4B1B" w:rsidP="00BD2B64">
            <w:pPr>
              <w:jc w:val="center"/>
              <w:rPr>
                <w:rFonts w:cs="Arial"/>
                <w:sz w:val="16"/>
                <w:szCs w:val="16"/>
              </w:rPr>
            </w:pPr>
            <w:r w:rsidRPr="00F87702">
              <w:rPr>
                <w:rFonts w:cs="Arial"/>
                <w:sz w:val="16"/>
                <w:szCs w:val="16"/>
              </w:rPr>
              <w:t>Campeche, Carmen (Cabecera), Calkiní, Seybaplaya, Hecelchakán, Dzitbalché</w:t>
            </w:r>
          </w:p>
        </w:tc>
        <w:tc>
          <w:tcPr>
            <w:tcW w:w="5102" w:type="dxa"/>
            <w:gridSpan w:val="2"/>
            <w:vAlign w:val="center"/>
            <w:hideMark/>
          </w:tcPr>
          <w:p w14:paraId="1D6454E4" w14:textId="77777777" w:rsidR="005F4B1B" w:rsidRPr="00F87702" w:rsidRDefault="005F4B1B" w:rsidP="00BD2B64">
            <w:pPr>
              <w:jc w:val="center"/>
              <w:rPr>
                <w:rFonts w:cs="Arial"/>
                <w:sz w:val="16"/>
                <w:szCs w:val="16"/>
              </w:rPr>
            </w:pPr>
            <w:r w:rsidRPr="00F87702">
              <w:rPr>
                <w:rFonts w:cs="Arial"/>
                <w:sz w:val="16"/>
                <w:szCs w:val="16"/>
              </w:rPr>
              <w:t>Conectados a la carretera federal 180. Tiempos mínimos a centros de servicio de 2do y 3er nivel.</w:t>
            </w:r>
          </w:p>
        </w:tc>
      </w:tr>
      <w:tr w:rsidR="005F4B1B" w:rsidRPr="00377DA1" w14:paraId="31F35DAB" w14:textId="77777777" w:rsidTr="00BD2B64">
        <w:tc>
          <w:tcPr>
            <w:tcW w:w="4248" w:type="dxa"/>
            <w:gridSpan w:val="2"/>
            <w:shd w:val="clear" w:color="auto" w:fill="156082"/>
            <w:vAlign w:val="center"/>
            <w:hideMark/>
          </w:tcPr>
          <w:p w14:paraId="44E2593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Focos Rojos de Aislamiento (Accesibilidad Baja / Muy Baja)</w:t>
            </w:r>
          </w:p>
        </w:tc>
        <w:tc>
          <w:tcPr>
            <w:tcW w:w="5102" w:type="dxa"/>
            <w:gridSpan w:val="2"/>
            <w:shd w:val="clear" w:color="auto" w:fill="156082"/>
            <w:vAlign w:val="center"/>
            <w:hideMark/>
          </w:tcPr>
          <w:p w14:paraId="3A8596B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Condición Crítica</w:t>
            </w:r>
          </w:p>
        </w:tc>
      </w:tr>
      <w:tr w:rsidR="005F4B1B" w:rsidRPr="00377DA1" w14:paraId="4280EB69" w14:textId="77777777" w:rsidTr="00BD2B64">
        <w:tc>
          <w:tcPr>
            <w:tcW w:w="4248" w:type="dxa"/>
            <w:gridSpan w:val="2"/>
            <w:vAlign w:val="center"/>
            <w:hideMark/>
          </w:tcPr>
          <w:p w14:paraId="605D40A3" w14:textId="77777777" w:rsidR="005F4B1B" w:rsidRPr="00F87702" w:rsidRDefault="005F4B1B" w:rsidP="00BD2B64">
            <w:pPr>
              <w:jc w:val="center"/>
              <w:rPr>
                <w:rFonts w:cs="Arial"/>
                <w:sz w:val="16"/>
                <w:szCs w:val="16"/>
              </w:rPr>
            </w:pPr>
            <w:r w:rsidRPr="00F87702">
              <w:rPr>
                <w:rFonts w:cs="Arial"/>
                <w:sz w:val="16"/>
                <w:szCs w:val="16"/>
              </w:rPr>
              <w:t>Calakmul y Candelaria</w:t>
            </w:r>
          </w:p>
        </w:tc>
        <w:tc>
          <w:tcPr>
            <w:tcW w:w="5102" w:type="dxa"/>
            <w:gridSpan w:val="2"/>
            <w:vAlign w:val="center"/>
            <w:hideMark/>
          </w:tcPr>
          <w:p w14:paraId="74858D0C" w14:textId="77777777" w:rsidR="005F4B1B" w:rsidRPr="00F87702" w:rsidRDefault="005F4B1B" w:rsidP="00BD2B64">
            <w:pPr>
              <w:jc w:val="center"/>
              <w:rPr>
                <w:rFonts w:cs="Arial"/>
                <w:sz w:val="16"/>
                <w:szCs w:val="16"/>
              </w:rPr>
            </w:pPr>
            <w:r w:rsidRPr="00F87702">
              <w:rPr>
                <w:rFonts w:cs="Arial"/>
                <w:sz w:val="16"/>
                <w:szCs w:val="16"/>
              </w:rPr>
              <w:t>Altísima dispersión poblacional (cientos de localidades &lt; 500 habs). Caminos de terracería que elevan tiempos de traslado a más de 2 horas hacia servicios de salud.</w:t>
            </w:r>
          </w:p>
        </w:tc>
      </w:tr>
      <w:tr w:rsidR="005F4B1B" w:rsidRPr="00377DA1" w14:paraId="223E546E" w14:textId="77777777" w:rsidTr="00BD2B64">
        <w:tc>
          <w:tcPr>
            <w:tcW w:w="4248" w:type="dxa"/>
            <w:gridSpan w:val="2"/>
            <w:vAlign w:val="center"/>
            <w:hideMark/>
          </w:tcPr>
          <w:p w14:paraId="66D40444" w14:textId="77777777" w:rsidR="005F4B1B" w:rsidRPr="00F87702" w:rsidRDefault="005F4B1B" w:rsidP="00BD2B64">
            <w:pPr>
              <w:jc w:val="center"/>
              <w:rPr>
                <w:rFonts w:cs="Arial"/>
                <w:sz w:val="16"/>
                <w:szCs w:val="16"/>
              </w:rPr>
            </w:pPr>
            <w:r w:rsidRPr="00F87702">
              <w:rPr>
                <w:rFonts w:cs="Arial"/>
                <w:sz w:val="16"/>
                <w:szCs w:val="16"/>
              </w:rPr>
              <w:t>Hopelchén (Oriente y Sur)</w:t>
            </w:r>
          </w:p>
        </w:tc>
        <w:tc>
          <w:tcPr>
            <w:tcW w:w="5102" w:type="dxa"/>
            <w:gridSpan w:val="2"/>
            <w:vAlign w:val="center"/>
            <w:hideMark/>
          </w:tcPr>
          <w:p w14:paraId="6EB49ED5" w14:textId="77777777" w:rsidR="005F4B1B" w:rsidRPr="00F87702" w:rsidRDefault="005F4B1B" w:rsidP="00BD2B64">
            <w:pPr>
              <w:jc w:val="center"/>
              <w:rPr>
                <w:rFonts w:cs="Arial"/>
                <w:sz w:val="16"/>
                <w:szCs w:val="16"/>
              </w:rPr>
            </w:pPr>
            <w:r w:rsidRPr="00F87702">
              <w:rPr>
                <w:rFonts w:cs="Arial"/>
                <w:sz w:val="16"/>
                <w:szCs w:val="16"/>
              </w:rPr>
              <w:t>Distancias críticas hacia la capital; dependencia de caminos alimentadores precarios.</w:t>
            </w:r>
          </w:p>
        </w:tc>
      </w:tr>
      <w:tr w:rsidR="005F4B1B" w:rsidRPr="00377DA1" w14:paraId="568A8D1B" w14:textId="77777777" w:rsidTr="00BD2B64">
        <w:tc>
          <w:tcPr>
            <w:tcW w:w="4248" w:type="dxa"/>
            <w:gridSpan w:val="2"/>
            <w:vAlign w:val="center"/>
            <w:hideMark/>
          </w:tcPr>
          <w:p w14:paraId="4C39CDF6" w14:textId="77777777" w:rsidR="005F4B1B" w:rsidRPr="00F87702" w:rsidRDefault="005F4B1B" w:rsidP="00BD2B64">
            <w:pPr>
              <w:jc w:val="center"/>
              <w:rPr>
                <w:rFonts w:cs="Arial"/>
                <w:sz w:val="16"/>
                <w:szCs w:val="16"/>
              </w:rPr>
            </w:pPr>
            <w:r w:rsidRPr="00F87702">
              <w:rPr>
                <w:rFonts w:cs="Arial"/>
                <w:sz w:val="16"/>
                <w:szCs w:val="16"/>
              </w:rPr>
              <w:t>Palizada</w:t>
            </w:r>
          </w:p>
        </w:tc>
        <w:tc>
          <w:tcPr>
            <w:tcW w:w="5102" w:type="dxa"/>
            <w:gridSpan w:val="2"/>
            <w:vAlign w:val="center"/>
            <w:hideMark/>
          </w:tcPr>
          <w:p w14:paraId="609F3394" w14:textId="77777777" w:rsidR="005F4B1B" w:rsidRPr="00F87702" w:rsidRDefault="005F4B1B" w:rsidP="00BD2B64">
            <w:pPr>
              <w:jc w:val="center"/>
              <w:rPr>
                <w:rFonts w:cs="Arial"/>
                <w:sz w:val="16"/>
                <w:szCs w:val="16"/>
              </w:rPr>
            </w:pPr>
            <w:r w:rsidRPr="00F87702">
              <w:rPr>
                <w:rFonts w:cs="Arial"/>
                <w:sz w:val="16"/>
                <w:szCs w:val="16"/>
              </w:rPr>
              <w:t>Aislamiento físico (pantanos/ríos). Dependencia de movilidad fluvial y una sola vía de acceso carretero (Carretera 186).</w:t>
            </w:r>
          </w:p>
        </w:tc>
      </w:tr>
      <w:tr w:rsidR="005F4B1B" w:rsidRPr="00377DA1" w14:paraId="5215D892" w14:textId="77777777" w:rsidTr="00BD2B64">
        <w:tc>
          <w:tcPr>
            <w:tcW w:w="4248" w:type="dxa"/>
            <w:gridSpan w:val="2"/>
            <w:shd w:val="clear" w:color="auto" w:fill="156082"/>
            <w:vAlign w:val="center"/>
            <w:hideMark/>
          </w:tcPr>
          <w:p w14:paraId="1C54249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Impacto Social Transversal</w:t>
            </w:r>
          </w:p>
        </w:tc>
        <w:tc>
          <w:tcPr>
            <w:tcW w:w="5102" w:type="dxa"/>
            <w:gridSpan w:val="2"/>
            <w:shd w:val="clear" w:color="auto" w:fill="156082"/>
            <w:vAlign w:val="center"/>
            <w:hideMark/>
          </w:tcPr>
          <w:p w14:paraId="630BADC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Correlación</w:t>
            </w:r>
          </w:p>
        </w:tc>
      </w:tr>
      <w:tr w:rsidR="005F4B1B" w:rsidRPr="00377DA1" w14:paraId="3020E24B" w14:textId="77777777" w:rsidTr="00BD2B64">
        <w:tc>
          <w:tcPr>
            <w:tcW w:w="4248" w:type="dxa"/>
            <w:gridSpan w:val="2"/>
            <w:vAlign w:val="center"/>
            <w:hideMark/>
          </w:tcPr>
          <w:p w14:paraId="2B2244DD" w14:textId="77777777" w:rsidR="005F4B1B" w:rsidRPr="00F87702" w:rsidRDefault="005F4B1B" w:rsidP="00BD2B64">
            <w:pPr>
              <w:jc w:val="center"/>
              <w:rPr>
                <w:rFonts w:cs="Arial"/>
                <w:sz w:val="16"/>
                <w:szCs w:val="16"/>
              </w:rPr>
            </w:pPr>
            <w:r w:rsidRPr="00F87702">
              <w:rPr>
                <w:rFonts w:cs="Arial"/>
                <w:sz w:val="16"/>
                <w:szCs w:val="16"/>
              </w:rPr>
              <w:t>Superposición de Rezago</w:t>
            </w:r>
          </w:p>
        </w:tc>
        <w:tc>
          <w:tcPr>
            <w:tcW w:w="5102" w:type="dxa"/>
            <w:gridSpan w:val="2"/>
            <w:vAlign w:val="center"/>
            <w:hideMark/>
          </w:tcPr>
          <w:p w14:paraId="5CB8945F" w14:textId="77777777" w:rsidR="005F4B1B" w:rsidRPr="00F87702" w:rsidRDefault="005F4B1B" w:rsidP="00BD2B64">
            <w:pPr>
              <w:jc w:val="center"/>
              <w:rPr>
                <w:rFonts w:cs="Arial"/>
                <w:sz w:val="16"/>
                <w:szCs w:val="16"/>
              </w:rPr>
            </w:pPr>
            <w:r w:rsidRPr="00F87702">
              <w:rPr>
                <w:rFonts w:cs="Arial"/>
                <w:sz w:val="16"/>
                <w:szCs w:val="16"/>
              </w:rPr>
              <w:t>Los polígonos con menor accesibilidad (GACP) coinciden exactamente con los índices de pobreza más altos (&gt;80%) y la mayor carencia de agua entubada y drenaje.</w:t>
            </w:r>
          </w:p>
        </w:tc>
      </w:tr>
    </w:tbl>
    <w:p w14:paraId="789632A8"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352247F3" w14:textId="77777777" w:rsidR="005F4B1B" w:rsidRPr="00377DA1" w:rsidRDefault="005F4B1B" w:rsidP="005F4B1B">
      <w:pPr>
        <w:pStyle w:val="Ttulo8"/>
        <w:rPr>
          <w:szCs w:val="18"/>
        </w:rPr>
      </w:pPr>
      <w:r w:rsidRPr="00377DA1">
        <w:rPr>
          <w:szCs w:val="18"/>
        </w:rPr>
        <w:lastRenderedPageBreak/>
        <w:t xml:space="preserve">Transporte </w:t>
      </w:r>
      <w:r>
        <w:rPr>
          <w:szCs w:val="18"/>
        </w:rPr>
        <w:t>p</w:t>
      </w:r>
      <w:r w:rsidRPr="00377DA1">
        <w:rPr>
          <w:szCs w:val="18"/>
        </w:rPr>
        <w:t>úblico</w:t>
      </w:r>
    </w:p>
    <w:p w14:paraId="7F2F04EC" w14:textId="77777777" w:rsidR="005F4B1B" w:rsidRPr="00377DA1" w:rsidRDefault="005F4B1B" w:rsidP="005F4B1B">
      <w:pPr>
        <w:spacing w:after="0"/>
        <w:rPr>
          <w:rFonts w:cs="Arial"/>
          <w:color w:val="000000"/>
          <w:szCs w:val="18"/>
        </w:rPr>
      </w:pPr>
      <w:r w:rsidRPr="00377DA1">
        <w:rPr>
          <w:rFonts w:cs="Arial"/>
          <w:b/>
          <w:bCs/>
          <w:color w:val="000000"/>
          <w:szCs w:val="18"/>
        </w:rPr>
        <w:t>Descrip</w:t>
      </w:r>
      <w:r>
        <w:rPr>
          <w:rFonts w:cs="Arial"/>
          <w:b/>
          <w:bCs/>
          <w:color w:val="000000"/>
          <w:szCs w:val="18"/>
        </w:rPr>
        <w:t>ción</w:t>
      </w:r>
      <w:r w:rsidRPr="00377DA1">
        <w:rPr>
          <w:rFonts w:cs="Arial"/>
          <w:b/>
          <w:bCs/>
          <w:color w:val="000000"/>
          <w:szCs w:val="18"/>
        </w:rPr>
        <w:t>:</w:t>
      </w:r>
      <w:r>
        <w:rPr>
          <w:rFonts w:cs="Arial"/>
          <w:color w:val="000000"/>
          <w:szCs w:val="18"/>
        </w:rPr>
        <w:t xml:space="preserve"> </w:t>
      </w:r>
      <w:r w:rsidRPr="00377DA1">
        <w:rPr>
          <w:rFonts w:cs="Arial"/>
          <w:color w:val="000000"/>
          <w:szCs w:val="18"/>
        </w:rPr>
        <w:t>Este tema evalúa la red venosa que mantiene vivas a las ciudades y comunidades: el transporte de pasajeros. Mide la cobertura de las rutas urbanas, suburbanas y rurales, así como la proliferación de medios de transporte alternativos (o informales). Analizar el transporte público desde una óptica social es fundamental porque la falta de rutas formales obliga a las familias a gastar un porcentaje altísimo de sus ingresos en traslados precarios, fomenta el uso masivo de motocicletas (con el consecuente aumento en mortalidad vial) y vulnera la seguridad de los grupos más vulnerables, especialmente las mujeres.</w:t>
      </w:r>
    </w:p>
    <w:p w14:paraId="49DCD529"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Cobertura de rutas de transporte público (Urbano, Suburbano y Foráneo/Rural)</w:t>
      </w:r>
      <w:r>
        <w:rPr>
          <w:rFonts w:cs="Arial"/>
          <w:color w:val="000000"/>
          <w:szCs w:val="18"/>
        </w:rPr>
        <w:t xml:space="preserve">, </w:t>
      </w:r>
      <w:r w:rsidRPr="00377DA1">
        <w:rPr>
          <w:rFonts w:cs="Arial"/>
          <w:color w:val="000000"/>
          <w:szCs w:val="18"/>
        </w:rPr>
        <w:t>Inventario de paraderos y terminales de transferencia de pasajeros</w:t>
      </w:r>
      <w:r>
        <w:rPr>
          <w:rFonts w:cs="Arial"/>
          <w:color w:val="000000"/>
          <w:szCs w:val="18"/>
        </w:rPr>
        <w:t xml:space="preserve">, </w:t>
      </w:r>
      <w:r w:rsidRPr="00377DA1">
        <w:rPr>
          <w:rFonts w:cs="Arial"/>
          <w:color w:val="000000"/>
          <w:szCs w:val="18"/>
        </w:rPr>
        <w:t>Modalidad de transporte predominante (Autobús, Combi/Vagoneta, Taxi Foráneo, Mototaxi)</w:t>
      </w:r>
      <w:r>
        <w:rPr>
          <w:rFonts w:cs="Arial"/>
          <w:color w:val="000000"/>
          <w:szCs w:val="18"/>
        </w:rPr>
        <w:t xml:space="preserve"> y </w:t>
      </w:r>
      <w:r w:rsidRPr="00377DA1">
        <w:rPr>
          <w:rFonts w:cs="Arial"/>
          <w:color w:val="000000"/>
          <w:szCs w:val="18"/>
        </w:rPr>
        <w:t>Precarización e informalidad de la movilidad en municipios rurales.</w:t>
      </w:r>
    </w:p>
    <w:p w14:paraId="37EA5073" w14:textId="77777777" w:rsidR="005F4B1B" w:rsidRPr="00F87702"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F87702">
        <w:rPr>
          <w:rFonts w:eastAsia="Times New Roman" w:cs="Courier New"/>
          <w:szCs w:val="18"/>
          <w:lang w:eastAsia="es-MX"/>
          <w14:ligatures w14:val="none"/>
        </w:rPr>
        <w:t>C04_Transporte_fluvial_rio_Palizada_INEGI_2008</w:t>
      </w:r>
      <w:r w:rsidRPr="00F87702">
        <w:rPr>
          <w:rFonts w:eastAsia="Times New Roman" w:cs="Times New Roman"/>
          <w:szCs w:val="18"/>
          <w:lang w:eastAsia="es-MX"/>
          <w14:ligatures w14:val="none"/>
        </w:rPr>
        <w:t> (3)</w:t>
      </w:r>
      <w:r>
        <w:rPr>
          <w:rFonts w:cs="Arial"/>
          <w:color w:val="000000"/>
          <w:szCs w:val="18"/>
        </w:rPr>
        <w:t xml:space="preserve"> y </w:t>
      </w:r>
      <w:r w:rsidRPr="00F87702">
        <w:rPr>
          <w:rFonts w:eastAsia="Times New Roman" w:cs="Courier New"/>
          <w:szCs w:val="18"/>
          <w:lang w:eastAsia="es-MX"/>
          <w14:ligatures w14:val="none"/>
        </w:rPr>
        <w:t>C04_Red_Regional_IMT_INEGI_2024</w:t>
      </w:r>
      <w:r w:rsidRPr="00F87702">
        <w:rPr>
          <w:rFonts w:eastAsia="Times New Roman" w:cs="Times New Roman"/>
          <w:szCs w:val="18"/>
          <w:lang w:eastAsia="es-MX"/>
          <w14:ligatures w14:val="none"/>
        </w:rPr>
        <w:t> (1)</w:t>
      </w:r>
      <w:r>
        <w:rPr>
          <w:rFonts w:eastAsia="Times New Roman" w:cs="Times New Roman"/>
          <w:szCs w:val="18"/>
          <w:lang w:eastAsia="es-MX"/>
          <w14:ligatures w14:val="none"/>
        </w:rPr>
        <w:t>.</w:t>
      </w:r>
    </w:p>
    <w:p w14:paraId="331D1B5A"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7EAF21C9" w14:textId="77777777" w:rsidR="005F4B1B" w:rsidRPr="00377DA1" w:rsidRDefault="005F4B1B">
      <w:pPr>
        <w:numPr>
          <w:ilvl w:val="0"/>
          <w:numId w:val="32"/>
        </w:numPr>
        <w:spacing w:after="100" w:afterAutospacing="1"/>
        <w:rPr>
          <w:rFonts w:cs="Arial"/>
          <w:color w:val="000000"/>
          <w:szCs w:val="18"/>
        </w:rPr>
      </w:pPr>
      <w:r w:rsidRPr="00377DA1">
        <w:rPr>
          <w:rFonts w:cs="Arial"/>
          <w:b/>
          <w:bCs/>
          <w:color w:val="000000"/>
          <w:szCs w:val="18"/>
        </w:rPr>
        <w:t>Déficit Urban</w:t>
      </w:r>
      <w:r>
        <w:rPr>
          <w:rFonts w:cs="Arial"/>
          <w:b/>
          <w:bCs/>
          <w:color w:val="000000"/>
          <w:szCs w:val="18"/>
        </w:rPr>
        <w:t>o</w:t>
      </w:r>
      <w:r w:rsidRPr="00377DA1">
        <w:rPr>
          <w:rFonts w:cs="Arial"/>
          <w:b/>
          <w:bCs/>
          <w:color w:val="000000"/>
          <w:szCs w:val="18"/>
        </w:rPr>
        <w:t>:</w:t>
      </w:r>
      <w:r w:rsidRPr="00377DA1">
        <w:rPr>
          <w:rStyle w:val="apple-converted-space"/>
          <w:rFonts w:cs="Arial"/>
          <w:color w:val="000000"/>
          <w:szCs w:val="18"/>
        </w:rPr>
        <w:t> </w:t>
      </w:r>
      <w:r w:rsidRPr="00377DA1">
        <w:rPr>
          <w:rFonts w:cs="Arial"/>
          <w:color w:val="000000"/>
          <w:szCs w:val="18"/>
        </w:rPr>
        <w:t>En las dos capitales económicas</w:t>
      </w:r>
      <w:r>
        <w:rPr>
          <w:rFonts w:cs="Arial"/>
          <w:color w:val="000000"/>
          <w:szCs w:val="18"/>
        </w:rPr>
        <w:t xml:space="preserve"> (Campeche y Carmen)</w:t>
      </w:r>
      <w:r w:rsidRPr="00377DA1">
        <w:rPr>
          <w:rFonts w:cs="Arial"/>
          <w:color w:val="000000"/>
          <w:szCs w:val="18"/>
        </w:rPr>
        <w:t>, que concentran casi el 60% del parque habitacional, el modelo de expansión urbana periférica (analizado en Vivienda) colapsó la capacidad del transporte. Las rutas de autobuses urbanos son insuficientes, operan con flotas envejecidas y no cubren eficientemente los nuevos fraccionamientos ni los Asentamientos Irregulares, obligando a los habitantes a caminar largas distancias en zonas sin iluminación.</w:t>
      </w:r>
    </w:p>
    <w:p w14:paraId="1FB010E9" w14:textId="77777777" w:rsidR="005F4B1B" w:rsidRPr="00377DA1" w:rsidRDefault="005F4B1B">
      <w:pPr>
        <w:numPr>
          <w:ilvl w:val="0"/>
          <w:numId w:val="32"/>
        </w:numPr>
        <w:spacing w:after="100" w:afterAutospacing="1"/>
        <w:rPr>
          <w:rFonts w:cs="Arial"/>
          <w:color w:val="000000"/>
          <w:szCs w:val="18"/>
        </w:rPr>
      </w:pPr>
      <w:r w:rsidRPr="00377DA1">
        <w:rPr>
          <w:rFonts w:cs="Arial"/>
          <w:b/>
          <w:bCs/>
          <w:color w:val="000000"/>
          <w:szCs w:val="18"/>
        </w:rPr>
        <w:t>Mototaxi:</w:t>
      </w:r>
      <w:r w:rsidRPr="00377DA1">
        <w:rPr>
          <w:rStyle w:val="apple-converted-space"/>
          <w:rFonts w:cs="Arial"/>
          <w:color w:val="000000"/>
          <w:szCs w:val="18"/>
        </w:rPr>
        <w:t> </w:t>
      </w:r>
      <w:r w:rsidRPr="00F87702">
        <w:rPr>
          <w:rFonts w:cs="Arial"/>
          <w:color w:val="000000"/>
          <w:szCs w:val="18"/>
        </w:rPr>
        <w:t>Ante la ausencia del Estado y de empresas de transporte formal, la población resolvió su movilidad a través del mototaxi. En los municipios del norte (Calkiní, Dzitbalché, Hecelchakán, Tenabo) y zonas agropecuarias como</w:t>
      </w:r>
      <w:r w:rsidRPr="00F87702">
        <w:rPr>
          <w:rStyle w:val="apple-converted-space"/>
          <w:rFonts w:cs="Arial"/>
          <w:color w:val="000000"/>
          <w:szCs w:val="18"/>
        </w:rPr>
        <w:t> </w:t>
      </w:r>
      <w:r w:rsidRPr="00F87702">
        <w:rPr>
          <w:rFonts w:cs="Arial"/>
          <w:color w:val="000000"/>
          <w:szCs w:val="18"/>
        </w:rPr>
        <w:t>Hopelchén y Escárcega, el mototaxi es el rey indiscutible de la "última milla". Aunque genera empleo local, expone a los pasajeros a una alta inseguridad vial y carece de regulación tarifaria.</w:t>
      </w:r>
    </w:p>
    <w:p w14:paraId="40857BE8" w14:textId="77777777" w:rsidR="005F4B1B" w:rsidRPr="00F87702" w:rsidRDefault="005F4B1B">
      <w:pPr>
        <w:numPr>
          <w:ilvl w:val="0"/>
          <w:numId w:val="32"/>
        </w:numPr>
        <w:spacing w:after="100" w:afterAutospacing="1"/>
        <w:rPr>
          <w:rFonts w:cs="Arial"/>
          <w:color w:val="000000"/>
          <w:szCs w:val="18"/>
        </w:rPr>
      </w:pPr>
      <w:r w:rsidRPr="00377DA1">
        <w:rPr>
          <w:rFonts w:cs="Arial"/>
          <w:b/>
          <w:bCs/>
          <w:color w:val="000000"/>
          <w:szCs w:val="18"/>
        </w:rPr>
        <w:t xml:space="preserve">Movilidad </w:t>
      </w:r>
      <w:r>
        <w:rPr>
          <w:rFonts w:cs="Arial"/>
          <w:b/>
          <w:bCs/>
          <w:color w:val="000000"/>
          <w:szCs w:val="18"/>
        </w:rPr>
        <w:t>foránea</w:t>
      </w:r>
      <w:r w:rsidRPr="00377DA1">
        <w:rPr>
          <w:rFonts w:cs="Arial"/>
          <w:b/>
          <w:bCs/>
          <w:color w:val="000000"/>
          <w:szCs w:val="18"/>
        </w:rPr>
        <w:t>:</w:t>
      </w:r>
      <w:r w:rsidRPr="00377DA1">
        <w:rPr>
          <w:rStyle w:val="apple-converted-space"/>
          <w:rFonts w:cs="Arial"/>
          <w:color w:val="000000"/>
          <w:szCs w:val="18"/>
        </w:rPr>
        <w:t> </w:t>
      </w:r>
      <w:r w:rsidRPr="00F87702">
        <w:rPr>
          <w:rFonts w:cs="Arial"/>
          <w:color w:val="000000"/>
          <w:szCs w:val="18"/>
        </w:rPr>
        <w:t>En municipios con alta dispersión como</w:t>
      </w:r>
      <w:r w:rsidRPr="00F87702">
        <w:rPr>
          <w:rStyle w:val="apple-converted-space"/>
          <w:rFonts w:cs="Arial"/>
          <w:color w:val="000000"/>
          <w:szCs w:val="18"/>
        </w:rPr>
        <w:t> </w:t>
      </w:r>
      <w:r w:rsidRPr="00F87702">
        <w:rPr>
          <w:rFonts w:cs="Arial"/>
          <w:color w:val="000000"/>
          <w:szCs w:val="18"/>
        </w:rPr>
        <w:t>Calakmul y Candelaria, el transporte no es urbano, es foráneo. Las comunidades dependen exclusivamente de "Taxis Colectivos" o "Combis" que pasan una o dos veces al día. Perder la combi significa perder el día de trabajo o la cita médica. Además, el costo del pasaje foráneo representa un golpe severo a la economía de familias que, como ya vimos, viven en pobreza extrema.</w:t>
      </w:r>
    </w:p>
    <w:p w14:paraId="5BEF5523" w14:textId="77777777" w:rsidR="005F4B1B" w:rsidRPr="00377DA1" w:rsidRDefault="005F4B1B">
      <w:pPr>
        <w:numPr>
          <w:ilvl w:val="0"/>
          <w:numId w:val="32"/>
        </w:numPr>
        <w:spacing w:after="0"/>
        <w:rPr>
          <w:rFonts w:cs="Arial"/>
          <w:color w:val="000000"/>
          <w:szCs w:val="18"/>
        </w:rPr>
      </w:pPr>
      <w:r w:rsidRPr="00377DA1">
        <w:rPr>
          <w:rFonts w:cs="Arial"/>
          <w:b/>
          <w:bCs/>
          <w:color w:val="000000"/>
          <w:szCs w:val="18"/>
        </w:rPr>
        <w:t xml:space="preserve">Motocicleta </w:t>
      </w:r>
      <w:r>
        <w:rPr>
          <w:rFonts w:cs="Arial"/>
          <w:b/>
          <w:bCs/>
          <w:color w:val="000000"/>
          <w:szCs w:val="18"/>
        </w:rPr>
        <w:t>p</w:t>
      </w:r>
      <w:r w:rsidRPr="00377DA1">
        <w:rPr>
          <w:rFonts w:cs="Arial"/>
          <w:b/>
          <w:bCs/>
          <w:color w:val="000000"/>
          <w:szCs w:val="18"/>
        </w:rPr>
        <w:t>articular:</w:t>
      </w:r>
      <w:r w:rsidRPr="00377DA1">
        <w:rPr>
          <w:rStyle w:val="apple-converted-space"/>
          <w:rFonts w:cs="Arial"/>
          <w:color w:val="000000"/>
          <w:szCs w:val="18"/>
        </w:rPr>
        <w:t> </w:t>
      </w:r>
      <w:r w:rsidRPr="00377DA1">
        <w:rPr>
          <w:rFonts w:cs="Arial"/>
          <w:color w:val="000000"/>
          <w:szCs w:val="18"/>
        </w:rPr>
        <w:t>Como síntoma del mal transporte público, todo el estado de Campeche (desde Palizada hasta Campeche capital) registra un aumento descontrolado del parque vehicular de motocicletas. Es la alternativa barata de la clase trabajadora, pero ha disparado los hechos de tránsito mortales.</w:t>
      </w:r>
    </w:p>
    <w:p w14:paraId="07A20219" w14:textId="77777777" w:rsidR="005F4B1B" w:rsidRPr="00377DA1" w:rsidRDefault="005F4B1B" w:rsidP="005F4B1B">
      <w:pPr>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La geografía del transporte público en Campeche es el reflejo exacto de la desigualdad.</w:t>
      </w:r>
      <w:r>
        <w:rPr>
          <w:rFonts w:cs="Arial"/>
          <w:color w:val="000000"/>
          <w:szCs w:val="18"/>
        </w:rPr>
        <w:t xml:space="preserve"> </w:t>
      </w:r>
      <w:r w:rsidRPr="004F145E">
        <w:rPr>
          <w:rFonts w:cs="Arial"/>
          <w:color w:val="000000"/>
          <w:szCs w:val="18"/>
        </w:rPr>
        <w:t>Si analizamos las Rutas de Transporte</w:t>
      </w:r>
      <w:r w:rsidRPr="004F145E">
        <w:rPr>
          <w:rStyle w:val="apple-converted-space"/>
          <w:rFonts w:cs="Arial"/>
          <w:color w:val="000000"/>
          <w:szCs w:val="18"/>
        </w:rPr>
        <w:t xml:space="preserve"> </w:t>
      </w:r>
      <w:r w:rsidRPr="004F145E">
        <w:rPr>
          <w:rFonts w:cs="Arial"/>
          <w:color w:val="000000"/>
          <w:szCs w:val="18"/>
        </w:rPr>
        <w:t xml:space="preserve">en contraste </w:t>
      </w:r>
      <w:r w:rsidRPr="004F145E">
        <w:rPr>
          <w:rStyle w:val="apple-converted-space"/>
          <w:rFonts w:cs="Arial"/>
          <w:color w:val="000000"/>
          <w:szCs w:val="18"/>
        </w:rPr>
        <w:t xml:space="preserve">con los </w:t>
      </w:r>
      <w:r w:rsidRPr="004F145E">
        <w:rPr>
          <w:rFonts w:cs="Arial"/>
          <w:color w:val="000000"/>
          <w:szCs w:val="18"/>
        </w:rPr>
        <w:t>Asentamientos Humanos Irregulares</w:t>
      </w:r>
      <w:r w:rsidRPr="004F145E">
        <w:rPr>
          <w:rStyle w:val="apple-converted-space"/>
          <w:rFonts w:cs="Arial"/>
          <w:color w:val="000000"/>
          <w:szCs w:val="18"/>
        </w:rPr>
        <w:t xml:space="preserve"> </w:t>
      </w:r>
      <w:r w:rsidRPr="004F145E">
        <w:rPr>
          <w:rFonts w:cs="Arial"/>
          <w:color w:val="000000"/>
          <w:szCs w:val="18"/>
        </w:rPr>
        <w:t>o con las</w:t>
      </w:r>
      <w:r w:rsidRPr="004F145E">
        <w:rPr>
          <w:rStyle w:val="apple-converted-space"/>
          <w:rFonts w:cs="Arial"/>
          <w:color w:val="000000"/>
          <w:szCs w:val="18"/>
        </w:rPr>
        <w:t> </w:t>
      </w:r>
      <w:r w:rsidRPr="004F145E">
        <w:rPr>
          <w:rFonts w:cs="Arial"/>
          <w:color w:val="000000"/>
          <w:szCs w:val="18"/>
        </w:rPr>
        <w:t>Escuelas</w:t>
      </w:r>
      <w:r w:rsidRPr="004F145E">
        <w:rPr>
          <w:rStyle w:val="apple-converted-space"/>
          <w:rFonts w:cs="Arial"/>
          <w:color w:val="000000"/>
          <w:szCs w:val="18"/>
        </w:rPr>
        <w:t xml:space="preserve"> </w:t>
      </w:r>
      <w:r w:rsidRPr="004F145E">
        <w:rPr>
          <w:rFonts w:cs="Arial"/>
          <w:color w:val="000000"/>
          <w:szCs w:val="18"/>
        </w:rPr>
        <w:t>notaremos los vacíos: hay miles de estudiantes y trabajadores en Campeche y Carmen que viven fuera del radio de cobertura del autobús.</w:t>
      </w:r>
      <w:r>
        <w:rPr>
          <w:rFonts w:cs="Arial"/>
          <w:color w:val="000000"/>
          <w:szCs w:val="18"/>
        </w:rPr>
        <w:t xml:space="preserve"> </w:t>
      </w:r>
      <w:r w:rsidRPr="00377DA1">
        <w:rPr>
          <w:rFonts w:cs="Arial"/>
          <w:color w:val="000000"/>
          <w:szCs w:val="18"/>
        </w:rPr>
        <w:t>Al mismo tiempo, se debe visibilizar la realidad de los municipios rurales. El mototaxi en Calkiní o la combi foránea en Calakmul no son anomalías, son el soporte vital de la región. El ordenamiento territorial debe utilizar estas capas de rutas para justificar proyectos de inversión social: construir paraderos seguros e iluminados con perspectiva de género en las cabeceras municipales para que las mujeres no esperen la combi en la oscuridad, y diseñar esquemas de subsidio para que el transporte foráneo llegue a las comunidades más apartadas de Candelaria, garantizando el derecho a la movilidad sin que cueste la mitad del salario de un campesino.</w:t>
      </w:r>
    </w:p>
    <w:p w14:paraId="6D373F83"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56</w:t>
      </w:r>
      <w:r w:rsidRPr="00377DA1">
        <w:rPr>
          <w:sz w:val="18"/>
        </w:rPr>
        <w:fldChar w:fldCharType="end"/>
      </w:r>
      <w:r w:rsidRPr="00377DA1">
        <w:rPr>
          <w:sz w:val="18"/>
        </w:rPr>
        <w:t xml:space="preserve"> Ficha </w:t>
      </w:r>
      <w:r>
        <w:rPr>
          <w:sz w:val="18"/>
        </w:rPr>
        <w:t>t</w:t>
      </w:r>
      <w:r w:rsidRPr="00377DA1">
        <w:rPr>
          <w:sz w:val="18"/>
        </w:rPr>
        <w:t xml:space="preserve">écnica </w:t>
      </w:r>
      <w:r>
        <w:rPr>
          <w:sz w:val="18"/>
        </w:rPr>
        <w:t xml:space="preserve">de </w:t>
      </w:r>
      <w:r w:rsidRPr="00377DA1">
        <w:rPr>
          <w:sz w:val="18"/>
        </w:rPr>
        <w:t xml:space="preserve">Transporte </w:t>
      </w:r>
      <w:r>
        <w:rPr>
          <w:sz w:val="18"/>
        </w:rPr>
        <w:t>p</w:t>
      </w:r>
      <w:r w:rsidRPr="00377DA1">
        <w:rPr>
          <w:sz w:val="18"/>
        </w:rPr>
        <w:t>úblico</w:t>
      </w:r>
    </w:p>
    <w:tbl>
      <w:tblPr>
        <w:tblStyle w:val="Tablaconcuadrcula"/>
        <w:tblW w:w="0" w:type="auto"/>
        <w:tblLayout w:type="fixed"/>
        <w:tblLook w:val="04A0" w:firstRow="1" w:lastRow="0" w:firstColumn="1" w:lastColumn="0" w:noHBand="0" w:noVBand="1"/>
      </w:tblPr>
      <w:tblGrid>
        <w:gridCol w:w="2972"/>
        <w:gridCol w:w="1985"/>
        <w:gridCol w:w="1842"/>
        <w:gridCol w:w="2551"/>
      </w:tblGrid>
      <w:tr w:rsidR="005F4B1B" w:rsidRPr="00377DA1" w14:paraId="5753C290" w14:textId="77777777" w:rsidTr="00BD2B64">
        <w:tc>
          <w:tcPr>
            <w:tcW w:w="9350" w:type="dxa"/>
            <w:gridSpan w:val="4"/>
            <w:shd w:val="clear" w:color="auto" w:fill="156082"/>
            <w:vAlign w:val="center"/>
          </w:tcPr>
          <w:p w14:paraId="7B8C7AE6"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Transporte público</w:t>
            </w:r>
          </w:p>
        </w:tc>
      </w:tr>
      <w:tr w:rsidR="005F4B1B" w:rsidRPr="00377DA1" w14:paraId="023BF5F6" w14:textId="77777777" w:rsidTr="00BD2B64">
        <w:tc>
          <w:tcPr>
            <w:tcW w:w="2972" w:type="dxa"/>
            <w:shd w:val="clear" w:color="auto" w:fill="156082"/>
            <w:vAlign w:val="center"/>
            <w:hideMark/>
          </w:tcPr>
          <w:p w14:paraId="435BF5A4"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985" w:type="dxa"/>
            <w:shd w:val="clear" w:color="auto" w:fill="156082"/>
            <w:vAlign w:val="center"/>
            <w:hideMark/>
          </w:tcPr>
          <w:p w14:paraId="39EB5A90"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842" w:type="dxa"/>
            <w:shd w:val="clear" w:color="auto" w:fill="156082"/>
            <w:vAlign w:val="center"/>
            <w:hideMark/>
          </w:tcPr>
          <w:p w14:paraId="14FE12D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551" w:type="dxa"/>
            <w:shd w:val="clear" w:color="auto" w:fill="156082"/>
            <w:vAlign w:val="center"/>
            <w:hideMark/>
          </w:tcPr>
          <w:p w14:paraId="7224A0D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621659B8" w14:textId="77777777" w:rsidTr="00BD2B64">
        <w:tc>
          <w:tcPr>
            <w:tcW w:w="2972" w:type="dxa"/>
            <w:vAlign w:val="center"/>
            <w:hideMark/>
          </w:tcPr>
          <w:p w14:paraId="51579058" w14:textId="77777777" w:rsidR="005F4B1B" w:rsidRPr="00B65EAB" w:rsidRDefault="005F4B1B" w:rsidP="00BD2B64">
            <w:pPr>
              <w:jc w:val="center"/>
              <w:rPr>
                <w:rFonts w:cs="Arial"/>
                <w:sz w:val="16"/>
                <w:szCs w:val="16"/>
              </w:rPr>
            </w:pPr>
            <w:r w:rsidRPr="00B65EAB">
              <w:rPr>
                <w:rFonts w:cs="Arial"/>
                <w:sz w:val="16"/>
                <w:szCs w:val="16"/>
              </w:rPr>
              <w:t>Mide la oferta y la calidad de las distintas modalidades de transporte de pasajeros, y evalúa la precariedad, la informalidad y la exclusión espacial de las poblaciones alejadas de las rutas.</w:t>
            </w:r>
          </w:p>
        </w:tc>
        <w:tc>
          <w:tcPr>
            <w:tcW w:w="1985" w:type="dxa"/>
            <w:vAlign w:val="center"/>
            <w:hideMark/>
          </w:tcPr>
          <w:p w14:paraId="27495FBB" w14:textId="77777777" w:rsidR="005F4B1B" w:rsidRPr="00B65EAB" w:rsidRDefault="005F4B1B" w:rsidP="00BD2B64">
            <w:pPr>
              <w:jc w:val="center"/>
              <w:rPr>
                <w:rFonts w:cs="Arial"/>
                <w:sz w:val="16"/>
                <w:szCs w:val="16"/>
              </w:rPr>
            </w:pPr>
            <w:r w:rsidRPr="00B65EAB">
              <w:rPr>
                <w:rFonts w:cs="Arial"/>
                <w:sz w:val="16"/>
                <w:szCs w:val="16"/>
              </w:rPr>
              <w:t>Análisis espacial de la red de transporte público urbano, suburbano y rural, y de su función para facilitar el acceso a derechos.</w:t>
            </w:r>
          </w:p>
        </w:tc>
        <w:tc>
          <w:tcPr>
            <w:tcW w:w="1842" w:type="dxa"/>
            <w:vAlign w:val="center"/>
            <w:hideMark/>
          </w:tcPr>
          <w:p w14:paraId="44EA58A8" w14:textId="77777777" w:rsidR="005F4B1B" w:rsidRPr="00B65EAB" w:rsidRDefault="005F4B1B" w:rsidP="00BD2B64">
            <w:pPr>
              <w:jc w:val="center"/>
              <w:rPr>
                <w:rFonts w:cs="Arial"/>
                <w:sz w:val="16"/>
                <w:szCs w:val="16"/>
              </w:rPr>
            </w:pPr>
            <w:r w:rsidRPr="00B65EAB">
              <w:rPr>
                <w:rFonts w:cs="Arial"/>
                <w:sz w:val="16"/>
                <w:szCs w:val="16"/>
              </w:rPr>
              <w:t>- Trazado de rutas (autobús/combi).</w:t>
            </w:r>
          </w:p>
          <w:p w14:paraId="6D58090F" w14:textId="77777777" w:rsidR="005F4B1B" w:rsidRPr="00B65EAB" w:rsidRDefault="005F4B1B" w:rsidP="00BD2B64">
            <w:pPr>
              <w:jc w:val="center"/>
              <w:rPr>
                <w:rFonts w:cs="Arial"/>
                <w:sz w:val="16"/>
                <w:szCs w:val="16"/>
              </w:rPr>
            </w:pPr>
            <w:r w:rsidRPr="00B65EAB">
              <w:rPr>
                <w:rFonts w:cs="Arial"/>
                <w:sz w:val="16"/>
                <w:szCs w:val="16"/>
              </w:rPr>
              <w:t>- Ubicación de paraderos o terminales.</w:t>
            </w:r>
          </w:p>
          <w:p w14:paraId="65607118" w14:textId="77777777" w:rsidR="005F4B1B" w:rsidRPr="00B65EAB" w:rsidRDefault="005F4B1B" w:rsidP="00BD2B64">
            <w:pPr>
              <w:jc w:val="center"/>
              <w:rPr>
                <w:rFonts w:cs="Arial"/>
                <w:sz w:val="16"/>
                <w:szCs w:val="16"/>
              </w:rPr>
            </w:pPr>
            <w:r w:rsidRPr="00B65EAB">
              <w:rPr>
                <w:rFonts w:cs="Arial"/>
                <w:sz w:val="16"/>
                <w:szCs w:val="16"/>
              </w:rPr>
              <w:t>- Presencia de transporte alternativo (mototaxi).</w:t>
            </w:r>
          </w:p>
        </w:tc>
        <w:tc>
          <w:tcPr>
            <w:tcW w:w="2551" w:type="dxa"/>
            <w:vAlign w:val="center"/>
            <w:hideMark/>
          </w:tcPr>
          <w:p w14:paraId="3FDF8E3E" w14:textId="77777777" w:rsidR="005F4B1B" w:rsidRPr="00B65EAB" w:rsidRDefault="005F4B1B" w:rsidP="00BD2B64">
            <w:pPr>
              <w:jc w:val="center"/>
              <w:rPr>
                <w:rFonts w:eastAsia="Times New Roman" w:cs="Times New Roman"/>
                <w:sz w:val="16"/>
                <w:szCs w:val="16"/>
                <w:lang w:eastAsia="es-MX"/>
                <w14:ligatures w14:val="none"/>
              </w:rPr>
            </w:pPr>
            <w:r w:rsidRPr="00B65EAB">
              <w:rPr>
                <w:rFonts w:eastAsia="Times New Roman" w:cs="Courier New"/>
                <w:sz w:val="16"/>
                <w:szCs w:val="16"/>
                <w:lang w:eastAsia="es-MX"/>
                <w14:ligatures w14:val="none"/>
              </w:rPr>
              <w:t>C04_Transporte_fluvial_rio_Palizada_INEGI_2008</w:t>
            </w:r>
            <w:r w:rsidRPr="00B65EAB">
              <w:rPr>
                <w:rFonts w:eastAsia="Times New Roman" w:cs="Times New Roman"/>
                <w:sz w:val="16"/>
                <w:szCs w:val="16"/>
                <w:lang w:eastAsia="es-MX"/>
                <w14:ligatures w14:val="none"/>
              </w:rPr>
              <w:t> (3)</w:t>
            </w:r>
          </w:p>
          <w:p w14:paraId="7E60C945" w14:textId="77777777" w:rsidR="005F4B1B" w:rsidRPr="00B65EAB" w:rsidRDefault="005F4B1B" w:rsidP="00BD2B64">
            <w:pPr>
              <w:jc w:val="center"/>
              <w:rPr>
                <w:rFonts w:eastAsia="Times New Roman" w:cs="Times New Roman"/>
                <w:sz w:val="16"/>
                <w:szCs w:val="16"/>
                <w:lang w:eastAsia="es-MX"/>
                <w14:ligatures w14:val="none"/>
              </w:rPr>
            </w:pPr>
            <w:r w:rsidRPr="00B65EAB">
              <w:rPr>
                <w:rFonts w:eastAsia="Times New Roman" w:cs="Courier New"/>
                <w:sz w:val="16"/>
                <w:szCs w:val="16"/>
                <w:lang w:eastAsia="es-MX"/>
                <w14:ligatures w14:val="none"/>
              </w:rPr>
              <w:t>C04_Red_Regional_IMT_INEGI_2024</w:t>
            </w:r>
            <w:r w:rsidRPr="00B65EAB">
              <w:rPr>
                <w:rFonts w:eastAsia="Times New Roman" w:cs="Times New Roman"/>
                <w:sz w:val="16"/>
                <w:szCs w:val="16"/>
                <w:lang w:eastAsia="es-MX"/>
                <w14:ligatures w14:val="none"/>
              </w:rPr>
              <w:t> (1)</w:t>
            </w:r>
          </w:p>
        </w:tc>
      </w:tr>
      <w:tr w:rsidR="005F4B1B" w:rsidRPr="00377DA1" w14:paraId="66A5BFA3" w14:textId="77777777" w:rsidTr="00BD2B64">
        <w:tc>
          <w:tcPr>
            <w:tcW w:w="9350" w:type="dxa"/>
            <w:gridSpan w:val="4"/>
            <w:shd w:val="clear" w:color="auto" w:fill="156082"/>
            <w:vAlign w:val="center"/>
            <w:hideMark/>
          </w:tcPr>
          <w:p w14:paraId="0E7CD93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lastRenderedPageBreak/>
              <w:t>Analítico</w:t>
            </w:r>
          </w:p>
        </w:tc>
      </w:tr>
      <w:tr w:rsidR="005F4B1B" w:rsidRPr="00377DA1" w14:paraId="3CC40195" w14:textId="77777777" w:rsidTr="00BD2B64">
        <w:tc>
          <w:tcPr>
            <w:tcW w:w="2972" w:type="dxa"/>
            <w:shd w:val="clear" w:color="auto" w:fill="156082"/>
            <w:vAlign w:val="center"/>
            <w:hideMark/>
          </w:tcPr>
          <w:p w14:paraId="7FB5B3F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Polos Urbanos (Campeche, Carmen, Champotón)</w:t>
            </w:r>
          </w:p>
        </w:tc>
        <w:tc>
          <w:tcPr>
            <w:tcW w:w="6378" w:type="dxa"/>
            <w:gridSpan w:val="3"/>
            <w:shd w:val="clear" w:color="auto" w:fill="156082"/>
            <w:vAlign w:val="center"/>
            <w:hideMark/>
          </w:tcPr>
          <w:p w14:paraId="78C51BAF" w14:textId="77777777" w:rsidR="005F4B1B" w:rsidRPr="00377DA1" w:rsidRDefault="005F4B1B" w:rsidP="00BD2B64">
            <w:pPr>
              <w:jc w:val="center"/>
              <w:rPr>
                <w:rFonts w:cs="Arial"/>
                <w:b/>
                <w:bCs/>
                <w:color w:val="FFFFFF" w:themeColor="background1"/>
                <w:szCs w:val="18"/>
              </w:rPr>
            </w:pPr>
            <w:r>
              <w:rPr>
                <w:rFonts w:cs="Arial"/>
                <w:b/>
                <w:bCs/>
                <w:color w:val="FFFFFF" w:themeColor="background1"/>
                <w:szCs w:val="18"/>
              </w:rPr>
              <w:t>Déficit y expansión</w:t>
            </w:r>
          </w:p>
        </w:tc>
      </w:tr>
      <w:tr w:rsidR="005F4B1B" w:rsidRPr="00377DA1" w14:paraId="6E8A35E9" w14:textId="77777777" w:rsidTr="00BD2B64">
        <w:tc>
          <w:tcPr>
            <w:tcW w:w="2972" w:type="dxa"/>
            <w:vAlign w:val="center"/>
            <w:hideMark/>
          </w:tcPr>
          <w:p w14:paraId="467D9874" w14:textId="77777777" w:rsidR="005F4B1B" w:rsidRPr="00B65EAB" w:rsidRDefault="005F4B1B" w:rsidP="00BD2B64">
            <w:pPr>
              <w:jc w:val="center"/>
              <w:rPr>
                <w:rFonts w:cs="Arial"/>
                <w:sz w:val="16"/>
                <w:szCs w:val="16"/>
              </w:rPr>
            </w:pPr>
            <w:r w:rsidRPr="00B65EAB">
              <w:rPr>
                <w:rFonts w:cs="Arial"/>
                <w:sz w:val="16"/>
                <w:szCs w:val="16"/>
              </w:rPr>
              <w:t>Transporte urbano de autobuses</w:t>
            </w:r>
          </w:p>
        </w:tc>
        <w:tc>
          <w:tcPr>
            <w:tcW w:w="6378" w:type="dxa"/>
            <w:gridSpan w:val="3"/>
            <w:vAlign w:val="center"/>
            <w:hideMark/>
          </w:tcPr>
          <w:p w14:paraId="5B4E867C" w14:textId="77777777" w:rsidR="005F4B1B" w:rsidRPr="00B65EAB" w:rsidRDefault="005F4B1B" w:rsidP="00BD2B64">
            <w:pPr>
              <w:jc w:val="center"/>
              <w:rPr>
                <w:rFonts w:cs="Arial"/>
                <w:sz w:val="16"/>
                <w:szCs w:val="16"/>
              </w:rPr>
            </w:pPr>
            <w:r w:rsidRPr="00B65EAB">
              <w:rPr>
                <w:rFonts w:cs="Arial"/>
                <w:sz w:val="16"/>
                <w:szCs w:val="16"/>
              </w:rPr>
              <w:t>Sistema con cobertura periférica deficiente y una flota obsoleta que no responde a la expansión de los nuevos fraccionamientos.</w:t>
            </w:r>
          </w:p>
        </w:tc>
      </w:tr>
      <w:tr w:rsidR="005F4B1B" w:rsidRPr="00377DA1" w14:paraId="261AC7C2" w14:textId="77777777" w:rsidTr="00BD2B64">
        <w:tc>
          <w:tcPr>
            <w:tcW w:w="2972" w:type="dxa"/>
            <w:shd w:val="clear" w:color="auto" w:fill="156082"/>
            <w:vAlign w:val="center"/>
            <w:hideMark/>
          </w:tcPr>
          <w:p w14:paraId="474316F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Región Camino Real (Calkiní, Hecelchakán, Dzitbalché)</w:t>
            </w:r>
          </w:p>
        </w:tc>
        <w:tc>
          <w:tcPr>
            <w:tcW w:w="6378" w:type="dxa"/>
            <w:gridSpan w:val="3"/>
            <w:shd w:val="clear" w:color="auto" w:fill="156082"/>
            <w:vAlign w:val="center"/>
            <w:hideMark/>
          </w:tcPr>
          <w:p w14:paraId="73D3F995" w14:textId="77777777" w:rsidR="005F4B1B" w:rsidRPr="00377DA1" w:rsidRDefault="005F4B1B" w:rsidP="00BD2B64">
            <w:pPr>
              <w:jc w:val="center"/>
              <w:rPr>
                <w:rFonts w:cs="Arial"/>
                <w:b/>
                <w:bCs/>
                <w:color w:val="FFFFFF" w:themeColor="background1"/>
                <w:szCs w:val="18"/>
              </w:rPr>
            </w:pPr>
            <w:r>
              <w:rPr>
                <w:rFonts w:cs="Arial"/>
                <w:b/>
                <w:bCs/>
                <w:color w:val="FFFFFF" w:themeColor="background1"/>
                <w:szCs w:val="18"/>
              </w:rPr>
              <w:t>El eje del mototaxi</w:t>
            </w:r>
          </w:p>
        </w:tc>
      </w:tr>
      <w:tr w:rsidR="005F4B1B" w:rsidRPr="00377DA1" w14:paraId="0656D1F0" w14:textId="77777777" w:rsidTr="00BD2B64">
        <w:tc>
          <w:tcPr>
            <w:tcW w:w="2972" w:type="dxa"/>
            <w:vAlign w:val="center"/>
            <w:hideMark/>
          </w:tcPr>
          <w:p w14:paraId="6C6E366A" w14:textId="77777777" w:rsidR="005F4B1B" w:rsidRPr="00BD6D75" w:rsidRDefault="005F4B1B" w:rsidP="00BD2B64">
            <w:pPr>
              <w:jc w:val="center"/>
              <w:rPr>
                <w:rFonts w:cs="Arial"/>
                <w:sz w:val="16"/>
                <w:szCs w:val="16"/>
              </w:rPr>
            </w:pPr>
            <w:r w:rsidRPr="00BD6D75">
              <w:rPr>
                <w:rFonts w:cs="Arial"/>
                <w:sz w:val="16"/>
                <w:szCs w:val="16"/>
              </w:rPr>
              <w:t>Transporte alternativo / Última milla</w:t>
            </w:r>
          </w:p>
        </w:tc>
        <w:tc>
          <w:tcPr>
            <w:tcW w:w="6378" w:type="dxa"/>
            <w:gridSpan w:val="3"/>
            <w:vAlign w:val="center"/>
            <w:hideMark/>
          </w:tcPr>
          <w:p w14:paraId="5B2A71A6" w14:textId="77777777" w:rsidR="005F4B1B" w:rsidRPr="00BD6D75" w:rsidRDefault="005F4B1B" w:rsidP="00BD2B64">
            <w:pPr>
              <w:jc w:val="center"/>
              <w:rPr>
                <w:rFonts w:cs="Arial"/>
                <w:sz w:val="16"/>
                <w:szCs w:val="16"/>
              </w:rPr>
            </w:pPr>
            <w:r w:rsidRPr="00BD6D75">
              <w:rPr>
                <w:rFonts w:cs="Arial"/>
                <w:sz w:val="16"/>
                <w:szCs w:val="16"/>
              </w:rPr>
              <w:t>Predominio de agrupaciones de mototaxis y tricitaxis como solución comunitaria ante la ausencia de rutas formales locales.</w:t>
            </w:r>
          </w:p>
        </w:tc>
      </w:tr>
      <w:tr w:rsidR="005F4B1B" w:rsidRPr="00377DA1" w14:paraId="7BE02485" w14:textId="77777777" w:rsidTr="00BD2B64">
        <w:tc>
          <w:tcPr>
            <w:tcW w:w="2972" w:type="dxa"/>
            <w:shd w:val="clear" w:color="auto" w:fill="156082"/>
            <w:vAlign w:val="center"/>
            <w:hideMark/>
          </w:tcPr>
          <w:p w14:paraId="4BC0957D"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Región Sur y Selva (Calakmul, Candelaria, Palizada)</w:t>
            </w:r>
          </w:p>
        </w:tc>
        <w:tc>
          <w:tcPr>
            <w:tcW w:w="6378" w:type="dxa"/>
            <w:gridSpan w:val="3"/>
            <w:shd w:val="clear" w:color="auto" w:fill="156082"/>
            <w:vAlign w:val="center"/>
            <w:hideMark/>
          </w:tcPr>
          <w:p w14:paraId="3633CA2E" w14:textId="77777777" w:rsidR="005F4B1B" w:rsidRPr="00377DA1" w:rsidRDefault="005F4B1B" w:rsidP="00BD2B64">
            <w:pPr>
              <w:jc w:val="center"/>
              <w:rPr>
                <w:rFonts w:cs="Arial"/>
                <w:b/>
                <w:bCs/>
                <w:color w:val="FFFFFF" w:themeColor="background1"/>
                <w:szCs w:val="18"/>
              </w:rPr>
            </w:pPr>
            <w:r>
              <w:rPr>
                <w:rFonts w:cs="Arial"/>
                <w:b/>
                <w:bCs/>
                <w:color w:val="FFFFFF" w:themeColor="background1"/>
                <w:szCs w:val="18"/>
              </w:rPr>
              <w:t>Aislamiento tarifario y baja frecuencia</w:t>
            </w:r>
          </w:p>
        </w:tc>
      </w:tr>
      <w:tr w:rsidR="005F4B1B" w:rsidRPr="00377DA1" w14:paraId="7A0280F8" w14:textId="77777777" w:rsidTr="00BD2B64">
        <w:tc>
          <w:tcPr>
            <w:tcW w:w="2972" w:type="dxa"/>
            <w:vAlign w:val="center"/>
            <w:hideMark/>
          </w:tcPr>
          <w:p w14:paraId="60E5EC0A" w14:textId="77777777" w:rsidR="005F4B1B" w:rsidRPr="00BD6D75" w:rsidRDefault="005F4B1B" w:rsidP="00BD2B64">
            <w:pPr>
              <w:jc w:val="center"/>
              <w:rPr>
                <w:rFonts w:cs="Arial"/>
                <w:sz w:val="16"/>
                <w:szCs w:val="16"/>
              </w:rPr>
            </w:pPr>
            <w:r w:rsidRPr="00BD6D75">
              <w:rPr>
                <w:rFonts w:cs="Arial"/>
                <w:sz w:val="16"/>
                <w:szCs w:val="16"/>
              </w:rPr>
              <w:t>Transporte foráneo (combis / taxis colectivos)</w:t>
            </w:r>
          </w:p>
        </w:tc>
        <w:tc>
          <w:tcPr>
            <w:tcW w:w="6378" w:type="dxa"/>
            <w:gridSpan w:val="3"/>
            <w:vAlign w:val="center"/>
            <w:hideMark/>
          </w:tcPr>
          <w:p w14:paraId="6F9D20DC" w14:textId="77777777" w:rsidR="005F4B1B" w:rsidRPr="00BD6D75" w:rsidRDefault="005F4B1B" w:rsidP="00BD2B64">
            <w:pPr>
              <w:jc w:val="center"/>
              <w:rPr>
                <w:rFonts w:cs="Arial"/>
                <w:sz w:val="16"/>
                <w:szCs w:val="16"/>
              </w:rPr>
            </w:pPr>
            <w:r w:rsidRPr="00BD6D75">
              <w:rPr>
                <w:rFonts w:cs="Arial"/>
                <w:sz w:val="16"/>
                <w:szCs w:val="16"/>
              </w:rPr>
              <w:t>Dependencia total del transporte interurbano, con una frecuencia muy baja (1 o 2 corridas al día) y un costo elevado respecto de los ingresos de la población rural marginada.</w:t>
            </w:r>
          </w:p>
        </w:tc>
      </w:tr>
      <w:tr w:rsidR="005F4B1B" w:rsidRPr="00377DA1" w14:paraId="02E6193A" w14:textId="77777777" w:rsidTr="00BD2B64">
        <w:tc>
          <w:tcPr>
            <w:tcW w:w="2972" w:type="dxa"/>
            <w:shd w:val="clear" w:color="auto" w:fill="156082"/>
            <w:vAlign w:val="center"/>
            <w:hideMark/>
          </w:tcPr>
          <w:p w14:paraId="4D1A9D68" w14:textId="77777777" w:rsidR="005F4B1B" w:rsidRPr="00377DA1" w:rsidRDefault="005F4B1B" w:rsidP="00BD2B64">
            <w:pPr>
              <w:jc w:val="center"/>
              <w:rPr>
                <w:rFonts w:cs="Arial"/>
                <w:b/>
                <w:bCs/>
                <w:color w:val="FFFFFF" w:themeColor="background1"/>
                <w:szCs w:val="18"/>
              </w:rPr>
            </w:pPr>
            <w:r>
              <w:rPr>
                <w:rFonts w:cs="Arial"/>
                <w:b/>
                <w:bCs/>
                <w:color w:val="FFFFFF" w:themeColor="background1"/>
                <w:szCs w:val="18"/>
              </w:rPr>
              <w:t>Impacto transversal (estatal)</w:t>
            </w:r>
          </w:p>
        </w:tc>
        <w:tc>
          <w:tcPr>
            <w:tcW w:w="6378" w:type="dxa"/>
            <w:gridSpan w:val="3"/>
            <w:shd w:val="clear" w:color="auto" w:fill="156082"/>
            <w:vAlign w:val="center"/>
            <w:hideMark/>
          </w:tcPr>
          <w:p w14:paraId="11158D9A" w14:textId="77777777" w:rsidR="005F4B1B" w:rsidRPr="00377DA1" w:rsidRDefault="005F4B1B" w:rsidP="00BD2B64">
            <w:pPr>
              <w:jc w:val="center"/>
              <w:rPr>
                <w:rFonts w:cs="Arial"/>
                <w:b/>
                <w:bCs/>
                <w:color w:val="FFFFFF" w:themeColor="background1"/>
                <w:szCs w:val="18"/>
              </w:rPr>
            </w:pPr>
            <w:r>
              <w:rPr>
                <w:rFonts w:cs="Arial"/>
                <w:b/>
                <w:bCs/>
                <w:color w:val="FFFFFF" w:themeColor="background1"/>
                <w:szCs w:val="18"/>
              </w:rPr>
              <w:t>Síntoma social</w:t>
            </w:r>
          </w:p>
        </w:tc>
      </w:tr>
      <w:tr w:rsidR="005F4B1B" w:rsidRPr="00377DA1" w14:paraId="41AF67D4" w14:textId="77777777" w:rsidTr="00BD2B64">
        <w:tc>
          <w:tcPr>
            <w:tcW w:w="2972" w:type="dxa"/>
            <w:vAlign w:val="center"/>
            <w:hideMark/>
          </w:tcPr>
          <w:p w14:paraId="50627619" w14:textId="77777777" w:rsidR="005F4B1B" w:rsidRPr="00BD6D75" w:rsidRDefault="005F4B1B" w:rsidP="00BD2B64">
            <w:pPr>
              <w:jc w:val="center"/>
              <w:rPr>
                <w:rFonts w:cs="Arial"/>
                <w:sz w:val="16"/>
                <w:szCs w:val="16"/>
              </w:rPr>
            </w:pPr>
            <w:r w:rsidRPr="00BD6D75">
              <w:rPr>
                <w:rFonts w:cs="Arial"/>
                <w:sz w:val="16"/>
                <w:szCs w:val="16"/>
              </w:rPr>
              <w:t>Motorización individual</w:t>
            </w:r>
          </w:p>
        </w:tc>
        <w:tc>
          <w:tcPr>
            <w:tcW w:w="6378" w:type="dxa"/>
            <w:gridSpan w:val="3"/>
            <w:vAlign w:val="center"/>
            <w:hideMark/>
          </w:tcPr>
          <w:p w14:paraId="6C59877B" w14:textId="77777777" w:rsidR="005F4B1B" w:rsidRPr="00BD6D75" w:rsidRDefault="005F4B1B" w:rsidP="00BD2B64">
            <w:pPr>
              <w:jc w:val="center"/>
              <w:rPr>
                <w:rFonts w:cs="Arial"/>
                <w:sz w:val="16"/>
                <w:szCs w:val="16"/>
              </w:rPr>
            </w:pPr>
            <w:r w:rsidRPr="00BD6D75">
              <w:rPr>
                <w:rFonts w:cs="Arial"/>
                <w:sz w:val="16"/>
                <w:szCs w:val="16"/>
              </w:rPr>
              <w:t>Aumento masivo del uso de motocicletas como respuesta directa a las deficiencias del transporte público, lo que incrementa la siniestralidad.</w:t>
            </w:r>
          </w:p>
        </w:tc>
      </w:tr>
    </w:tbl>
    <w:p w14:paraId="012F0A75"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04B0E733" w14:textId="77777777" w:rsidR="005F4B1B" w:rsidRPr="00377DA1" w:rsidRDefault="005F4B1B" w:rsidP="005F4B1B">
      <w:pPr>
        <w:pStyle w:val="Ttulo8"/>
        <w:rPr>
          <w:szCs w:val="18"/>
        </w:rPr>
      </w:pPr>
      <w:r w:rsidRPr="00377DA1">
        <w:rPr>
          <w:szCs w:val="18"/>
        </w:rPr>
        <w:t xml:space="preserve">Movilidad </w:t>
      </w:r>
      <w:r>
        <w:rPr>
          <w:szCs w:val="18"/>
        </w:rPr>
        <w:t>a</w:t>
      </w:r>
      <w:r w:rsidRPr="00377DA1">
        <w:rPr>
          <w:szCs w:val="18"/>
        </w:rPr>
        <w:t>ctiva</w:t>
      </w:r>
    </w:p>
    <w:p w14:paraId="11A247F4"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Evalúa la existencia y condición de banquetas, cruces peatonales, ciclovías y rampas. La movilidad inclusiva es un mandato de derechos humanos: sin diseño universal, el entorno construido se convierte en una prisión para las personas con discapacidad. A la par, medir la "Seguridad Vial" (hechos de tránsito, atropellamientos y siniestralidad) permite identificar los "tramos de la muerte" dentro de los polígonos urbanos y rurales, justificando la intervención física de las calles para salvar vidas.</w:t>
      </w:r>
    </w:p>
    <w:p w14:paraId="19AF1200"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Inventario de infraestructura peatonal (Condición de banquetas y alumbrado)</w:t>
      </w:r>
      <w:r>
        <w:rPr>
          <w:rFonts w:cs="Arial"/>
          <w:color w:val="000000"/>
          <w:szCs w:val="18"/>
        </w:rPr>
        <w:t xml:space="preserve">, </w:t>
      </w:r>
      <w:r w:rsidRPr="00377DA1">
        <w:rPr>
          <w:rFonts w:cs="Arial"/>
          <w:color w:val="000000"/>
          <w:szCs w:val="18"/>
        </w:rPr>
        <w:t>Accesibilidad Universal (Rampas, guías táctiles, cruces a nivel)</w:t>
      </w:r>
      <w:r>
        <w:rPr>
          <w:rFonts w:cs="Arial"/>
          <w:color w:val="000000"/>
          <w:szCs w:val="18"/>
        </w:rPr>
        <w:t xml:space="preserve">, </w:t>
      </w:r>
      <w:r w:rsidRPr="00377DA1">
        <w:rPr>
          <w:rFonts w:cs="Arial"/>
          <w:color w:val="000000"/>
          <w:szCs w:val="18"/>
        </w:rPr>
        <w:t>Infraestructura para movilidad no motorizada (Ciclovías)</w:t>
      </w:r>
      <w:r>
        <w:rPr>
          <w:rFonts w:cs="Arial"/>
          <w:color w:val="000000"/>
          <w:szCs w:val="18"/>
        </w:rPr>
        <w:t xml:space="preserve"> y </w:t>
      </w:r>
      <w:r w:rsidRPr="00377DA1">
        <w:rPr>
          <w:rFonts w:cs="Arial"/>
          <w:color w:val="000000"/>
          <w:szCs w:val="18"/>
        </w:rPr>
        <w:t>Siniestralidad y Seguridad Vial (Hechos de tránsito: colisiones, atropellamientos y víctimas).</w:t>
      </w:r>
    </w:p>
    <w:p w14:paraId="6C52409A" w14:textId="77777777" w:rsidR="005F4B1B" w:rsidRPr="00BD6D75"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BD6D75">
        <w:rPr>
          <w:rStyle w:val="CdigoHTML"/>
          <w:rFonts w:ascii="Montserrat" w:eastAsiaTheme="minorHAnsi" w:hAnsi="Montserrat"/>
          <w:color w:val="000000"/>
          <w:sz w:val="18"/>
          <w:szCs w:val="18"/>
        </w:rPr>
        <w:t>C04_Construcción_ciclovia_Hopelchen_OPMATPG_2023</w:t>
      </w:r>
      <w:r w:rsidRPr="00BD6D75">
        <w:rPr>
          <w:rStyle w:val="apple-converted-space"/>
          <w:color w:val="000000"/>
          <w:szCs w:val="18"/>
        </w:rPr>
        <w:t> </w:t>
      </w:r>
      <w:r w:rsidRPr="00BD6D75">
        <w:rPr>
          <w:color w:val="000000"/>
          <w:szCs w:val="18"/>
        </w:rPr>
        <w:t>(1 y 3)</w:t>
      </w:r>
    </w:p>
    <w:p w14:paraId="2A854598"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55CBA89E" w14:textId="77777777" w:rsidR="005F4B1B" w:rsidRPr="00377DA1" w:rsidRDefault="005F4B1B">
      <w:pPr>
        <w:numPr>
          <w:ilvl w:val="0"/>
          <w:numId w:val="33"/>
        </w:numPr>
        <w:spacing w:after="0"/>
        <w:rPr>
          <w:rFonts w:cs="Arial"/>
          <w:color w:val="000000"/>
          <w:szCs w:val="18"/>
        </w:rPr>
      </w:pPr>
      <w:r>
        <w:rPr>
          <w:rFonts w:cs="Arial"/>
          <w:b/>
          <w:bCs/>
          <w:color w:val="000000"/>
          <w:szCs w:val="18"/>
        </w:rPr>
        <w:t>Población con d</w:t>
      </w:r>
      <w:r w:rsidRPr="00377DA1">
        <w:rPr>
          <w:rFonts w:cs="Arial"/>
          <w:b/>
          <w:bCs/>
          <w:color w:val="000000"/>
          <w:szCs w:val="18"/>
        </w:rPr>
        <w:t>iscapacidad:</w:t>
      </w:r>
      <w:r w:rsidRPr="00377DA1">
        <w:rPr>
          <w:rStyle w:val="apple-converted-space"/>
          <w:rFonts w:cs="Arial"/>
          <w:color w:val="000000"/>
          <w:szCs w:val="18"/>
        </w:rPr>
        <w:t> </w:t>
      </w:r>
      <w:r w:rsidRPr="00377DA1">
        <w:rPr>
          <w:rFonts w:cs="Arial"/>
          <w:color w:val="000000"/>
          <w:szCs w:val="18"/>
        </w:rPr>
        <w:t xml:space="preserve"> Campeche </w:t>
      </w:r>
      <w:r w:rsidRPr="00BD6D75">
        <w:rPr>
          <w:rFonts w:cs="Arial"/>
          <w:color w:val="000000"/>
          <w:szCs w:val="18"/>
        </w:rPr>
        <w:t>tiene</w:t>
      </w:r>
      <w:r w:rsidRPr="00BD6D75">
        <w:rPr>
          <w:rStyle w:val="apple-converted-space"/>
          <w:rFonts w:cs="Arial"/>
          <w:color w:val="000000"/>
          <w:szCs w:val="18"/>
        </w:rPr>
        <w:t> </w:t>
      </w:r>
      <w:r w:rsidRPr="00BD6D75">
        <w:rPr>
          <w:rFonts w:cs="Arial"/>
          <w:color w:val="000000"/>
          <w:szCs w:val="18"/>
        </w:rPr>
        <w:t>52,259 personas con discapacidad</w:t>
      </w:r>
      <w:r w:rsidRPr="00BD6D75">
        <w:rPr>
          <w:rStyle w:val="apple-converted-space"/>
          <w:rFonts w:cs="Arial"/>
          <w:color w:val="000000"/>
          <w:szCs w:val="18"/>
        </w:rPr>
        <w:t> </w:t>
      </w:r>
      <w:r w:rsidRPr="00BD6D75">
        <w:rPr>
          <w:rFonts w:cs="Arial"/>
          <w:color w:val="000000"/>
          <w:szCs w:val="18"/>
        </w:rPr>
        <w:t>(el 60% de ellas concentradas en Campeche capital y Carmen). Sin embargo, el inventario peatonal demuestra que la inmensa mayoría de las calles carece de diseño universal. Las banquetas estrechas, fracturadas o invadidas por el comercio informal obligan a las personas en silla de ruedas, o a los adultos mayores, a transitar por el arroyo</w:t>
      </w:r>
      <w:r w:rsidRPr="00377DA1">
        <w:rPr>
          <w:rFonts w:cs="Arial"/>
          <w:color w:val="000000"/>
          <w:szCs w:val="18"/>
        </w:rPr>
        <w:t xml:space="preserve"> vehicular, exponiendo sus vidas.</w:t>
      </w:r>
    </w:p>
    <w:p w14:paraId="01108B6C" w14:textId="77777777" w:rsidR="005F4B1B" w:rsidRPr="00BD6D75" w:rsidRDefault="005F4B1B">
      <w:pPr>
        <w:numPr>
          <w:ilvl w:val="0"/>
          <w:numId w:val="33"/>
        </w:numPr>
        <w:spacing w:after="0"/>
        <w:rPr>
          <w:rFonts w:cs="Arial"/>
          <w:color w:val="000000"/>
          <w:szCs w:val="18"/>
        </w:rPr>
      </w:pPr>
      <w:r w:rsidRPr="00377DA1">
        <w:rPr>
          <w:rFonts w:cs="Arial"/>
          <w:b/>
          <w:bCs/>
          <w:color w:val="000000"/>
          <w:szCs w:val="18"/>
        </w:rPr>
        <w:t>Bicicleta:</w:t>
      </w:r>
      <w:r w:rsidRPr="00377DA1">
        <w:rPr>
          <w:rStyle w:val="apple-converted-space"/>
          <w:rFonts w:cs="Arial"/>
          <w:color w:val="000000"/>
          <w:szCs w:val="18"/>
        </w:rPr>
        <w:t> </w:t>
      </w:r>
      <w:r w:rsidRPr="00BD6D75">
        <w:rPr>
          <w:rFonts w:cs="Arial"/>
          <w:color w:val="000000"/>
          <w:szCs w:val="18"/>
        </w:rPr>
        <w:t>Mientras en las capitales la ciclovía se ve a menudo como un tema recreativo, en los municipios del interior es el motor de la economía local. En lugares como</w:t>
      </w:r>
      <w:r w:rsidRPr="00BD6D75">
        <w:rPr>
          <w:rStyle w:val="apple-converted-space"/>
          <w:rFonts w:cs="Arial"/>
          <w:color w:val="000000"/>
          <w:szCs w:val="18"/>
        </w:rPr>
        <w:t> </w:t>
      </w:r>
      <w:r w:rsidRPr="00BD6D75">
        <w:rPr>
          <w:rFonts w:cs="Arial"/>
          <w:color w:val="000000"/>
          <w:szCs w:val="18"/>
        </w:rPr>
        <w:t>Calkiní, Hecelchakán, Escárcega y Hopelchén, la bicicleta y el triciclo de carga (usado por campesinos y comerciantes) son los modos de transporte dominantes. El problema es que</w:t>
      </w:r>
      <w:r w:rsidRPr="00BD6D75">
        <w:rPr>
          <w:rStyle w:val="apple-converted-space"/>
          <w:rFonts w:cs="Arial"/>
          <w:color w:val="000000"/>
          <w:szCs w:val="18"/>
        </w:rPr>
        <w:t> </w:t>
      </w:r>
      <w:r w:rsidRPr="00BD6D75">
        <w:rPr>
          <w:rFonts w:cs="Arial"/>
          <w:color w:val="000000"/>
          <w:szCs w:val="18"/>
        </w:rPr>
        <w:t>no existe infraestructura segregada, obligando a los ciclistas a compartir carreteras sin acotamientos con tractocamiones agroindustriales y de paso.</w:t>
      </w:r>
    </w:p>
    <w:p w14:paraId="72C14F6D" w14:textId="77777777" w:rsidR="005F4B1B" w:rsidRPr="00377DA1" w:rsidRDefault="005F4B1B">
      <w:pPr>
        <w:numPr>
          <w:ilvl w:val="0"/>
          <w:numId w:val="33"/>
        </w:numPr>
        <w:spacing w:after="0"/>
        <w:rPr>
          <w:rFonts w:cs="Arial"/>
          <w:color w:val="000000"/>
          <w:szCs w:val="18"/>
        </w:rPr>
      </w:pPr>
      <w:r w:rsidRPr="00377DA1">
        <w:rPr>
          <w:rFonts w:cs="Arial"/>
          <w:b/>
          <w:bCs/>
          <w:color w:val="000000"/>
          <w:szCs w:val="18"/>
        </w:rPr>
        <w:t xml:space="preserve">Siniestralidad </w:t>
      </w:r>
      <w:r>
        <w:rPr>
          <w:rFonts w:cs="Arial"/>
          <w:b/>
          <w:bCs/>
          <w:color w:val="000000"/>
          <w:szCs w:val="18"/>
        </w:rPr>
        <w:t>v</w:t>
      </w:r>
      <w:r w:rsidRPr="00377DA1">
        <w:rPr>
          <w:rFonts w:cs="Arial"/>
          <w:b/>
          <w:bCs/>
          <w:color w:val="000000"/>
          <w:szCs w:val="18"/>
        </w:rPr>
        <w:t>ial:</w:t>
      </w:r>
      <w:r w:rsidRPr="00377DA1">
        <w:rPr>
          <w:rStyle w:val="apple-converted-space"/>
          <w:rFonts w:cs="Arial"/>
          <w:color w:val="000000"/>
          <w:szCs w:val="18"/>
        </w:rPr>
        <w:t> </w:t>
      </w:r>
      <w:r w:rsidRPr="00377DA1">
        <w:rPr>
          <w:rFonts w:cs="Arial"/>
          <w:color w:val="000000"/>
          <w:szCs w:val="18"/>
        </w:rPr>
        <w:t>El colapso del transporte público foráneo y urbano ha provocado una motorización masiva en dos ruedas en los 13 municipios. El cruce de datos de Seguridad Vial revela que los hechos de tránsito con motocicletas involucradas (muchas veces conduciendo en familias enteras y sin casco en el medio rural) se han disparado, siendo la principal causa de traumatismos en los hospitales del estado.</w:t>
      </w:r>
    </w:p>
    <w:p w14:paraId="7D10F458" w14:textId="77777777" w:rsidR="005F4B1B" w:rsidRPr="00377DA1" w:rsidRDefault="005F4B1B">
      <w:pPr>
        <w:numPr>
          <w:ilvl w:val="0"/>
          <w:numId w:val="33"/>
        </w:numPr>
        <w:spacing w:after="0"/>
        <w:rPr>
          <w:rFonts w:cs="Arial"/>
          <w:color w:val="000000"/>
          <w:szCs w:val="18"/>
        </w:rPr>
      </w:pPr>
      <w:r w:rsidRPr="00377DA1">
        <w:rPr>
          <w:rFonts w:cs="Arial"/>
          <w:b/>
          <w:bCs/>
          <w:color w:val="000000"/>
          <w:szCs w:val="18"/>
        </w:rPr>
        <w:t xml:space="preserve">Inseguridad </w:t>
      </w:r>
      <w:r>
        <w:rPr>
          <w:rFonts w:cs="Arial"/>
          <w:b/>
          <w:bCs/>
          <w:color w:val="000000"/>
          <w:szCs w:val="18"/>
        </w:rPr>
        <w:t>p</w:t>
      </w:r>
      <w:r w:rsidRPr="00377DA1">
        <w:rPr>
          <w:rFonts w:cs="Arial"/>
          <w:b/>
          <w:bCs/>
          <w:color w:val="000000"/>
          <w:szCs w:val="18"/>
        </w:rPr>
        <w:t>eatonal:</w:t>
      </w:r>
      <w:r w:rsidRPr="00377DA1">
        <w:rPr>
          <w:rStyle w:val="apple-converted-space"/>
          <w:rFonts w:cs="Arial"/>
          <w:color w:val="000000"/>
          <w:szCs w:val="18"/>
        </w:rPr>
        <w:t> </w:t>
      </w:r>
      <w:r w:rsidRPr="00377DA1">
        <w:rPr>
          <w:rFonts w:cs="Arial"/>
          <w:color w:val="000000"/>
          <w:szCs w:val="18"/>
        </w:rPr>
        <w:t>Relacionado directamente con el Tema de Género (Subsistema 1), la falta de alumbrado público y el deterioro de la infraestructura peatonal en las periferias de ciudades como Escárcega, Champotón y Carmen convierten la caminabilidad en un riesgo extremo, inhibiendo la movilidad activa de las mujeres después del atardecer.</w:t>
      </w:r>
    </w:p>
    <w:p w14:paraId="0E7AC0FE" w14:textId="77777777" w:rsidR="005F4B1B" w:rsidRPr="00BD6D75"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 xml:space="preserve">Una ciudad que no se puede caminar es una ciudad rota. El diagnóstico estatal </w:t>
      </w:r>
      <w:r w:rsidRPr="00BD6D75">
        <w:rPr>
          <w:rFonts w:cs="Arial"/>
          <w:color w:val="000000"/>
          <w:szCs w:val="18"/>
        </w:rPr>
        <w:t>nos arroja una contradicción dolorosa: las personas que menos contaminan y que menos recursos tienen (peatones y ciclistas) son las que más riesgo corren en las calles de Campeche. El entorno construido actual está diseñado exclusivamente para el flujo del automóvil, lo que ha generado una barrera arquitectónica insalvable para más de 50 mil campechanos con alguna discapacidad física o visual.</w:t>
      </w:r>
    </w:p>
    <w:p w14:paraId="164A8ED7" w14:textId="77777777" w:rsidR="005F4B1B" w:rsidRPr="00BD6D75" w:rsidRDefault="005F4B1B" w:rsidP="005F4B1B">
      <w:pPr>
        <w:rPr>
          <w:rFonts w:cs="Arial"/>
          <w:color w:val="000000"/>
          <w:szCs w:val="18"/>
        </w:rPr>
      </w:pPr>
      <w:r w:rsidRPr="00BD6D75">
        <w:rPr>
          <w:rFonts w:cs="Arial"/>
          <w:color w:val="000000"/>
          <w:szCs w:val="18"/>
        </w:rPr>
        <w:lastRenderedPageBreak/>
        <w:t>Entender los Hechos de Tránsito y analizarlos en conjunto con los polígonos de población vulnerable es un ejercicio de política pública contundente. Le demuestra a los ayuntamientos que invertir en infraestructura no significa hacer pasos a desnivel para coches, sino aplicar el modelo de</w:t>
      </w:r>
      <w:r w:rsidRPr="00BD6D75">
        <w:rPr>
          <w:rStyle w:val="apple-converted-space"/>
          <w:rFonts w:cs="Arial"/>
          <w:color w:val="000000"/>
          <w:szCs w:val="18"/>
        </w:rPr>
        <w:t> </w:t>
      </w:r>
      <w:r w:rsidRPr="00BD6D75">
        <w:rPr>
          <w:rFonts w:cs="Arial"/>
          <w:color w:val="000000"/>
          <w:szCs w:val="18"/>
        </w:rPr>
        <w:t>"Calles Completas": ensanchar banquetas, construir cruces a nivel y tender ciclovías seguras que conecten los barrios de Calkiní o las colonias marginadas de Carmen con sus centros de trabajo. Esto no es embellecimiento urbano, es equidad territorial y prevención de la mortalidad.</w:t>
      </w:r>
    </w:p>
    <w:p w14:paraId="45569B48"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57</w:t>
      </w:r>
      <w:r w:rsidRPr="00377DA1">
        <w:rPr>
          <w:sz w:val="18"/>
        </w:rPr>
        <w:fldChar w:fldCharType="end"/>
      </w:r>
      <w:r w:rsidRPr="00377DA1">
        <w:rPr>
          <w:sz w:val="18"/>
        </w:rPr>
        <w:t xml:space="preserve"> Ficha </w:t>
      </w:r>
      <w:r>
        <w:rPr>
          <w:sz w:val="18"/>
        </w:rPr>
        <w:t>t</w:t>
      </w:r>
      <w:r w:rsidRPr="00377DA1">
        <w:rPr>
          <w:sz w:val="18"/>
        </w:rPr>
        <w:t xml:space="preserve">écnica Movilidad </w:t>
      </w:r>
      <w:r>
        <w:rPr>
          <w:sz w:val="18"/>
        </w:rPr>
        <w:t>a</w:t>
      </w:r>
      <w:r w:rsidRPr="00377DA1">
        <w:rPr>
          <w:sz w:val="18"/>
        </w:rPr>
        <w:t>ctiva</w:t>
      </w:r>
    </w:p>
    <w:tbl>
      <w:tblPr>
        <w:tblStyle w:val="Tablaconcuadrcula"/>
        <w:tblW w:w="0" w:type="auto"/>
        <w:tblLayout w:type="fixed"/>
        <w:tblLook w:val="04A0" w:firstRow="1" w:lastRow="0" w:firstColumn="1" w:lastColumn="0" w:noHBand="0" w:noVBand="1"/>
      </w:tblPr>
      <w:tblGrid>
        <w:gridCol w:w="2405"/>
        <w:gridCol w:w="1701"/>
        <w:gridCol w:w="2126"/>
        <w:gridCol w:w="3118"/>
      </w:tblGrid>
      <w:tr w:rsidR="005F4B1B" w:rsidRPr="00377DA1" w14:paraId="7BEE2C5B" w14:textId="77777777" w:rsidTr="00BD2B64">
        <w:trPr>
          <w:tblHeader/>
        </w:trPr>
        <w:tc>
          <w:tcPr>
            <w:tcW w:w="9350" w:type="dxa"/>
            <w:gridSpan w:val="4"/>
            <w:shd w:val="clear" w:color="auto" w:fill="156082"/>
            <w:vAlign w:val="center"/>
          </w:tcPr>
          <w:p w14:paraId="268FF672"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Movilidad activa</w:t>
            </w:r>
          </w:p>
        </w:tc>
      </w:tr>
      <w:tr w:rsidR="005F4B1B" w:rsidRPr="00377DA1" w14:paraId="6719347F" w14:textId="77777777" w:rsidTr="00BD2B64">
        <w:trPr>
          <w:tblHeader/>
        </w:trPr>
        <w:tc>
          <w:tcPr>
            <w:tcW w:w="2405" w:type="dxa"/>
            <w:shd w:val="clear" w:color="auto" w:fill="156082"/>
            <w:vAlign w:val="center"/>
            <w:hideMark/>
          </w:tcPr>
          <w:p w14:paraId="7B28A10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01" w:type="dxa"/>
            <w:shd w:val="clear" w:color="auto" w:fill="156082"/>
            <w:vAlign w:val="center"/>
            <w:hideMark/>
          </w:tcPr>
          <w:p w14:paraId="60B79BF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126" w:type="dxa"/>
            <w:shd w:val="clear" w:color="auto" w:fill="156082"/>
            <w:vAlign w:val="center"/>
            <w:hideMark/>
          </w:tcPr>
          <w:p w14:paraId="7EE7DCC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118" w:type="dxa"/>
            <w:shd w:val="clear" w:color="auto" w:fill="156082"/>
            <w:vAlign w:val="center"/>
            <w:hideMark/>
          </w:tcPr>
          <w:p w14:paraId="200E7E8A"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05F192A2" w14:textId="77777777" w:rsidTr="00BD2B64">
        <w:tc>
          <w:tcPr>
            <w:tcW w:w="2405" w:type="dxa"/>
            <w:vAlign w:val="center"/>
            <w:hideMark/>
          </w:tcPr>
          <w:p w14:paraId="4CFFC719" w14:textId="77777777" w:rsidR="005F4B1B" w:rsidRPr="00BD6D75" w:rsidRDefault="005F4B1B" w:rsidP="00BD2B64">
            <w:pPr>
              <w:jc w:val="center"/>
              <w:rPr>
                <w:rFonts w:cs="Arial"/>
                <w:sz w:val="16"/>
                <w:szCs w:val="16"/>
              </w:rPr>
            </w:pPr>
            <w:r w:rsidRPr="00BD6D75">
              <w:rPr>
                <w:rFonts w:cs="Arial"/>
                <w:sz w:val="16"/>
                <w:szCs w:val="16"/>
              </w:rPr>
              <w:t>Audita la calidad, seguridad y accesibilidad del espacio público para peatones, ciclistas y personas con discapacidad, midiendo la siniestralidad para focalizar obras de pacificación del tránsito.</w:t>
            </w:r>
          </w:p>
        </w:tc>
        <w:tc>
          <w:tcPr>
            <w:tcW w:w="1701" w:type="dxa"/>
            <w:vAlign w:val="center"/>
            <w:hideMark/>
          </w:tcPr>
          <w:p w14:paraId="0B85F78E" w14:textId="77777777" w:rsidR="005F4B1B" w:rsidRPr="00BD6D75" w:rsidRDefault="005F4B1B" w:rsidP="00BD2B64">
            <w:pPr>
              <w:jc w:val="center"/>
              <w:rPr>
                <w:rFonts w:cs="Arial"/>
                <w:sz w:val="16"/>
                <w:szCs w:val="16"/>
              </w:rPr>
            </w:pPr>
            <w:r w:rsidRPr="00BD6D75">
              <w:rPr>
                <w:rFonts w:cs="Arial"/>
                <w:sz w:val="16"/>
                <w:szCs w:val="16"/>
              </w:rPr>
              <w:t>Análisis físico de la infraestructura no motorizada, diseño universal y mapas de calor de hechos de tránsito a nivel estatal.</w:t>
            </w:r>
          </w:p>
        </w:tc>
        <w:tc>
          <w:tcPr>
            <w:tcW w:w="2126" w:type="dxa"/>
            <w:vAlign w:val="center"/>
            <w:hideMark/>
          </w:tcPr>
          <w:p w14:paraId="2D76C486" w14:textId="77777777" w:rsidR="005F4B1B" w:rsidRPr="00BD6D75" w:rsidRDefault="005F4B1B" w:rsidP="00BD2B64">
            <w:pPr>
              <w:jc w:val="center"/>
              <w:rPr>
                <w:rFonts w:cs="Arial"/>
                <w:sz w:val="16"/>
                <w:szCs w:val="16"/>
              </w:rPr>
            </w:pPr>
            <w:r w:rsidRPr="00BD6D75">
              <w:rPr>
                <w:rFonts w:cs="Arial"/>
                <w:sz w:val="16"/>
                <w:szCs w:val="16"/>
              </w:rPr>
              <w:t>- Siniestralidad vial (Atropellamientos).</w:t>
            </w:r>
          </w:p>
          <w:p w14:paraId="405E1C86" w14:textId="77777777" w:rsidR="005F4B1B" w:rsidRPr="00BD6D75" w:rsidRDefault="005F4B1B" w:rsidP="00BD2B64">
            <w:pPr>
              <w:jc w:val="center"/>
              <w:rPr>
                <w:rFonts w:cs="Arial"/>
                <w:sz w:val="16"/>
                <w:szCs w:val="16"/>
              </w:rPr>
            </w:pPr>
            <w:r w:rsidRPr="00BD6D75">
              <w:rPr>
                <w:rFonts w:cs="Arial"/>
                <w:sz w:val="16"/>
                <w:szCs w:val="16"/>
              </w:rPr>
              <w:t>- Cobertura de diseño universal (Rampas/Banquetas).</w:t>
            </w:r>
          </w:p>
          <w:p w14:paraId="75792455" w14:textId="77777777" w:rsidR="005F4B1B" w:rsidRPr="00BD6D75" w:rsidRDefault="005F4B1B" w:rsidP="00BD2B64">
            <w:pPr>
              <w:jc w:val="center"/>
              <w:rPr>
                <w:rFonts w:cs="Arial"/>
                <w:sz w:val="16"/>
                <w:szCs w:val="16"/>
              </w:rPr>
            </w:pPr>
            <w:r w:rsidRPr="00BD6D75">
              <w:rPr>
                <w:rFonts w:cs="Arial"/>
                <w:sz w:val="16"/>
                <w:szCs w:val="16"/>
              </w:rPr>
              <w:t>- Vías con vocación ciclista.</w:t>
            </w:r>
          </w:p>
          <w:p w14:paraId="4373C10C" w14:textId="77777777" w:rsidR="005F4B1B" w:rsidRPr="00BD6D75" w:rsidRDefault="005F4B1B" w:rsidP="00BD2B64">
            <w:pPr>
              <w:jc w:val="center"/>
              <w:rPr>
                <w:rFonts w:cs="Arial"/>
                <w:sz w:val="16"/>
                <w:szCs w:val="16"/>
              </w:rPr>
            </w:pPr>
          </w:p>
        </w:tc>
        <w:tc>
          <w:tcPr>
            <w:tcW w:w="3118" w:type="dxa"/>
            <w:vAlign w:val="center"/>
            <w:hideMark/>
          </w:tcPr>
          <w:p w14:paraId="4AC1C00D" w14:textId="77777777" w:rsidR="005F4B1B" w:rsidRPr="00BD6D75" w:rsidRDefault="005F4B1B" w:rsidP="00BD2B64">
            <w:pPr>
              <w:jc w:val="center"/>
              <w:rPr>
                <w:color w:val="000000"/>
                <w:sz w:val="16"/>
                <w:szCs w:val="16"/>
              </w:rPr>
            </w:pPr>
            <w:r w:rsidRPr="00BD6D75">
              <w:rPr>
                <w:rStyle w:val="CdigoHTML"/>
                <w:rFonts w:ascii="Montserrat" w:eastAsiaTheme="minorHAnsi" w:hAnsi="Montserrat"/>
                <w:color w:val="000000"/>
                <w:sz w:val="16"/>
                <w:szCs w:val="16"/>
              </w:rPr>
              <w:t>C04_Construcción_ciclovia_Hopelchen_OPMATPG_2023</w:t>
            </w:r>
            <w:r w:rsidRPr="00BD6D75">
              <w:rPr>
                <w:rStyle w:val="apple-converted-space"/>
                <w:color w:val="000000"/>
                <w:sz w:val="16"/>
                <w:szCs w:val="16"/>
              </w:rPr>
              <w:t> </w:t>
            </w:r>
            <w:r w:rsidRPr="00BD6D75">
              <w:rPr>
                <w:color w:val="000000"/>
                <w:sz w:val="16"/>
                <w:szCs w:val="16"/>
              </w:rPr>
              <w:t>(1 y 3)</w:t>
            </w:r>
          </w:p>
        </w:tc>
      </w:tr>
      <w:tr w:rsidR="005F4B1B" w:rsidRPr="00377DA1" w14:paraId="68F9BB14" w14:textId="77777777" w:rsidTr="00BD2B64">
        <w:tc>
          <w:tcPr>
            <w:tcW w:w="9350" w:type="dxa"/>
            <w:gridSpan w:val="4"/>
            <w:shd w:val="clear" w:color="auto" w:fill="156082"/>
            <w:vAlign w:val="center"/>
            <w:hideMark/>
          </w:tcPr>
          <w:p w14:paraId="1F931783" w14:textId="77777777" w:rsidR="005F4B1B" w:rsidRPr="00BD6D75" w:rsidRDefault="005F4B1B" w:rsidP="00BD2B64">
            <w:pPr>
              <w:jc w:val="center"/>
              <w:rPr>
                <w:rFonts w:cs="Arial"/>
                <w:b/>
                <w:bCs/>
                <w:color w:val="FFFFFF" w:themeColor="background1"/>
                <w:sz w:val="16"/>
                <w:szCs w:val="16"/>
              </w:rPr>
            </w:pPr>
            <w:r w:rsidRPr="00BD6D75">
              <w:rPr>
                <w:rStyle w:val="Fuerte"/>
                <w:rFonts w:cs="Arial"/>
                <w:color w:val="FFFFFF" w:themeColor="background1"/>
                <w:sz w:val="16"/>
                <w:szCs w:val="16"/>
              </w:rPr>
              <w:t>Analítico</w:t>
            </w:r>
          </w:p>
        </w:tc>
      </w:tr>
      <w:tr w:rsidR="005F4B1B" w:rsidRPr="00377DA1" w14:paraId="437001BD" w14:textId="77777777" w:rsidTr="00BD2B64">
        <w:tc>
          <w:tcPr>
            <w:tcW w:w="2405" w:type="dxa"/>
            <w:shd w:val="clear" w:color="auto" w:fill="156082"/>
            <w:vAlign w:val="center"/>
            <w:hideMark/>
          </w:tcPr>
          <w:p w14:paraId="4F8ADAD6"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Inclusión y Diseño Universal</w:t>
            </w:r>
          </w:p>
        </w:tc>
        <w:tc>
          <w:tcPr>
            <w:tcW w:w="6945" w:type="dxa"/>
            <w:gridSpan w:val="3"/>
            <w:shd w:val="clear" w:color="auto" w:fill="156082"/>
            <w:vAlign w:val="center"/>
            <w:hideMark/>
          </w:tcPr>
          <w:p w14:paraId="1CFA2527"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Población Afectada / Focos Rojos</w:t>
            </w:r>
          </w:p>
        </w:tc>
      </w:tr>
      <w:tr w:rsidR="005F4B1B" w:rsidRPr="00377DA1" w14:paraId="7D02609C" w14:textId="77777777" w:rsidTr="00BD2B64">
        <w:tc>
          <w:tcPr>
            <w:tcW w:w="2405" w:type="dxa"/>
            <w:vAlign w:val="center"/>
            <w:hideMark/>
          </w:tcPr>
          <w:p w14:paraId="3AFF8ED2" w14:textId="77777777" w:rsidR="005F4B1B" w:rsidRPr="00BD6D75" w:rsidRDefault="005F4B1B" w:rsidP="00BD2B64">
            <w:pPr>
              <w:jc w:val="center"/>
              <w:rPr>
                <w:rFonts w:cs="Arial"/>
                <w:sz w:val="16"/>
                <w:szCs w:val="16"/>
              </w:rPr>
            </w:pPr>
            <w:r w:rsidRPr="00BD6D75">
              <w:rPr>
                <w:rFonts w:cs="Arial"/>
                <w:sz w:val="16"/>
                <w:szCs w:val="16"/>
              </w:rPr>
              <w:t>Accesibilidad Peatonal Urbana</w:t>
            </w:r>
          </w:p>
        </w:tc>
        <w:tc>
          <w:tcPr>
            <w:tcW w:w="6945" w:type="dxa"/>
            <w:gridSpan w:val="3"/>
            <w:vAlign w:val="center"/>
            <w:hideMark/>
          </w:tcPr>
          <w:p w14:paraId="7916DBFD" w14:textId="77777777" w:rsidR="005F4B1B" w:rsidRPr="00BD6D75" w:rsidRDefault="005F4B1B" w:rsidP="00BD2B64">
            <w:pPr>
              <w:jc w:val="center"/>
              <w:rPr>
                <w:rFonts w:cs="Arial"/>
                <w:sz w:val="16"/>
                <w:szCs w:val="16"/>
              </w:rPr>
            </w:pPr>
            <w:r w:rsidRPr="00BD6D75">
              <w:rPr>
                <w:rFonts w:cs="Arial"/>
                <w:sz w:val="16"/>
                <w:szCs w:val="16"/>
              </w:rPr>
              <w:t>Déficit estructural de rampas y banquetas continuas. Afectación directa a</w:t>
            </w:r>
            <w:r w:rsidRPr="00BD6D75">
              <w:rPr>
                <w:rStyle w:val="apple-converted-space"/>
                <w:rFonts w:cs="Arial"/>
                <w:sz w:val="16"/>
                <w:szCs w:val="16"/>
              </w:rPr>
              <w:t> </w:t>
            </w:r>
            <w:r w:rsidRPr="00BD6D75">
              <w:rPr>
                <w:rFonts w:cs="Arial"/>
                <w:sz w:val="16"/>
                <w:szCs w:val="16"/>
              </w:rPr>
              <w:t>19,010 personas con discapacidad en Campeche</w:t>
            </w:r>
            <w:r w:rsidRPr="00BD6D75">
              <w:rPr>
                <w:rStyle w:val="apple-converted-space"/>
                <w:rFonts w:cs="Arial"/>
                <w:sz w:val="16"/>
                <w:szCs w:val="16"/>
              </w:rPr>
              <w:t> </w:t>
            </w:r>
            <w:r w:rsidRPr="00BD6D75">
              <w:rPr>
                <w:rFonts w:cs="Arial"/>
                <w:sz w:val="16"/>
                <w:szCs w:val="16"/>
              </w:rPr>
              <w:t>y</w:t>
            </w:r>
            <w:r w:rsidRPr="00BD6D75">
              <w:rPr>
                <w:rStyle w:val="apple-converted-space"/>
                <w:rFonts w:cs="Arial"/>
                <w:sz w:val="16"/>
                <w:szCs w:val="16"/>
              </w:rPr>
              <w:t> </w:t>
            </w:r>
            <w:r w:rsidRPr="00BD6D75">
              <w:rPr>
                <w:rFonts w:cs="Arial"/>
                <w:sz w:val="16"/>
                <w:szCs w:val="16"/>
              </w:rPr>
              <w:t>12,608 en Carmen.</w:t>
            </w:r>
          </w:p>
        </w:tc>
      </w:tr>
      <w:tr w:rsidR="005F4B1B" w:rsidRPr="00377DA1" w14:paraId="2E47AEBC" w14:textId="77777777" w:rsidTr="00BD2B64">
        <w:tc>
          <w:tcPr>
            <w:tcW w:w="2405" w:type="dxa"/>
            <w:shd w:val="clear" w:color="auto" w:fill="156082"/>
            <w:vAlign w:val="center"/>
            <w:hideMark/>
          </w:tcPr>
          <w:p w14:paraId="5F41297F"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Movilidad Ciclista y No Motorizada</w:t>
            </w:r>
          </w:p>
        </w:tc>
        <w:tc>
          <w:tcPr>
            <w:tcW w:w="6945" w:type="dxa"/>
            <w:gridSpan w:val="3"/>
            <w:shd w:val="clear" w:color="auto" w:fill="156082"/>
            <w:vAlign w:val="center"/>
            <w:hideMark/>
          </w:tcPr>
          <w:p w14:paraId="61E1CB7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Impacto Municipal</w:t>
            </w:r>
          </w:p>
        </w:tc>
      </w:tr>
      <w:tr w:rsidR="005F4B1B" w:rsidRPr="00377DA1" w14:paraId="3AA8D0F1" w14:textId="77777777" w:rsidTr="00BD2B64">
        <w:tc>
          <w:tcPr>
            <w:tcW w:w="2405" w:type="dxa"/>
            <w:vAlign w:val="center"/>
            <w:hideMark/>
          </w:tcPr>
          <w:p w14:paraId="0F072A9B" w14:textId="77777777" w:rsidR="005F4B1B" w:rsidRPr="00BD6D75" w:rsidRDefault="005F4B1B" w:rsidP="00BD2B64">
            <w:pPr>
              <w:jc w:val="center"/>
              <w:rPr>
                <w:rFonts w:cs="Arial"/>
                <w:sz w:val="16"/>
                <w:szCs w:val="16"/>
              </w:rPr>
            </w:pPr>
            <w:r w:rsidRPr="00BD6D75">
              <w:rPr>
                <w:rFonts w:cs="Arial"/>
                <w:sz w:val="16"/>
                <w:szCs w:val="16"/>
              </w:rPr>
              <w:t>Triciclos de Carga y Bicicletas Utilitarias</w:t>
            </w:r>
          </w:p>
        </w:tc>
        <w:tc>
          <w:tcPr>
            <w:tcW w:w="6945" w:type="dxa"/>
            <w:gridSpan w:val="3"/>
            <w:vAlign w:val="center"/>
            <w:hideMark/>
          </w:tcPr>
          <w:p w14:paraId="20FA3AA7" w14:textId="77777777" w:rsidR="005F4B1B" w:rsidRPr="00BD6D75" w:rsidRDefault="005F4B1B" w:rsidP="00BD2B64">
            <w:pPr>
              <w:jc w:val="center"/>
              <w:rPr>
                <w:rFonts w:cs="Arial"/>
                <w:sz w:val="16"/>
                <w:szCs w:val="16"/>
              </w:rPr>
            </w:pPr>
            <w:r w:rsidRPr="00BD6D75">
              <w:rPr>
                <w:rFonts w:cs="Arial"/>
                <w:sz w:val="16"/>
                <w:szCs w:val="16"/>
              </w:rPr>
              <w:t>Modo de transporte vital sin protección en</w:t>
            </w:r>
            <w:r w:rsidRPr="00BD6D75">
              <w:rPr>
                <w:rStyle w:val="apple-converted-space"/>
                <w:rFonts w:cs="Arial"/>
                <w:sz w:val="16"/>
                <w:szCs w:val="16"/>
              </w:rPr>
              <w:t> </w:t>
            </w:r>
            <w:r w:rsidRPr="00BD6D75">
              <w:rPr>
                <w:rFonts w:cs="Arial"/>
                <w:sz w:val="16"/>
                <w:szCs w:val="16"/>
              </w:rPr>
              <w:t>Calkiní, Hecelchakán, Hopelchén y Escárcega. Vulnerabilidad ante tráfico pesado.</w:t>
            </w:r>
          </w:p>
        </w:tc>
      </w:tr>
      <w:tr w:rsidR="005F4B1B" w:rsidRPr="00377DA1" w14:paraId="2C892D60" w14:textId="77777777" w:rsidTr="00BD2B64">
        <w:tc>
          <w:tcPr>
            <w:tcW w:w="2405" w:type="dxa"/>
            <w:shd w:val="clear" w:color="auto" w:fill="156082"/>
            <w:vAlign w:val="center"/>
            <w:hideMark/>
          </w:tcPr>
          <w:p w14:paraId="796470D5"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Siniestralidad y Seguridad Vial</w:t>
            </w:r>
          </w:p>
        </w:tc>
        <w:tc>
          <w:tcPr>
            <w:tcW w:w="6945" w:type="dxa"/>
            <w:gridSpan w:val="3"/>
            <w:shd w:val="clear" w:color="auto" w:fill="156082"/>
            <w:vAlign w:val="center"/>
            <w:hideMark/>
          </w:tcPr>
          <w:p w14:paraId="1D499FE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Indicadores de Riesgo</w:t>
            </w:r>
          </w:p>
        </w:tc>
      </w:tr>
      <w:tr w:rsidR="005F4B1B" w:rsidRPr="00377DA1" w14:paraId="5FE261F2" w14:textId="77777777" w:rsidTr="00BD2B64">
        <w:tc>
          <w:tcPr>
            <w:tcW w:w="2405" w:type="dxa"/>
            <w:vAlign w:val="center"/>
            <w:hideMark/>
          </w:tcPr>
          <w:p w14:paraId="259E9365" w14:textId="77777777" w:rsidR="005F4B1B" w:rsidRPr="00B349E3" w:rsidRDefault="005F4B1B" w:rsidP="00BD2B64">
            <w:pPr>
              <w:jc w:val="center"/>
              <w:rPr>
                <w:rFonts w:cs="Arial"/>
                <w:sz w:val="16"/>
                <w:szCs w:val="16"/>
              </w:rPr>
            </w:pPr>
            <w:r w:rsidRPr="00B349E3">
              <w:rPr>
                <w:rFonts w:cs="Arial"/>
                <w:sz w:val="16"/>
                <w:szCs w:val="16"/>
              </w:rPr>
              <w:t>Motocicletas y Peatones</w:t>
            </w:r>
          </w:p>
        </w:tc>
        <w:tc>
          <w:tcPr>
            <w:tcW w:w="6945" w:type="dxa"/>
            <w:gridSpan w:val="3"/>
            <w:vAlign w:val="center"/>
            <w:hideMark/>
          </w:tcPr>
          <w:p w14:paraId="4F894329" w14:textId="77777777" w:rsidR="005F4B1B" w:rsidRPr="00B349E3" w:rsidRDefault="005F4B1B" w:rsidP="00BD2B64">
            <w:pPr>
              <w:jc w:val="center"/>
              <w:rPr>
                <w:rFonts w:cs="Arial"/>
                <w:sz w:val="16"/>
                <w:szCs w:val="16"/>
              </w:rPr>
            </w:pPr>
            <w:r w:rsidRPr="00B349E3">
              <w:rPr>
                <w:rFonts w:cs="Arial"/>
                <w:sz w:val="16"/>
                <w:szCs w:val="16"/>
              </w:rPr>
              <w:t>Puntos de concentración de accidentes mortales por falta de ordenamiento vial, semaforización peatonal y exceso de velocidad.</w:t>
            </w:r>
          </w:p>
        </w:tc>
      </w:tr>
      <w:tr w:rsidR="005F4B1B" w:rsidRPr="00377DA1" w14:paraId="1C1ED953" w14:textId="77777777" w:rsidTr="00BD2B64">
        <w:tc>
          <w:tcPr>
            <w:tcW w:w="2405" w:type="dxa"/>
            <w:vAlign w:val="center"/>
            <w:hideMark/>
          </w:tcPr>
          <w:p w14:paraId="0AD469E4" w14:textId="77777777" w:rsidR="005F4B1B" w:rsidRPr="00B349E3" w:rsidRDefault="005F4B1B" w:rsidP="00BD2B64">
            <w:pPr>
              <w:jc w:val="center"/>
              <w:rPr>
                <w:rFonts w:cs="Arial"/>
                <w:sz w:val="16"/>
                <w:szCs w:val="16"/>
              </w:rPr>
            </w:pPr>
            <w:r w:rsidRPr="00B349E3">
              <w:rPr>
                <w:rFonts w:cs="Arial"/>
                <w:sz w:val="16"/>
                <w:szCs w:val="16"/>
              </w:rPr>
              <w:t>Inseguridad Pública (Factor de Género)</w:t>
            </w:r>
          </w:p>
        </w:tc>
        <w:tc>
          <w:tcPr>
            <w:tcW w:w="6945" w:type="dxa"/>
            <w:gridSpan w:val="3"/>
            <w:vAlign w:val="center"/>
            <w:hideMark/>
          </w:tcPr>
          <w:p w14:paraId="11EF15AA" w14:textId="77777777" w:rsidR="005F4B1B" w:rsidRPr="00B349E3" w:rsidRDefault="005F4B1B" w:rsidP="00BD2B64">
            <w:pPr>
              <w:jc w:val="center"/>
              <w:rPr>
                <w:rFonts w:cs="Arial"/>
                <w:sz w:val="16"/>
                <w:szCs w:val="16"/>
              </w:rPr>
            </w:pPr>
            <w:r w:rsidRPr="00B349E3">
              <w:rPr>
                <w:rFonts w:cs="Arial"/>
                <w:sz w:val="16"/>
                <w:szCs w:val="16"/>
              </w:rPr>
              <w:t>Tramos viales periféricos carentes de alumbrado, lo que inhibe la caminabilidad segura, documentado fuertemente en capitales municipales.</w:t>
            </w:r>
          </w:p>
        </w:tc>
      </w:tr>
    </w:tbl>
    <w:p w14:paraId="66841254"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73BFFDCC" w14:textId="77777777" w:rsidR="005F4B1B" w:rsidRPr="00377DA1" w:rsidRDefault="005F4B1B" w:rsidP="005F4B1B">
      <w:pPr>
        <w:pStyle w:val="Ttulo7"/>
      </w:pPr>
      <w:r w:rsidRPr="00377DA1">
        <w:t xml:space="preserve">Infraestructura </w:t>
      </w:r>
      <w:r>
        <w:t>de s</w:t>
      </w:r>
      <w:r w:rsidRPr="00377DA1">
        <w:t>ervicios</w:t>
      </w:r>
    </w:p>
    <w:p w14:paraId="277880C9" w14:textId="77777777" w:rsidR="005F4B1B" w:rsidRPr="00377DA1" w:rsidRDefault="005F4B1B" w:rsidP="005F4B1B">
      <w:pPr>
        <w:pStyle w:val="Ttulo8"/>
      </w:pPr>
      <w:r>
        <w:t>Red e</w:t>
      </w:r>
      <w:r w:rsidRPr="00377DA1">
        <w:t xml:space="preserve">nergética y de </w:t>
      </w:r>
      <w:r>
        <w:t>h</w:t>
      </w:r>
      <w:r w:rsidRPr="00377DA1">
        <w:t>idrocarburos</w:t>
      </w:r>
    </w:p>
    <w:p w14:paraId="54F1544B"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Este apartado abarca la infraestructura de generación y transmisión eléctrica, así como la red de extracción, almacenamiento y distribución de hidrocarburos. La visualización técnica de estos componentes cumple un doble propósito normativo en el ordenamiento territorial: en primer lugar, identifica los nodos con capacidad de suministro para soportar la instalación de futuros parques industriales o proyectos logísticos de gran envergadura; en segundo lugar, establece restricciones de uso de suelo inalienables debido al riesgo inherente y a la normatividad de las franjas de protección, determinando zonas incompatibles con el desarrollo urbano.</w:t>
      </w:r>
    </w:p>
    <w:p w14:paraId="493BA0B4"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color w:val="000000"/>
          <w:szCs w:val="18"/>
        </w:rPr>
        <w:t xml:space="preserve"> </w:t>
      </w:r>
      <w:r w:rsidRPr="00377DA1">
        <w:rPr>
          <w:rFonts w:cs="Arial"/>
          <w:color w:val="000000"/>
          <w:szCs w:val="18"/>
        </w:rPr>
        <w:t>Inventario y longitud de líneas de transmisión eléctrica de alta tensión (kV)</w:t>
      </w:r>
      <w:r>
        <w:rPr>
          <w:rFonts w:cs="Arial"/>
          <w:color w:val="000000"/>
          <w:szCs w:val="18"/>
        </w:rPr>
        <w:t xml:space="preserve">, </w:t>
      </w:r>
      <w:r w:rsidRPr="00377DA1">
        <w:rPr>
          <w:rFonts w:cs="Arial"/>
          <w:color w:val="000000"/>
          <w:szCs w:val="18"/>
        </w:rPr>
        <w:t>Inventario de instalaciones industriales energéticas (Pozos, plantas de compresión, terminales de almacenamiento)</w:t>
      </w:r>
      <w:r>
        <w:rPr>
          <w:rFonts w:cs="Arial"/>
          <w:color w:val="000000"/>
          <w:szCs w:val="18"/>
        </w:rPr>
        <w:t xml:space="preserve">, </w:t>
      </w:r>
      <w:r w:rsidRPr="00377DA1">
        <w:rPr>
          <w:rFonts w:cs="Arial"/>
          <w:color w:val="000000"/>
          <w:szCs w:val="18"/>
        </w:rPr>
        <w:t>Red de ductos terrestres y marinos (Oleoductos y gasoductos)</w:t>
      </w:r>
      <w:r>
        <w:rPr>
          <w:rFonts w:cs="Arial"/>
          <w:color w:val="000000"/>
          <w:szCs w:val="18"/>
        </w:rPr>
        <w:t xml:space="preserve"> y </w:t>
      </w:r>
      <w:r w:rsidRPr="00377DA1">
        <w:rPr>
          <w:rFonts w:cs="Arial"/>
          <w:color w:val="000000"/>
          <w:szCs w:val="18"/>
        </w:rPr>
        <w:t>Amplitud de la Franja de Desarrollo del Sistema (Derechos de Vía por diámetro de tubería).</w:t>
      </w:r>
    </w:p>
    <w:p w14:paraId="0F9102F8" w14:textId="77777777" w:rsidR="005F4B1B" w:rsidRPr="00E20C2E"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E20C2E">
        <w:rPr>
          <w:rFonts w:eastAsia="Times New Roman" w:cs="Courier New"/>
          <w:sz w:val="16"/>
          <w:szCs w:val="16"/>
          <w:lang w:eastAsia="es-MX"/>
          <w14:ligatures w14:val="none"/>
        </w:rPr>
        <w:t>C04_Ductos_CNH_2023</w:t>
      </w:r>
      <w:r w:rsidRPr="00E20C2E">
        <w:rPr>
          <w:rFonts w:eastAsia="Times New Roman" w:cs="Times New Roman"/>
          <w:sz w:val="16"/>
          <w:szCs w:val="16"/>
          <w:lang w:eastAsia="es-MX"/>
          <w14:ligatures w14:val="none"/>
        </w:rPr>
        <w:t> (1 y 3)</w:t>
      </w:r>
      <w:r>
        <w:rPr>
          <w:rFonts w:cs="Arial"/>
          <w:color w:val="000000"/>
          <w:szCs w:val="18"/>
        </w:rPr>
        <w:t xml:space="preserve">, </w:t>
      </w:r>
      <w:r w:rsidRPr="00E20C2E">
        <w:rPr>
          <w:rFonts w:eastAsia="Times New Roman" w:cs="Courier New"/>
          <w:sz w:val="16"/>
          <w:szCs w:val="16"/>
          <w:lang w:eastAsia="es-MX"/>
          <w14:ligatures w14:val="none"/>
        </w:rPr>
        <w:t>C04_Instalaciones_CNH_2023</w:t>
      </w:r>
      <w:r w:rsidRPr="00E20C2E">
        <w:rPr>
          <w:rFonts w:eastAsia="Times New Roman" w:cs="Times New Roman"/>
          <w:sz w:val="16"/>
          <w:szCs w:val="16"/>
          <w:lang w:eastAsia="es-MX"/>
          <w14:ligatures w14:val="none"/>
        </w:rPr>
        <w:t> (1 y 3)</w:t>
      </w:r>
      <w:r>
        <w:rPr>
          <w:rFonts w:cs="Arial"/>
          <w:color w:val="000000"/>
          <w:szCs w:val="18"/>
        </w:rPr>
        <w:t xml:space="preserve">, </w:t>
      </w:r>
      <w:r w:rsidRPr="00E20C2E">
        <w:rPr>
          <w:rFonts w:eastAsia="Times New Roman" w:cs="Courier New"/>
          <w:sz w:val="16"/>
          <w:szCs w:val="16"/>
          <w:lang w:eastAsia="es-MX"/>
          <w14:ligatures w14:val="none"/>
        </w:rPr>
        <w:t>C04_TerminalAlmacenamiento_CNH_2023</w:t>
      </w:r>
      <w:r w:rsidRPr="00E20C2E">
        <w:rPr>
          <w:rFonts w:eastAsia="Times New Roman" w:cs="Times New Roman"/>
          <w:sz w:val="16"/>
          <w:szCs w:val="16"/>
          <w:lang w:eastAsia="es-MX"/>
          <w14:ligatures w14:val="none"/>
        </w:rPr>
        <w:t> (1</w:t>
      </w:r>
      <w:r>
        <w:rPr>
          <w:rFonts w:eastAsia="Times New Roman" w:cs="Times New Roman"/>
          <w:sz w:val="16"/>
          <w:szCs w:val="16"/>
          <w:lang w:eastAsia="es-MX"/>
          <w14:ligatures w14:val="none"/>
        </w:rPr>
        <w:t xml:space="preserve">) y </w:t>
      </w:r>
      <w:r w:rsidRPr="00E20C2E">
        <w:rPr>
          <w:rFonts w:eastAsia="Times New Roman" w:cs="Courier New"/>
          <w:sz w:val="16"/>
          <w:szCs w:val="16"/>
          <w:lang w:eastAsia="es-MX"/>
          <w14:ligatures w14:val="none"/>
        </w:rPr>
        <w:t>C04_Construcción_centrales_y_subestaciones_eléctricas_OPMATPG_2023</w:t>
      </w:r>
      <w:r w:rsidRPr="00E20C2E">
        <w:rPr>
          <w:rFonts w:eastAsia="Times New Roman" w:cs="Times New Roman"/>
          <w:sz w:val="16"/>
          <w:szCs w:val="16"/>
          <w:lang w:eastAsia="es-MX"/>
          <w14:ligatures w14:val="none"/>
        </w:rPr>
        <w:t> (1 y 3)</w:t>
      </w:r>
      <w:r>
        <w:rPr>
          <w:rFonts w:eastAsia="Times New Roman" w:cs="Times New Roman"/>
          <w:sz w:val="16"/>
          <w:szCs w:val="16"/>
          <w:lang w:eastAsia="es-MX"/>
          <w14:ligatures w14:val="none"/>
        </w:rPr>
        <w:t>.</w:t>
      </w:r>
    </w:p>
    <w:p w14:paraId="492B94F2" w14:textId="77777777" w:rsidR="005F4B1B" w:rsidRPr="00377DA1" w:rsidRDefault="005F4B1B" w:rsidP="005F4B1B">
      <w:pPr>
        <w:spacing w:after="0"/>
        <w:rPr>
          <w:rFonts w:cs="Arial"/>
          <w:b/>
          <w:bCs/>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27FDF23D" w14:textId="77777777" w:rsidR="005F4B1B" w:rsidRPr="00377DA1" w:rsidRDefault="005F4B1B">
      <w:pPr>
        <w:numPr>
          <w:ilvl w:val="0"/>
          <w:numId w:val="37"/>
        </w:numPr>
        <w:spacing w:after="0"/>
        <w:rPr>
          <w:rFonts w:cs="Arial"/>
          <w:color w:val="000000"/>
          <w:szCs w:val="18"/>
        </w:rPr>
      </w:pPr>
      <w:r w:rsidRPr="00377DA1">
        <w:rPr>
          <w:rFonts w:cs="Arial"/>
          <w:b/>
          <w:bCs/>
          <w:color w:val="000000"/>
          <w:szCs w:val="18"/>
        </w:rPr>
        <w:t xml:space="preserve">Capacidad de </w:t>
      </w:r>
      <w:r>
        <w:rPr>
          <w:rFonts w:cs="Arial"/>
          <w:b/>
          <w:bCs/>
          <w:color w:val="000000"/>
          <w:szCs w:val="18"/>
        </w:rPr>
        <w:t>t</w:t>
      </w:r>
      <w:r w:rsidRPr="00377DA1">
        <w:rPr>
          <w:rFonts w:cs="Arial"/>
          <w:b/>
          <w:bCs/>
          <w:color w:val="000000"/>
          <w:szCs w:val="18"/>
        </w:rPr>
        <w:t xml:space="preserve">ransmisión </w:t>
      </w:r>
      <w:r>
        <w:rPr>
          <w:rFonts w:cs="Arial"/>
          <w:b/>
          <w:bCs/>
          <w:color w:val="000000"/>
          <w:szCs w:val="18"/>
        </w:rPr>
        <w:t>e</w:t>
      </w:r>
      <w:r w:rsidRPr="00377DA1">
        <w:rPr>
          <w:rFonts w:cs="Arial"/>
          <w:b/>
          <w:bCs/>
          <w:color w:val="000000"/>
          <w:szCs w:val="18"/>
        </w:rPr>
        <w:t>léctrica:</w:t>
      </w:r>
      <w:r w:rsidRPr="00377DA1">
        <w:rPr>
          <w:rStyle w:val="apple-converted-space"/>
          <w:rFonts w:cs="Arial"/>
          <w:color w:val="000000"/>
          <w:szCs w:val="18"/>
        </w:rPr>
        <w:t> </w:t>
      </w:r>
      <w:r w:rsidRPr="00E20C2E">
        <w:rPr>
          <w:rFonts w:cs="Arial"/>
          <w:color w:val="000000"/>
          <w:szCs w:val="18"/>
        </w:rPr>
        <w:t>El Estado de Campeche opera una red de alta tensión con una longitud total de</w:t>
      </w:r>
      <w:r w:rsidRPr="00E20C2E">
        <w:rPr>
          <w:rStyle w:val="apple-converted-space"/>
          <w:rFonts w:cs="Arial"/>
          <w:color w:val="000000"/>
          <w:szCs w:val="18"/>
        </w:rPr>
        <w:t> </w:t>
      </w:r>
      <w:r w:rsidRPr="00E20C2E">
        <w:rPr>
          <w:rFonts w:cs="Arial"/>
          <w:color w:val="000000"/>
          <w:szCs w:val="18"/>
        </w:rPr>
        <w:t>1,770.11 km. La infraestructura predominante consiste en líneas de alta tensión soportadas en torres de acero, concentrando</w:t>
      </w:r>
      <w:r w:rsidRPr="00E20C2E">
        <w:rPr>
          <w:rStyle w:val="apple-converted-space"/>
          <w:rFonts w:cs="Arial"/>
          <w:color w:val="000000"/>
          <w:szCs w:val="18"/>
        </w:rPr>
        <w:t> </w:t>
      </w:r>
      <w:r w:rsidRPr="00E20C2E">
        <w:rPr>
          <w:rFonts w:cs="Arial"/>
          <w:color w:val="000000"/>
          <w:szCs w:val="18"/>
        </w:rPr>
        <w:t>990.18 km en líneas de 115 kV</w:t>
      </w:r>
      <w:r w:rsidRPr="00E20C2E">
        <w:rPr>
          <w:rStyle w:val="apple-converted-space"/>
          <w:rFonts w:cs="Arial"/>
          <w:color w:val="000000"/>
          <w:szCs w:val="18"/>
        </w:rPr>
        <w:t> </w:t>
      </w:r>
      <w:r w:rsidRPr="00E20C2E">
        <w:rPr>
          <w:rFonts w:cs="Arial"/>
          <w:color w:val="000000"/>
          <w:szCs w:val="18"/>
        </w:rPr>
        <w:t>y</w:t>
      </w:r>
      <w:r w:rsidRPr="00E20C2E">
        <w:rPr>
          <w:rStyle w:val="apple-converted-space"/>
          <w:rFonts w:cs="Arial"/>
          <w:color w:val="000000"/>
          <w:szCs w:val="18"/>
        </w:rPr>
        <w:t> </w:t>
      </w:r>
      <w:r w:rsidRPr="00E20C2E">
        <w:rPr>
          <w:rFonts w:cs="Arial"/>
          <w:color w:val="000000"/>
          <w:szCs w:val="18"/>
        </w:rPr>
        <w:t>316.48 km en líneas de 400 kV. Esta red asegura la transferencia energética a nivel macrorregional, pero exige el respeto estricto a las servidumbres de paso.</w:t>
      </w:r>
    </w:p>
    <w:p w14:paraId="5442DE55" w14:textId="77777777" w:rsidR="005F4B1B" w:rsidRPr="00377DA1" w:rsidRDefault="005F4B1B">
      <w:pPr>
        <w:numPr>
          <w:ilvl w:val="0"/>
          <w:numId w:val="37"/>
        </w:numPr>
        <w:spacing w:after="0"/>
        <w:rPr>
          <w:rFonts w:cs="Arial"/>
          <w:color w:val="000000"/>
          <w:szCs w:val="18"/>
        </w:rPr>
      </w:pPr>
      <w:r w:rsidRPr="00377DA1">
        <w:rPr>
          <w:rFonts w:cs="Arial"/>
          <w:b/>
          <w:bCs/>
          <w:color w:val="000000"/>
          <w:szCs w:val="18"/>
        </w:rPr>
        <w:t xml:space="preserve">Vocación </w:t>
      </w:r>
      <w:r>
        <w:rPr>
          <w:rFonts w:cs="Arial"/>
          <w:b/>
          <w:bCs/>
          <w:color w:val="000000"/>
          <w:szCs w:val="18"/>
        </w:rPr>
        <w:t>e</w:t>
      </w:r>
      <w:r w:rsidRPr="00377DA1">
        <w:rPr>
          <w:rFonts w:cs="Arial"/>
          <w:b/>
          <w:bCs/>
          <w:color w:val="000000"/>
          <w:szCs w:val="18"/>
        </w:rPr>
        <w:t xml:space="preserve">nergética e </w:t>
      </w:r>
      <w:r>
        <w:rPr>
          <w:rFonts w:cs="Arial"/>
          <w:b/>
          <w:bCs/>
          <w:color w:val="000000"/>
          <w:szCs w:val="18"/>
        </w:rPr>
        <w:t>h</w:t>
      </w:r>
      <w:r w:rsidRPr="00377DA1">
        <w:rPr>
          <w:rFonts w:cs="Arial"/>
          <w:b/>
          <w:bCs/>
          <w:color w:val="000000"/>
          <w:szCs w:val="18"/>
        </w:rPr>
        <w:t>idrocarburos:</w:t>
      </w:r>
      <w:r w:rsidRPr="00377DA1">
        <w:rPr>
          <w:rStyle w:val="apple-converted-space"/>
          <w:rFonts w:cs="Arial"/>
          <w:color w:val="000000"/>
          <w:szCs w:val="18"/>
        </w:rPr>
        <w:t> </w:t>
      </w:r>
      <w:r w:rsidRPr="00377DA1">
        <w:rPr>
          <w:rFonts w:cs="Arial"/>
          <w:color w:val="000000"/>
          <w:szCs w:val="18"/>
        </w:rPr>
        <w:t xml:space="preserve">La extracción de crudo en la cuenca del sureste requiere un soporte continental crítico. La riqueza energética de la plataforma marina </w:t>
      </w:r>
      <w:r w:rsidRPr="00377DA1">
        <w:rPr>
          <w:rFonts w:cs="Arial"/>
          <w:color w:val="000000"/>
          <w:szCs w:val="18"/>
        </w:rPr>
        <w:lastRenderedPageBreak/>
        <w:t>depende operativamente de la infraestructura terrestre de Campeche, la cual facilita el procesamiento y la distribución del recurso hacia el centro del país a través del sistema de gasoductos (ej. Gasoducto Mayakan) y terminales.</w:t>
      </w:r>
    </w:p>
    <w:p w14:paraId="24584A5B" w14:textId="77777777" w:rsidR="005F4B1B" w:rsidRPr="00377DA1" w:rsidRDefault="005F4B1B">
      <w:pPr>
        <w:numPr>
          <w:ilvl w:val="0"/>
          <w:numId w:val="37"/>
        </w:numPr>
        <w:spacing w:after="0"/>
        <w:rPr>
          <w:rFonts w:cs="Arial"/>
          <w:color w:val="000000"/>
          <w:szCs w:val="18"/>
        </w:rPr>
      </w:pPr>
      <w:r w:rsidRPr="00377DA1">
        <w:rPr>
          <w:rFonts w:cs="Arial"/>
          <w:b/>
          <w:bCs/>
          <w:color w:val="000000"/>
          <w:szCs w:val="18"/>
        </w:rPr>
        <w:t>Restricciones Territoriales (Norma Oficial Mexicana NOM-007-SECRE-2010):</w:t>
      </w:r>
      <w:r w:rsidRPr="00377DA1">
        <w:rPr>
          <w:rStyle w:val="apple-converted-space"/>
          <w:rFonts w:cs="Arial"/>
          <w:color w:val="000000"/>
          <w:szCs w:val="18"/>
        </w:rPr>
        <w:t> </w:t>
      </w:r>
      <w:r w:rsidRPr="00377DA1">
        <w:rPr>
          <w:rFonts w:cs="Arial"/>
          <w:color w:val="000000"/>
          <w:szCs w:val="18"/>
        </w:rPr>
        <w:t xml:space="preserve">El ordenamiento territorial está supeditado a la "Franja de Desarrollo del Sistema" (anteriormente denominada derecho de vía). La regulación impone amplitudes mínimas restrictivas para el alojamiento, </w:t>
      </w:r>
      <w:r w:rsidRPr="00E20C2E">
        <w:rPr>
          <w:rFonts w:cs="Arial"/>
          <w:color w:val="000000"/>
          <w:szCs w:val="18"/>
        </w:rPr>
        <w:t>inspección y mantenimiento de ductos de gas natural. El PEOTDU documenta que los ductos menores a 101.6 mm (4") exigen una franja de</w:t>
      </w:r>
      <w:r w:rsidRPr="00E20C2E">
        <w:rPr>
          <w:rStyle w:val="apple-converted-space"/>
          <w:rFonts w:cs="Arial"/>
          <w:color w:val="000000"/>
          <w:szCs w:val="18"/>
        </w:rPr>
        <w:t> </w:t>
      </w:r>
      <w:r w:rsidRPr="00E20C2E">
        <w:rPr>
          <w:rFonts w:cs="Arial"/>
          <w:color w:val="000000"/>
          <w:szCs w:val="18"/>
        </w:rPr>
        <w:t>4.0 metros, escalando progresivamente hasta</w:t>
      </w:r>
      <w:r w:rsidRPr="00E20C2E">
        <w:rPr>
          <w:rStyle w:val="apple-converted-space"/>
          <w:rFonts w:cs="Arial"/>
          <w:color w:val="000000"/>
          <w:szCs w:val="18"/>
        </w:rPr>
        <w:t> </w:t>
      </w:r>
      <w:r w:rsidRPr="00E20C2E">
        <w:rPr>
          <w:rFonts w:cs="Arial"/>
          <w:color w:val="000000"/>
          <w:szCs w:val="18"/>
        </w:rPr>
        <w:t>12.0 metros</w:t>
      </w:r>
      <w:r w:rsidRPr="00E20C2E">
        <w:rPr>
          <w:rStyle w:val="apple-converted-space"/>
          <w:rFonts w:cs="Arial"/>
          <w:color w:val="000000"/>
          <w:szCs w:val="18"/>
        </w:rPr>
        <w:t> </w:t>
      </w:r>
      <w:r w:rsidRPr="00E20C2E">
        <w:rPr>
          <w:rFonts w:cs="Arial"/>
          <w:color w:val="000000"/>
          <w:szCs w:val="18"/>
        </w:rPr>
        <w:t>de restricción para ductos superiores a los 914.4 mm (36").</w:t>
      </w:r>
    </w:p>
    <w:p w14:paraId="6A2958FA"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Fonts w:cs="Arial"/>
          <w:color w:val="000000"/>
          <w:szCs w:val="18"/>
        </w:rPr>
        <w:t xml:space="preserve"> </w:t>
      </w:r>
      <w:r w:rsidRPr="00377DA1">
        <w:rPr>
          <w:rFonts w:cs="Arial"/>
          <w:color w:val="000000"/>
          <w:szCs w:val="18"/>
        </w:rPr>
        <w:t>La viabilidad del desarrollo industrial en Campeche está condicionada por la capacidad instalada y la gestión del riesgo de su infraestructura pesada. La existencia de más de 1,770 kilómetros de líneas de transmisión eléctrica de alta tensión, sumada a la compleja red de pozos y gasoductos de la Comisión Nacional de Hidrocarburos (CNH), dota a la entidad de una ventaja competitiva excepcional para la atracción de capital en el sector de transformación y logística.</w:t>
      </w:r>
    </w:p>
    <w:p w14:paraId="4F475971" w14:textId="77777777" w:rsidR="005F4B1B" w:rsidRPr="00377DA1" w:rsidRDefault="005F4B1B" w:rsidP="005F4B1B">
      <w:pPr>
        <w:rPr>
          <w:rFonts w:cs="Arial"/>
          <w:color w:val="000000"/>
          <w:szCs w:val="18"/>
        </w:rPr>
      </w:pPr>
      <w:r w:rsidRPr="00377DA1">
        <w:rPr>
          <w:rFonts w:cs="Arial"/>
          <w:color w:val="000000"/>
          <w:szCs w:val="18"/>
        </w:rPr>
        <w:t>El entendimiento de la ubicación de ductos e instalaciones energéticas en el territorio permite realizar análisis de factibilidad para nuevos polígonos industriales, asegurando el suministro energético necesario para procesos de manufactura o la operatividad de megaobras. Simultáneamente, la incorporación de Derechos de Vía establece los polígonos de exclusión legal. El cruce técnico de estas franjas de protección contra las capas de Asentamientos Humanos previene invasiones en zonas de alto riesgo de explosividad o radiación electromagnética, dotando a las autoridades estatales de la evidencia jurídica indispensable para negar dictámenes de congruencia urbanística y mitigar contingencias civiles.</w:t>
      </w:r>
    </w:p>
    <w:p w14:paraId="7F3F3018"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61</w:t>
      </w:r>
      <w:r w:rsidRPr="00377DA1">
        <w:rPr>
          <w:sz w:val="18"/>
        </w:rPr>
        <w:fldChar w:fldCharType="end"/>
      </w:r>
      <w:r w:rsidRPr="00377DA1">
        <w:rPr>
          <w:sz w:val="18"/>
        </w:rPr>
        <w:t xml:space="preserve"> Ficha Técnica </w:t>
      </w:r>
      <w:r>
        <w:rPr>
          <w:sz w:val="18"/>
        </w:rPr>
        <w:t>Red e</w:t>
      </w:r>
      <w:r w:rsidRPr="00377DA1">
        <w:rPr>
          <w:sz w:val="18"/>
        </w:rPr>
        <w:t xml:space="preserve">nergética y de </w:t>
      </w:r>
      <w:r>
        <w:rPr>
          <w:sz w:val="18"/>
        </w:rPr>
        <w:t>h</w:t>
      </w:r>
      <w:r w:rsidRPr="00377DA1">
        <w:rPr>
          <w:sz w:val="18"/>
        </w:rPr>
        <w:t>idrocarburos</w:t>
      </w:r>
    </w:p>
    <w:tbl>
      <w:tblPr>
        <w:tblStyle w:val="Tablaconcuadrcula"/>
        <w:tblW w:w="9352" w:type="dxa"/>
        <w:tblLayout w:type="fixed"/>
        <w:tblLook w:val="04A0" w:firstRow="1" w:lastRow="0" w:firstColumn="1" w:lastColumn="0" w:noHBand="0" w:noVBand="1"/>
      </w:tblPr>
      <w:tblGrid>
        <w:gridCol w:w="2263"/>
        <w:gridCol w:w="1701"/>
        <w:gridCol w:w="284"/>
        <w:gridCol w:w="1843"/>
        <w:gridCol w:w="3261"/>
      </w:tblGrid>
      <w:tr w:rsidR="005F4B1B" w:rsidRPr="00377DA1" w14:paraId="4566DC65" w14:textId="77777777" w:rsidTr="00BD2B64">
        <w:tc>
          <w:tcPr>
            <w:tcW w:w="9352" w:type="dxa"/>
            <w:gridSpan w:val="5"/>
            <w:shd w:val="clear" w:color="auto" w:fill="156082"/>
            <w:vAlign w:val="center"/>
          </w:tcPr>
          <w:p w14:paraId="36250613"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Red energética y de hidrocarburos</w:t>
            </w:r>
          </w:p>
        </w:tc>
      </w:tr>
      <w:tr w:rsidR="005F4B1B" w:rsidRPr="00377DA1" w14:paraId="429E6468" w14:textId="77777777" w:rsidTr="00BD2B64">
        <w:tc>
          <w:tcPr>
            <w:tcW w:w="2263" w:type="dxa"/>
            <w:shd w:val="clear" w:color="auto" w:fill="156082"/>
            <w:vAlign w:val="center"/>
            <w:hideMark/>
          </w:tcPr>
          <w:p w14:paraId="1621F23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01" w:type="dxa"/>
            <w:shd w:val="clear" w:color="auto" w:fill="156082"/>
            <w:vAlign w:val="center"/>
            <w:hideMark/>
          </w:tcPr>
          <w:p w14:paraId="2F554A65"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127" w:type="dxa"/>
            <w:gridSpan w:val="2"/>
            <w:shd w:val="clear" w:color="auto" w:fill="156082"/>
            <w:vAlign w:val="center"/>
            <w:hideMark/>
          </w:tcPr>
          <w:p w14:paraId="7613E38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261" w:type="dxa"/>
            <w:shd w:val="clear" w:color="auto" w:fill="156082"/>
            <w:vAlign w:val="center"/>
            <w:hideMark/>
          </w:tcPr>
          <w:p w14:paraId="740D7069"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74728519" w14:textId="77777777" w:rsidTr="00BD2B64">
        <w:tc>
          <w:tcPr>
            <w:tcW w:w="2263" w:type="dxa"/>
            <w:vAlign w:val="center"/>
            <w:hideMark/>
          </w:tcPr>
          <w:p w14:paraId="517EB1C9" w14:textId="77777777" w:rsidR="005F4B1B" w:rsidRPr="00E20C2E" w:rsidRDefault="005F4B1B" w:rsidP="00BD2B64">
            <w:pPr>
              <w:jc w:val="center"/>
              <w:rPr>
                <w:rFonts w:cs="Arial"/>
                <w:sz w:val="16"/>
                <w:szCs w:val="16"/>
              </w:rPr>
            </w:pPr>
            <w:r w:rsidRPr="00E20C2E">
              <w:rPr>
                <w:rFonts w:cs="Arial"/>
                <w:sz w:val="16"/>
                <w:szCs w:val="16"/>
              </w:rPr>
              <w:t>Mapeo y cuantificación de la red de infraestructura energética de soporte macro, estableciendo la capacidad de suministro industrial y las limitantes territoriales por derechos de vía.</w:t>
            </w:r>
          </w:p>
        </w:tc>
        <w:tc>
          <w:tcPr>
            <w:tcW w:w="1701" w:type="dxa"/>
            <w:vAlign w:val="center"/>
            <w:hideMark/>
          </w:tcPr>
          <w:p w14:paraId="04775B38" w14:textId="77777777" w:rsidR="005F4B1B" w:rsidRPr="00E20C2E" w:rsidRDefault="005F4B1B" w:rsidP="00BD2B64">
            <w:pPr>
              <w:jc w:val="center"/>
              <w:rPr>
                <w:rFonts w:cs="Arial"/>
                <w:sz w:val="16"/>
                <w:szCs w:val="16"/>
              </w:rPr>
            </w:pPr>
            <w:r w:rsidRPr="00E20C2E">
              <w:rPr>
                <w:rFonts w:cs="Arial"/>
                <w:sz w:val="16"/>
                <w:szCs w:val="16"/>
              </w:rPr>
              <w:t>Análisis geoespacial de la red de transmisión eléctrica, ductos de transporte de hidrocarburos e instalaciones de acopio.</w:t>
            </w:r>
          </w:p>
        </w:tc>
        <w:tc>
          <w:tcPr>
            <w:tcW w:w="2127" w:type="dxa"/>
            <w:gridSpan w:val="2"/>
            <w:vAlign w:val="center"/>
            <w:hideMark/>
          </w:tcPr>
          <w:p w14:paraId="71F315BC" w14:textId="77777777" w:rsidR="005F4B1B" w:rsidRPr="00E20C2E" w:rsidRDefault="005F4B1B" w:rsidP="00BD2B64">
            <w:pPr>
              <w:jc w:val="center"/>
              <w:rPr>
                <w:rFonts w:cs="Arial"/>
                <w:sz w:val="16"/>
                <w:szCs w:val="16"/>
              </w:rPr>
            </w:pPr>
            <w:r w:rsidRPr="00E20C2E">
              <w:rPr>
                <w:rFonts w:cs="Arial"/>
                <w:sz w:val="16"/>
                <w:szCs w:val="16"/>
              </w:rPr>
              <w:t>- Longitud de red eléctrica (km).</w:t>
            </w:r>
          </w:p>
          <w:p w14:paraId="1595B573" w14:textId="77777777" w:rsidR="005F4B1B" w:rsidRPr="00E20C2E" w:rsidRDefault="005F4B1B" w:rsidP="00BD2B64">
            <w:pPr>
              <w:jc w:val="center"/>
              <w:rPr>
                <w:rFonts w:cs="Arial"/>
                <w:sz w:val="16"/>
                <w:szCs w:val="16"/>
              </w:rPr>
            </w:pPr>
            <w:r w:rsidRPr="00E20C2E">
              <w:rPr>
                <w:rFonts w:cs="Arial"/>
                <w:sz w:val="16"/>
                <w:szCs w:val="16"/>
              </w:rPr>
              <w:t>- Amplitud de Franja de Desarrollo de Ductos (metros).</w:t>
            </w:r>
          </w:p>
          <w:p w14:paraId="2B5EC2D6" w14:textId="77777777" w:rsidR="005F4B1B" w:rsidRPr="00E20C2E" w:rsidRDefault="005F4B1B" w:rsidP="00BD2B64">
            <w:pPr>
              <w:jc w:val="center"/>
              <w:rPr>
                <w:rFonts w:cs="Arial"/>
                <w:sz w:val="16"/>
                <w:szCs w:val="16"/>
              </w:rPr>
            </w:pPr>
            <w:r w:rsidRPr="00E20C2E">
              <w:rPr>
                <w:rFonts w:cs="Arial"/>
                <w:sz w:val="16"/>
                <w:szCs w:val="16"/>
              </w:rPr>
              <w:t>- Inventario de infraestructura de acopio/extracción.</w:t>
            </w:r>
          </w:p>
        </w:tc>
        <w:tc>
          <w:tcPr>
            <w:tcW w:w="3261" w:type="dxa"/>
            <w:vAlign w:val="center"/>
            <w:hideMark/>
          </w:tcPr>
          <w:p w14:paraId="6D655F36" w14:textId="77777777" w:rsidR="005F4B1B" w:rsidRPr="00E20C2E" w:rsidRDefault="005F4B1B" w:rsidP="00BD2B64">
            <w:pPr>
              <w:jc w:val="center"/>
              <w:rPr>
                <w:rFonts w:eastAsia="Times New Roman" w:cs="Times New Roman"/>
                <w:sz w:val="16"/>
                <w:szCs w:val="16"/>
                <w:lang w:eastAsia="es-MX"/>
                <w14:ligatures w14:val="none"/>
              </w:rPr>
            </w:pPr>
            <w:r w:rsidRPr="00E20C2E">
              <w:rPr>
                <w:rFonts w:eastAsia="Times New Roman" w:cs="Courier New"/>
                <w:sz w:val="16"/>
                <w:szCs w:val="16"/>
                <w:lang w:eastAsia="es-MX"/>
                <w14:ligatures w14:val="none"/>
              </w:rPr>
              <w:t>C04_Ductos_CNH_2023</w:t>
            </w:r>
            <w:r w:rsidRPr="00E20C2E">
              <w:rPr>
                <w:rFonts w:eastAsia="Times New Roman" w:cs="Times New Roman"/>
                <w:sz w:val="16"/>
                <w:szCs w:val="16"/>
                <w:lang w:eastAsia="es-MX"/>
                <w14:ligatures w14:val="none"/>
              </w:rPr>
              <w:t> (1 y 3)</w:t>
            </w:r>
          </w:p>
          <w:p w14:paraId="650281CB" w14:textId="77777777" w:rsidR="005F4B1B" w:rsidRPr="00E20C2E" w:rsidRDefault="005F4B1B" w:rsidP="00BD2B64">
            <w:pPr>
              <w:jc w:val="center"/>
              <w:rPr>
                <w:rFonts w:eastAsia="Times New Roman" w:cs="Times New Roman"/>
                <w:sz w:val="16"/>
                <w:szCs w:val="16"/>
                <w:lang w:eastAsia="es-MX"/>
                <w14:ligatures w14:val="none"/>
              </w:rPr>
            </w:pPr>
            <w:r w:rsidRPr="00E20C2E">
              <w:rPr>
                <w:rFonts w:eastAsia="Times New Roman" w:cs="Courier New"/>
                <w:sz w:val="16"/>
                <w:szCs w:val="16"/>
                <w:lang w:eastAsia="es-MX"/>
                <w14:ligatures w14:val="none"/>
              </w:rPr>
              <w:t>C04_Instalaciones_CNH_2023</w:t>
            </w:r>
            <w:r w:rsidRPr="00E20C2E">
              <w:rPr>
                <w:rFonts w:eastAsia="Times New Roman" w:cs="Times New Roman"/>
                <w:sz w:val="16"/>
                <w:szCs w:val="16"/>
                <w:lang w:eastAsia="es-MX"/>
                <w14:ligatures w14:val="none"/>
              </w:rPr>
              <w:t> (1 y 3)</w:t>
            </w:r>
          </w:p>
          <w:p w14:paraId="2C3A273B" w14:textId="77777777" w:rsidR="005F4B1B" w:rsidRPr="00E20C2E" w:rsidRDefault="005F4B1B" w:rsidP="00BD2B64">
            <w:pPr>
              <w:jc w:val="center"/>
              <w:rPr>
                <w:rFonts w:eastAsia="Times New Roman" w:cs="Times New Roman"/>
                <w:sz w:val="16"/>
                <w:szCs w:val="16"/>
                <w:lang w:eastAsia="es-MX"/>
                <w14:ligatures w14:val="none"/>
              </w:rPr>
            </w:pPr>
            <w:r w:rsidRPr="00E20C2E">
              <w:rPr>
                <w:rFonts w:eastAsia="Times New Roman" w:cs="Courier New"/>
                <w:sz w:val="16"/>
                <w:szCs w:val="16"/>
                <w:lang w:eastAsia="es-MX"/>
                <w14:ligatures w14:val="none"/>
              </w:rPr>
              <w:t>C04_TerminalAlmacenamiento_CNH_2023</w:t>
            </w:r>
            <w:r w:rsidRPr="00E20C2E">
              <w:rPr>
                <w:rFonts w:eastAsia="Times New Roman" w:cs="Times New Roman"/>
                <w:sz w:val="16"/>
                <w:szCs w:val="16"/>
                <w:lang w:eastAsia="es-MX"/>
                <w14:ligatures w14:val="none"/>
              </w:rPr>
              <w:t> (1 y 3)</w:t>
            </w:r>
          </w:p>
          <w:p w14:paraId="4DFFDE25" w14:textId="77777777" w:rsidR="005F4B1B" w:rsidRPr="00E20C2E" w:rsidRDefault="005F4B1B" w:rsidP="00BD2B64">
            <w:pPr>
              <w:jc w:val="center"/>
              <w:rPr>
                <w:rFonts w:eastAsia="Times New Roman" w:cs="Times New Roman"/>
                <w:sz w:val="16"/>
                <w:szCs w:val="16"/>
                <w:lang w:eastAsia="es-MX"/>
                <w14:ligatures w14:val="none"/>
              </w:rPr>
            </w:pPr>
            <w:r w:rsidRPr="00E20C2E">
              <w:rPr>
                <w:rFonts w:eastAsia="Times New Roman" w:cs="Courier New"/>
                <w:sz w:val="16"/>
                <w:szCs w:val="16"/>
                <w:lang w:eastAsia="es-MX"/>
                <w14:ligatures w14:val="none"/>
              </w:rPr>
              <w:t>C04_Construcción_centrales_y_subestaciones_eléctricas_OPMATPG_2023</w:t>
            </w:r>
            <w:r w:rsidRPr="00E20C2E">
              <w:rPr>
                <w:rFonts w:eastAsia="Times New Roman" w:cs="Times New Roman"/>
                <w:sz w:val="16"/>
                <w:szCs w:val="16"/>
                <w:lang w:eastAsia="es-MX"/>
                <w14:ligatures w14:val="none"/>
              </w:rPr>
              <w:t> (1 y 3)</w:t>
            </w:r>
          </w:p>
          <w:p w14:paraId="6BFA17DE" w14:textId="77777777" w:rsidR="005F4B1B" w:rsidRPr="00E20C2E" w:rsidRDefault="005F4B1B" w:rsidP="00BD2B64">
            <w:pPr>
              <w:jc w:val="center"/>
              <w:rPr>
                <w:rFonts w:cs="Arial"/>
                <w:sz w:val="16"/>
                <w:szCs w:val="16"/>
              </w:rPr>
            </w:pPr>
          </w:p>
        </w:tc>
      </w:tr>
      <w:tr w:rsidR="005F4B1B" w:rsidRPr="00377DA1" w14:paraId="215215E4" w14:textId="77777777" w:rsidTr="00BD2B64">
        <w:tc>
          <w:tcPr>
            <w:tcW w:w="9352" w:type="dxa"/>
            <w:gridSpan w:val="5"/>
            <w:shd w:val="clear" w:color="auto" w:fill="156082"/>
            <w:vAlign w:val="center"/>
            <w:hideMark/>
          </w:tcPr>
          <w:p w14:paraId="68690E2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72FCBB2A" w14:textId="77777777" w:rsidTr="00BD2B64">
        <w:tc>
          <w:tcPr>
            <w:tcW w:w="4248" w:type="dxa"/>
            <w:gridSpan w:val="3"/>
            <w:shd w:val="clear" w:color="auto" w:fill="156082"/>
            <w:vAlign w:val="center"/>
            <w:hideMark/>
          </w:tcPr>
          <w:p w14:paraId="651E861F"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Infraestructura Eléctrica de Alta Tensión</w:t>
            </w:r>
          </w:p>
        </w:tc>
        <w:tc>
          <w:tcPr>
            <w:tcW w:w="5104" w:type="dxa"/>
            <w:gridSpan w:val="2"/>
            <w:shd w:val="clear" w:color="auto" w:fill="156082"/>
            <w:vAlign w:val="center"/>
            <w:hideMark/>
          </w:tcPr>
          <w:p w14:paraId="5F0C393D"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Longitud (km) / Potencia (kV)</w:t>
            </w:r>
          </w:p>
        </w:tc>
      </w:tr>
      <w:tr w:rsidR="005F4B1B" w:rsidRPr="00377DA1" w14:paraId="7175C092" w14:textId="77777777" w:rsidTr="00BD2B64">
        <w:tc>
          <w:tcPr>
            <w:tcW w:w="4248" w:type="dxa"/>
            <w:gridSpan w:val="3"/>
            <w:vAlign w:val="center"/>
            <w:hideMark/>
          </w:tcPr>
          <w:p w14:paraId="64A52A93" w14:textId="77777777" w:rsidR="005F4B1B" w:rsidRPr="00E20C2E" w:rsidRDefault="005F4B1B" w:rsidP="00BD2B64">
            <w:pPr>
              <w:jc w:val="center"/>
              <w:rPr>
                <w:rFonts w:cs="Arial"/>
                <w:sz w:val="16"/>
                <w:szCs w:val="16"/>
              </w:rPr>
            </w:pPr>
            <w:r w:rsidRPr="00E20C2E">
              <w:rPr>
                <w:rFonts w:cs="Arial"/>
                <w:sz w:val="16"/>
                <w:szCs w:val="16"/>
              </w:rPr>
              <w:t>Línea de alta tensión en torres de acero</w:t>
            </w:r>
          </w:p>
        </w:tc>
        <w:tc>
          <w:tcPr>
            <w:tcW w:w="5104" w:type="dxa"/>
            <w:gridSpan w:val="2"/>
            <w:vAlign w:val="center"/>
            <w:hideMark/>
          </w:tcPr>
          <w:p w14:paraId="2F5F2E08" w14:textId="77777777" w:rsidR="005F4B1B" w:rsidRPr="00E20C2E" w:rsidRDefault="005F4B1B" w:rsidP="00BD2B64">
            <w:pPr>
              <w:jc w:val="center"/>
              <w:rPr>
                <w:rFonts w:cs="Arial"/>
                <w:sz w:val="16"/>
                <w:szCs w:val="16"/>
              </w:rPr>
            </w:pPr>
            <w:r w:rsidRPr="00E20C2E">
              <w:rPr>
                <w:rFonts w:cs="Arial"/>
                <w:sz w:val="16"/>
                <w:szCs w:val="16"/>
              </w:rPr>
              <w:t>990.18 km (115 kV)</w:t>
            </w:r>
          </w:p>
        </w:tc>
      </w:tr>
      <w:tr w:rsidR="005F4B1B" w:rsidRPr="00377DA1" w14:paraId="256A0B53" w14:textId="77777777" w:rsidTr="00BD2B64">
        <w:tc>
          <w:tcPr>
            <w:tcW w:w="4248" w:type="dxa"/>
            <w:gridSpan w:val="3"/>
            <w:vAlign w:val="center"/>
            <w:hideMark/>
          </w:tcPr>
          <w:p w14:paraId="4D698ECF" w14:textId="77777777" w:rsidR="005F4B1B" w:rsidRPr="00E20C2E" w:rsidRDefault="005F4B1B" w:rsidP="00BD2B64">
            <w:pPr>
              <w:jc w:val="center"/>
              <w:rPr>
                <w:rFonts w:cs="Arial"/>
                <w:sz w:val="16"/>
                <w:szCs w:val="16"/>
              </w:rPr>
            </w:pPr>
            <w:r w:rsidRPr="00E20C2E">
              <w:rPr>
                <w:rFonts w:cs="Arial"/>
                <w:sz w:val="16"/>
                <w:szCs w:val="16"/>
              </w:rPr>
              <w:t>Línea de alta tensión en torres de acero</w:t>
            </w:r>
          </w:p>
        </w:tc>
        <w:tc>
          <w:tcPr>
            <w:tcW w:w="5104" w:type="dxa"/>
            <w:gridSpan w:val="2"/>
            <w:vAlign w:val="center"/>
            <w:hideMark/>
          </w:tcPr>
          <w:p w14:paraId="65987915" w14:textId="77777777" w:rsidR="005F4B1B" w:rsidRPr="00E20C2E" w:rsidRDefault="005F4B1B" w:rsidP="00BD2B64">
            <w:pPr>
              <w:jc w:val="center"/>
              <w:rPr>
                <w:rFonts w:cs="Arial"/>
                <w:sz w:val="16"/>
                <w:szCs w:val="16"/>
              </w:rPr>
            </w:pPr>
            <w:r w:rsidRPr="00E20C2E">
              <w:rPr>
                <w:rFonts w:cs="Arial"/>
                <w:sz w:val="16"/>
                <w:szCs w:val="16"/>
              </w:rPr>
              <w:t>316.48 km (400 kV)</w:t>
            </w:r>
          </w:p>
        </w:tc>
      </w:tr>
      <w:tr w:rsidR="005F4B1B" w:rsidRPr="00377DA1" w14:paraId="65104FF0" w14:textId="77777777" w:rsidTr="00BD2B64">
        <w:tc>
          <w:tcPr>
            <w:tcW w:w="4248" w:type="dxa"/>
            <w:gridSpan w:val="3"/>
            <w:vAlign w:val="center"/>
            <w:hideMark/>
          </w:tcPr>
          <w:p w14:paraId="704129D2" w14:textId="77777777" w:rsidR="005F4B1B" w:rsidRPr="00E20C2E" w:rsidRDefault="005F4B1B" w:rsidP="00BD2B64">
            <w:pPr>
              <w:jc w:val="center"/>
              <w:rPr>
                <w:rFonts w:cs="Arial"/>
                <w:sz w:val="16"/>
                <w:szCs w:val="16"/>
              </w:rPr>
            </w:pPr>
            <w:r w:rsidRPr="00E20C2E">
              <w:rPr>
                <w:rFonts w:cs="Arial"/>
                <w:sz w:val="16"/>
                <w:szCs w:val="16"/>
              </w:rPr>
              <w:t>Línea de alta tensión (general)</w:t>
            </w:r>
          </w:p>
        </w:tc>
        <w:tc>
          <w:tcPr>
            <w:tcW w:w="5104" w:type="dxa"/>
            <w:gridSpan w:val="2"/>
            <w:vAlign w:val="center"/>
            <w:hideMark/>
          </w:tcPr>
          <w:p w14:paraId="0EEE3FC0" w14:textId="77777777" w:rsidR="005F4B1B" w:rsidRPr="00E20C2E" w:rsidRDefault="005F4B1B" w:rsidP="00BD2B64">
            <w:pPr>
              <w:jc w:val="center"/>
              <w:rPr>
                <w:rFonts w:cs="Arial"/>
                <w:sz w:val="16"/>
                <w:szCs w:val="16"/>
              </w:rPr>
            </w:pPr>
            <w:r w:rsidRPr="00E20C2E">
              <w:rPr>
                <w:rFonts w:cs="Arial"/>
                <w:sz w:val="16"/>
                <w:szCs w:val="16"/>
              </w:rPr>
              <w:t>181.01 km (230 kV)</w:t>
            </w:r>
          </w:p>
        </w:tc>
      </w:tr>
      <w:tr w:rsidR="005F4B1B" w:rsidRPr="00377DA1" w14:paraId="3676F77B" w14:textId="77777777" w:rsidTr="00BD2B64">
        <w:tc>
          <w:tcPr>
            <w:tcW w:w="4248" w:type="dxa"/>
            <w:gridSpan w:val="3"/>
            <w:vAlign w:val="center"/>
            <w:hideMark/>
          </w:tcPr>
          <w:p w14:paraId="3DD783F4" w14:textId="77777777" w:rsidR="005F4B1B" w:rsidRPr="00E20C2E" w:rsidRDefault="005F4B1B" w:rsidP="00BD2B64">
            <w:pPr>
              <w:jc w:val="center"/>
              <w:rPr>
                <w:rFonts w:cs="Arial"/>
                <w:sz w:val="16"/>
                <w:szCs w:val="16"/>
              </w:rPr>
            </w:pPr>
            <w:r w:rsidRPr="00E20C2E">
              <w:rPr>
                <w:rFonts w:cs="Arial"/>
                <w:sz w:val="16"/>
                <w:szCs w:val="16"/>
              </w:rPr>
              <w:t>Total de Red de Transmisión</w:t>
            </w:r>
          </w:p>
        </w:tc>
        <w:tc>
          <w:tcPr>
            <w:tcW w:w="5104" w:type="dxa"/>
            <w:gridSpan w:val="2"/>
            <w:vAlign w:val="center"/>
            <w:hideMark/>
          </w:tcPr>
          <w:p w14:paraId="0FEDF259" w14:textId="77777777" w:rsidR="005F4B1B" w:rsidRPr="00E20C2E" w:rsidRDefault="005F4B1B" w:rsidP="00BD2B64">
            <w:pPr>
              <w:jc w:val="center"/>
              <w:rPr>
                <w:rFonts w:cs="Arial"/>
                <w:sz w:val="16"/>
                <w:szCs w:val="16"/>
              </w:rPr>
            </w:pPr>
            <w:r w:rsidRPr="00E20C2E">
              <w:rPr>
                <w:rFonts w:cs="Arial"/>
                <w:sz w:val="16"/>
                <w:szCs w:val="16"/>
              </w:rPr>
              <w:t>1,770.11 kilómetros de líneas</w:t>
            </w:r>
          </w:p>
        </w:tc>
      </w:tr>
      <w:tr w:rsidR="005F4B1B" w:rsidRPr="00377DA1" w14:paraId="1E321095" w14:textId="77777777" w:rsidTr="00BD2B64">
        <w:tc>
          <w:tcPr>
            <w:tcW w:w="4248" w:type="dxa"/>
            <w:gridSpan w:val="3"/>
            <w:shd w:val="clear" w:color="auto" w:fill="156082"/>
            <w:vAlign w:val="center"/>
            <w:hideMark/>
          </w:tcPr>
          <w:p w14:paraId="0D00F78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Franja de Desarrollo del Sistema (Ductos de Gas)</w:t>
            </w:r>
          </w:p>
        </w:tc>
        <w:tc>
          <w:tcPr>
            <w:tcW w:w="5104" w:type="dxa"/>
            <w:gridSpan w:val="2"/>
            <w:shd w:val="clear" w:color="auto" w:fill="156082"/>
            <w:vAlign w:val="center"/>
            <w:hideMark/>
          </w:tcPr>
          <w:p w14:paraId="7925120A"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Restricción Territorial (Ancho en metros)</w:t>
            </w:r>
          </w:p>
        </w:tc>
      </w:tr>
      <w:tr w:rsidR="005F4B1B" w:rsidRPr="00377DA1" w14:paraId="3F5338EC" w14:textId="77777777" w:rsidTr="00BD2B64">
        <w:tc>
          <w:tcPr>
            <w:tcW w:w="4248" w:type="dxa"/>
            <w:gridSpan w:val="3"/>
            <w:vAlign w:val="center"/>
            <w:hideMark/>
          </w:tcPr>
          <w:p w14:paraId="01B2DCDB" w14:textId="77777777" w:rsidR="005F4B1B" w:rsidRPr="00E20C2E" w:rsidRDefault="005F4B1B" w:rsidP="00BD2B64">
            <w:pPr>
              <w:jc w:val="center"/>
              <w:rPr>
                <w:rFonts w:cs="Arial"/>
                <w:sz w:val="16"/>
                <w:szCs w:val="16"/>
              </w:rPr>
            </w:pPr>
            <w:r w:rsidRPr="00E20C2E">
              <w:rPr>
                <w:rFonts w:cs="Arial"/>
                <w:sz w:val="16"/>
                <w:szCs w:val="16"/>
              </w:rPr>
              <w:t>Ductos hasta 101.6 mm (4")</w:t>
            </w:r>
          </w:p>
        </w:tc>
        <w:tc>
          <w:tcPr>
            <w:tcW w:w="5104" w:type="dxa"/>
            <w:gridSpan w:val="2"/>
            <w:vAlign w:val="center"/>
            <w:hideMark/>
          </w:tcPr>
          <w:p w14:paraId="45CF5DED" w14:textId="77777777" w:rsidR="005F4B1B" w:rsidRPr="00E20C2E" w:rsidRDefault="005F4B1B" w:rsidP="00BD2B64">
            <w:pPr>
              <w:jc w:val="center"/>
              <w:rPr>
                <w:rFonts w:cs="Arial"/>
                <w:sz w:val="16"/>
                <w:szCs w:val="16"/>
              </w:rPr>
            </w:pPr>
            <w:r w:rsidRPr="00E20C2E">
              <w:rPr>
                <w:rFonts w:cs="Arial"/>
                <w:sz w:val="16"/>
                <w:szCs w:val="16"/>
              </w:rPr>
              <w:t>4.0 metros de franja de restricción</w:t>
            </w:r>
          </w:p>
        </w:tc>
      </w:tr>
      <w:tr w:rsidR="005F4B1B" w:rsidRPr="00377DA1" w14:paraId="3704AB63" w14:textId="77777777" w:rsidTr="00BD2B64">
        <w:tc>
          <w:tcPr>
            <w:tcW w:w="4248" w:type="dxa"/>
            <w:gridSpan w:val="3"/>
            <w:vAlign w:val="center"/>
            <w:hideMark/>
          </w:tcPr>
          <w:p w14:paraId="76BB8ED2" w14:textId="77777777" w:rsidR="005F4B1B" w:rsidRPr="00E20C2E" w:rsidRDefault="005F4B1B" w:rsidP="00BD2B64">
            <w:pPr>
              <w:jc w:val="center"/>
              <w:rPr>
                <w:rFonts w:cs="Arial"/>
                <w:sz w:val="16"/>
                <w:szCs w:val="16"/>
              </w:rPr>
            </w:pPr>
            <w:r w:rsidRPr="00E20C2E">
              <w:rPr>
                <w:rFonts w:cs="Arial"/>
                <w:sz w:val="16"/>
                <w:szCs w:val="16"/>
              </w:rPr>
              <w:t>Ductos de 254 mm a 457.2 mm (10" a 18")</w:t>
            </w:r>
          </w:p>
        </w:tc>
        <w:tc>
          <w:tcPr>
            <w:tcW w:w="5104" w:type="dxa"/>
            <w:gridSpan w:val="2"/>
            <w:vAlign w:val="center"/>
            <w:hideMark/>
          </w:tcPr>
          <w:p w14:paraId="14630D5F" w14:textId="77777777" w:rsidR="005F4B1B" w:rsidRPr="00E20C2E" w:rsidRDefault="005F4B1B" w:rsidP="00BD2B64">
            <w:pPr>
              <w:jc w:val="center"/>
              <w:rPr>
                <w:rFonts w:cs="Arial"/>
                <w:sz w:val="16"/>
                <w:szCs w:val="16"/>
              </w:rPr>
            </w:pPr>
            <w:r w:rsidRPr="00E20C2E">
              <w:rPr>
                <w:rFonts w:cs="Arial"/>
                <w:sz w:val="16"/>
                <w:szCs w:val="16"/>
              </w:rPr>
              <w:t>8.0 metros de franja de restricción</w:t>
            </w:r>
          </w:p>
        </w:tc>
      </w:tr>
      <w:tr w:rsidR="005F4B1B" w:rsidRPr="00377DA1" w14:paraId="1B5B3708" w14:textId="77777777" w:rsidTr="00BD2B64">
        <w:tc>
          <w:tcPr>
            <w:tcW w:w="4248" w:type="dxa"/>
            <w:gridSpan w:val="3"/>
            <w:vAlign w:val="center"/>
            <w:hideMark/>
          </w:tcPr>
          <w:p w14:paraId="492FBF71" w14:textId="77777777" w:rsidR="005F4B1B" w:rsidRPr="00E20C2E" w:rsidRDefault="005F4B1B" w:rsidP="00BD2B64">
            <w:pPr>
              <w:jc w:val="center"/>
              <w:rPr>
                <w:rFonts w:cs="Arial"/>
                <w:sz w:val="16"/>
                <w:szCs w:val="16"/>
              </w:rPr>
            </w:pPr>
            <w:r w:rsidRPr="00E20C2E">
              <w:rPr>
                <w:rFonts w:cs="Arial"/>
                <w:sz w:val="16"/>
                <w:szCs w:val="16"/>
              </w:rPr>
              <w:t>Ductos mayores de 914.4 mm (36")</w:t>
            </w:r>
          </w:p>
        </w:tc>
        <w:tc>
          <w:tcPr>
            <w:tcW w:w="5104" w:type="dxa"/>
            <w:gridSpan w:val="2"/>
            <w:vAlign w:val="center"/>
            <w:hideMark/>
          </w:tcPr>
          <w:p w14:paraId="47D04105" w14:textId="77777777" w:rsidR="005F4B1B" w:rsidRPr="00E20C2E" w:rsidRDefault="005F4B1B" w:rsidP="00BD2B64">
            <w:pPr>
              <w:jc w:val="center"/>
              <w:rPr>
                <w:rFonts w:cs="Arial"/>
                <w:sz w:val="16"/>
                <w:szCs w:val="16"/>
              </w:rPr>
            </w:pPr>
            <w:r w:rsidRPr="00E20C2E">
              <w:rPr>
                <w:rFonts w:cs="Arial"/>
                <w:sz w:val="16"/>
                <w:szCs w:val="16"/>
              </w:rPr>
              <w:t>12.0 metros de franja de restricción</w:t>
            </w:r>
          </w:p>
        </w:tc>
      </w:tr>
    </w:tbl>
    <w:p w14:paraId="155AFC0F"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5E84903B" w14:textId="77777777" w:rsidR="005F4B1B" w:rsidRPr="00377DA1" w:rsidRDefault="005F4B1B" w:rsidP="005F4B1B">
      <w:pPr>
        <w:pStyle w:val="Ttulo7"/>
      </w:pPr>
      <w:r w:rsidRPr="00377DA1">
        <w:t>Logística</w:t>
      </w:r>
      <w:r>
        <w:t xml:space="preserve"> urbana</w:t>
      </w:r>
    </w:p>
    <w:p w14:paraId="1E9E1DE6" w14:textId="77777777" w:rsidR="005F4B1B" w:rsidRPr="00377DA1" w:rsidRDefault="005F4B1B" w:rsidP="005F4B1B">
      <w:pPr>
        <w:pStyle w:val="Ttulo8"/>
      </w:pPr>
      <w:r w:rsidRPr="00377DA1">
        <w:t>Red Carretera</w:t>
      </w:r>
    </w:p>
    <w:p w14:paraId="32EDBAB3"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Este tema cartografía la red vial bajo un enfoque estrictamente de rendimiento logístico y conectividad interestatal. La capacidad de una región para atraer y retener centros de distribución, manufactura e inversión agroindustrial depende del nivel de servicio de sus carreteras (tipo de vía, velocidad de flujo libre y estado del pavimento). El análisis del Tránsito Promedio Diario Anual (TPDA) y la composición del flujo vehicular pesado (camiones de carga) permiten identificar los ejes logísticos saturados, así como las zonas de oportunidad para la modernización de libramientos que mitiguen el deterioro del asfalto urbano y optimicen los tiempos de traslado de mercancías.</w:t>
      </w:r>
    </w:p>
    <w:p w14:paraId="65203D11" w14:textId="77777777" w:rsidR="005F4B1B" w:rsidRPr="00377DA1" w:rsidRDefault="005F4B1B" w:rsidP="005F4B1B">
      <w:pPr>
        <w:spacing w:after="0"/>
        <w:rPr>
          <w:rFonts w:cs="Arial"/>
          <w:color w:val="000000"/>
          <w:szCs w:val="18"/>
        </w:rPr>
      </w:pPr>
      <w:r w:rsidRPr="00377DA1">
        <w:rPr>
          <w:rFonts w:cs="Arial"/>
          <w:b/>
          <w:bCs/>
          <w:color w:val="000000"/>
          <w:szCs w:val="18"/>
        </w:rPr>
        <w:lastRenderedPageBreak/>
        <w:t>Variables:</w:t>
      </w:r>
      <w:r>
        <w:rPr>
          <w:rFonts w:cs="Arial"/>
          <w:color w:val="000000"/>
          <w:szCs w:val="18"/>
        </w:rPr>
        <w:t xml:space="preserve"> </w:t>
      </w:r>
      <w:r w:rsidRPr="00377DA1">
        <w:rPr>
          <w:rFonts w:cs="Arial"/>
          <w:color w:val="000000"/>
          <w:szCs w:val="18"/>
        </w:rPr>
        <w:t>Longitud y clasificación técnica de la red carretera (Federal Libre, Cuota, Estatal, Rural).</w:t>
      </w:r>
      <w:r>
        <w:rPr>
          <w:rFonts w:cs="Arial"/>
          <w:color w:val="000000"/>
          <w:szCs w:val="18"/>
        </w:rPr>
        <w:t xml:space="preserve">, </w:t>
      </w:r>
      <w:r w:rsidRPr="00377DA1">
        <w:rPr>
          <w:rFonts w:cs="Arial"/>
          <w:color w:val="000000"/>
          <w:szCs w:val="18"/>
        </w:rPr>
        <w:t>Condición del pavimento y capacidad de carriles</w:t>
      </w:r>
      <w:r>
        <w:rPr>
          <w:rFonts w:cs="Arial"/>
          <w:color w:val="000000"/>
          <w:szCs w:val="18"/>
        </w:rPr>
        <w:t xml:space="preserve">, </w:t>
      </w:r>
      <w:r w:rsidRPr="00377DA1">
        <w:rPr>
          <w:rFonts w:cs="Arial"/>
          <w:color w:val="000000"/>
          <w:szCs w:val="18"/>
        </w:rPr>
        <w:t>Tránsito Promedio Diario Anual (TPDA) y participación porcentual de vehículos pesados (camiones)</w:t>
      </w:r>
      <w:r>
        <w:rPr>
          <w:rFonts w:cs="Arial"/>
          <w:color w:val="000000"/>
          <w:szCs w:val="18"/>
        </w:rPr>
        <w:t xml:space="preserve"> y </w:t>
      </w:r>
      <w:r w:rsidRPr="00377DA1">
        <w:rPr>
          <w:rFonts w:cs="Arial"/>
          <w:color w:val="000000"/>
          <w:szCs w:val="18"/>
        </w:rPr>
        <w:t>Corredores logísticos y origen-destino de productos transportados.</w:t>
      </w:r>
    </w:p>
    <w:p w14:paraId="20D39F6D" w14:textId="77777777" w:rsidR="005F4B1B" w:rsidRPr="00205E33"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205E33">
        <w:rPr>
          <w:rFonts w:eastAsia="Times New Roman" w:cs="Courier New"/>
          <w:szCs w:val="18"/>
          <w:lang w:eastAsia="es-MX"/>
          <w14:ligatures w14:val="none"/>
        </w:rPr>
        <w:t>C04_Red_Regional_IMT_INEGI_2024</w:t>
      </w:r>
      <w:r w:rsidRPr="00205E33">
        <w:rPr>
          <w:rFonts w:eastAsia="Times New Roman" w:cs="Times New Roman"/>
          <w:szCs w:val="18"/>
          <w:lang w:eastAsia="es-MX"/>
          <w14:ligatures w14:val="none"/>
        </w:rPr>
        <w:t> (1)</w:t>
      </w:r>
      <w:r>
        <w:rPr>
          <w:rFonts w:cs="Arial"/>
          <w:color w:val="000000"/>
          <w:szCs w:val="18"/>
        </w:rPr>
        <w:t xml:space="preserve">, </w:t>
      </w:r>
      <w:r w:rsidRPr="00205E33">
        <w:rPr>
          <w:rFonts w:eastAsia="Times New Roman" w:cs="Courier New"/>
          <w:szCs w:val="18"/>
          <w:lang w:eastAsia="es-MX"/>
          <w14:ligatures w14:val="none"/>
        </w:rPr>
        <w:t>C04_Mejoramiento_conectividad_Corredor_Puebla-Progreso_OPMATPG_2023</w:t>
      </w:r>
      <w:r w:rsidRPr="00205E33">
        <w:rPr>
          <w:rFonts w:eastAsia="Times New Roman" w:cs="Times New Roman"/>
          <w:szCs w:val="18"/>
          <w:lang w:eastAsia="es-MX"/>
          <w14:ligatures w14:val="none"/>
        </w:rPr>
        <w:t> (1 y 3)</w:t>
      </w:r>
      <w:r>
        <w:rPr>
          <w:rFonts w:eastAsia="Times New Roman" w:cs="Times New Roman"/>
          <w:szCs w:val="18"/>
          <w:lang w:eastAsia="es-MX"/>
          <w14:ligatures w14:val="none"/>
        </w:rPr>
        <w:t xml:space="preserve"> y </w:t>
      </w:r>
      <w:r w:rsidRPr="00205E33">
        <w:rPr>
          <w:rFonts w:eastAsia="Times New Roman" w:cs="Courier New"/>
          <w:szCs w:val="18"/>
          <w:lang w:eastAsia="es-MX"/>
          <w14:ligatures w14:val="none"/>
        </w:rPr>
        <w:t>C04_Estudio_de_ingenierias_basicas_para_transporte_de_carga_OPMATPG_2023</w:t>
      </w:r>
      <w:r w:rsidRPr="00205E33">
        <w:rPr>
          <w:rFonts w:eastAsia="Times New Roman" w:cs="Times New Roman"/>
          <w:szCs w:val="18"/>
          <w:lang w:eastAsia="es-MX"/>
          <w14:ligatures w14:val="none"/>
        </w:rPr>
        <w:t> (1 y 3)</w:t>
      </w:r>
      <w:r>
        <w:rPr>
          <w:rFonts w:eastAsia="Times New Roman" w:cs="Times New Roman"/>
          <w:szCs w:val="18"/>
          <w:lang w:eastAsia="es-MX"/>
          <w14:ligatures w14:val="none"/>
        </w:rPr>
        <w:t>.</w:t>
      </w:r>
    </w:p>
    <w:p w14:paraId="7197E1CD" w14:textId="77777777" w:rsidR="005F4B1B" w:rsidRPr="00377DA1" w:rsidRDefault="005F4B1B" w:rsidP="005F4B1B">
      <w:pPr>
        <w:spacing w:after="0"/>
        <w:rPr>
          <w:rFonts w:cs="Arial"/>
          <w:b/>
          <w:bCs/>
          <w:color w:val="000000"/>
          <w:szCs w:val="18"/>
        </w:rPr>
      </w:pPr>
      <w:r w:rsidRPr="00377DA1">
        <w:rPr>
          <w:rFonts w:cs="Arial"/>
          <w:b/>
          <w:bCs/>
          <w:color w:val="000000"/>
          <w:szCs w:val="18"/>
        </w:rPr>
        <w:t>Descripción Analítica</w:t>
      </w:r>
      <w:r>
        <w:rPr>
          <w:rFonts w:cs="Arial"/>
          <w:b/>
          <w:bCs/>
          <w:color w:val="000000"/>
          <w:szCs w:val="18"/>
        </w:rPr>
        <w:t>:</w:t>
      </w:r>
    </w:p>
    <w:p w14:paraId="6ABE6111" w14:textId="77777777" w:rsidR="005F4B1B" w:rsidRPr="00377DA1" w:rsidRDefault="005F4B1B">
      <w:pPr>
        <w:numPr>
          <w:ilvl w:val="0"/>
          <w:numId w:val="38"/>
        </w:numPr>
        <w:spacing w:after="0"/>
        <w:rPr>
          <w:rFonts w:cs="Arial"/>
          <w:color w:val="000000"/>
          <w:szCs w:val="18"/>
        </w:rPr>
      </w:pPr>
      <w:r w:rsidRPr="00377DA1">
        <w:rPr>
          <w:rFonts w:cs="Arial"/>
          <w:b/>
          <w:bCs/>
          <w:color w:val="000000"/>
          <w:szCs w:val="18"/>
        </w:rPr>
        <w:t>Estado de la Red:</w:t>
      </w:r>
      <w:r w:rsidRPr="00377DA1">
        <w:rPr>
          <w:rStyle w:val="apple-converted-space"/>
          <w:rFonts w:cs="Arial"/>
          <w:color w:val="000000"/>
          <w:szCs w:val="18"/>
        </w:rPr>
        <w:t xml:space="preserve"> </w:t>
      </w:r>
      <w:r w:rsidRPr="00374017">
        <w:rPr>
          <w:rFonts w:cs="Arial"/>
          <w:color w:val="000000"/>
          <w:szCs w:val="18"/>
        </w:rPr>
        <w:t>El Estado de Campeche cuenta con una infraestructura carretera total de</w:t>
      </w:r>
      <w:r w:rsidRPr="00374017">
        <w:rPr>
          <w:rStyle w:val="apple-converted-space"/>
          <w:rFonts w:cs="Arial"/>
          <w:color w:val="000000"/>
          <w:szCs w:val="18"/>
        </w:rPr>
        <w:t> </w:t>
      </w:r>
      <w:r w:rsidRPr="00374017">
        <w:rPr>
          <w:rFonts w:cs="Arial"/>
          <w:color w:val="000000"/>
          <w:szCs w:val="18"/>
        </w:rPr>
        <w:t>5,628 km</w:t>
      </w:r>
      <w:r>
        <w:rPr>
          <w:rFonts w:cs="Arial"/>
          <w:color w:val="000000"/>
          <w:szCs w:val="18"/>
        </w:rPr>
        <w:t xml:space="preserve"> </w:t>
      </w:r>
      <w:r w:rsidRPr="00374017">
        <w:rPr>
          <w:rFonts w:cs="Arial"/>
          <w:color w:val="000000"/>
          <w:szCs w:val="18"/>
        </w:rPr>
        <w:t>(5,588 km efectivos en 2020), de los cuales</w:t>
      </w:r>
      <w:r w:rsidRPr="00374017">
        <w:rPr>
          <w:rStyle w:val="apple-converted-space"/>
          <w:rFonts w:cs="Arial"/>
          <w:color w:val="000000"/>
          <w:szCs w:val="18"/>
        </w:rPr>
        <w:t> </w:t>
      </w:r>
      <w:r w:rsidRPr="00374017">
        <w:rPr>
          <w:rFonts w:cs="Arial"/>
          <w:color w:val="000000"/>
          <w:szCs w:val="18"/>
        </w:rPr>
        <w:t>1,474 km corresponden a troncales federales</w:t>
      </w:r>
      <w:r w:rsidRPr="00374017">
        <w:rPr>
          <w:rStyle w:val="apple-converted-space"/>
          <w:rFonts w:cs="Arial"/>
          <w:color w:val="000000"/>
          <w:szCs w:val="18"/>
        </w:rPr>
        <w:t> </w:t>
      </w:r>
      <w:r w:rsidRPr="00374017">
        <w:rPr>
          <w:rFonts w:cs="Arial"/>
          <w:color w:val="000000"/>
          <w:szCs w:val="18"/>
        </w:rPr>
        <w:t>pavimentadas. El 76% de la superficie total de rodamiento está pavimentada, pero la capacidad es limitada: solamente el</w:t>
      </w:r>
      <w:r w:rsidRPr="00374017">
        <w:rPr>
          <w:rStyle w:val="apple-converted-space"/>
          <w:rFonts w:cs="Arial"/>
          <w:color w:val="000000"/>
          <w:szCs w:val="18"/>
        </w:rPr>
        <w:t> </w:t>
      </w:r>
      <w:r w:rsidRPr="00374017">
        <w:rPr>
          <w:rFonts w:cs="Arial"/>
          <w:color w:val="000000"/>
          <w:szCs w:val="18"/>
        </w:rPr>
        <w:t>4% de las vías pavimentadas cuenta con 4 o más carriles.</w:t>
      </w:r>
    </w:p>
    <w:p w14:paraId="249EC316" w14:textId="77777777" w:rsidR="005F4B1B" w:rsidRPr="00377DA1" w:rsidRDefault="005F4B1B">
      <w:pPr>
        <w:numPr>
          <w:ilvl w:val="0"/>
          <w:numId w:val="38"/>
        </w:numPr>
        <w:spacing w:after="0"/>
        <w:rPr>
          <w:rFonts w:cs="Arial"/>
          <w:color w:val="000000"/>
          <w:szCs w:val="18"/>
        </w:rPr>
      </w:pPr>
      <w:r w:rsidRPr="00377DA1">
        <w:rPr>
          <w:rFonts w:cs="Arial"/>
          <w:b/>
          <w:bCs/>
          <w:color w:val="000000"/>
          <w:szCs w:val="18"/>
        </w:rPr>
        <w:t xml:space="preserve">Eje </w:t>
      </w:r>
      <w:r>
        <w:rPr>
          <w:rFonts w:cs="Arial"/>
          <w:b/>
          <w:bCs/>
          <w:color w:val="000000"/>
          <w:szCs w:val="18"/>
        </w:rPr>
        <w:t>p</w:t>
      </w:r>
      <w:r w:rsidRPr="00377DA1">
        <w:rPr>
          <w:rFonts w:cs="Arial"/>
          <w:b/>
          <w:bCs/>
          <w:color w:val="000000"/>
          <w:szCs w:val="18"/>
        </w:rPr>
        <w:t>rincipal:</w:t>
      </w:r>
      <w:r w:rsidRPr="00377DA1">
        <w:rPr>
          <w:rStyle w:val="apple-converted-space"/>
          <w:rFonts w:cs="Arial"/>
          <w:color w:val="000000"/>
          <w:szCs w:val="18"/>
        </w:rPr>
        <w:t xml:space="preserve"> </w:t>
      </w:r>
      <w:r w:rsidRPr="00377DA1">
        <w:rPr>
          <w:rFonts w:cs="Arial"/>
          <w:color w:val="000000"/>
          <w:szCs w:val="18"/>
        </w:rPr>
        <w:t>El corredor logístico dominante es el "Eje troncal longitudinal México-Puebla-Progreso" (Ruta MEX 180 y 180D). Esta vía atraviesa la entidad de oeste a este, conectando Villahermosa (Tabasco) con Mérida y Puerto Progreso (Yucatán), sirviendo como la principal arteria de intercambio de mercancías entre los mercados del centro y sureste del país.</w:t>
      </w:r>
    </w:p>
    <w:p w14:paraId="79AEEAC5" w14:textId="77777777" w:rsidR="005F4B1B" w:rsidRPr="00374017" w:rsidRDefault="005F4B1B">
      <w:pPr>
        <w:numPr>
          <w:ilvl w:val="0"/>
          <w:numId w:val="38"/>
        </w:numPr>
        <w:spacing w:after="0"/>
        <w:rPr>
          <w:rFonts w:cs="Arial"/>
          <w:color w:val="000000"/>
          <w:szCs w:val="18"/>
        </w:rPr>
      </w:pPr>
      <w:r w:rsidRPr="00377DA1">
        <w:rPr>
          <w:rFonts w:cs="Arial"/>
          <w:b/>
          <w:bCs/>
          <w:color w:val="000000"/>
          <w:szCs w:val="18"/>
        </w:rPr>
        <w:t>Tránsito y Carga (TPDA):</w:t>
      </w:r>
      <w:r w:rsidRPr="00377DA1">
        <w:rPr>
          <w:rStyle w:val="apple-converted-space"/>
          <w:rFonts w:cs="Arial"/>
          <w:color w:val="000000"/>
          <w:szCs w:val="18"/>
        </w:rPr>
        <w:t xml:space="preserve"> </w:t>
      </w:r>
      <w:r w:rsidRPr="00374017">
        <w:rPr>
          <w:rFonts w:cs="Arial"/>
          <w:color w:val="000000"/>
          <w:szCs w:val="18"/>
        </w:rPr>
        <w:t>El monitoreo de aforos vehiculares en vías troncales expone altos niveles de carga pesada. La autopista</w:t>
      </w:r>
      <w:r w:rsidRPr="00374017">
        <w:rPr>
          <w:rStyle w:val="apple-converted-space"/>
          <w:rFonts w:cs="Arial"/>
          <w:color w:val="000000"/>
          <w:szCs w:val="18"/>
        </w:rPr>
        <w:t> </w:t>
      </w:r>
      <w:r w:rsidRPr="00374017">
        <w:rPr>
          <w:rFonts w:cs="Arial"/>
          <w:color w:val="000000"/>
          <w:szCs w:val="18"/>
        </w:rPr>
        <w:t>Champotón - Campeche (Cuota)</w:t>
      </w:r>
      <w:r w:rsidRPr="00374017">
        <w:rPr>
          <w:rStyle w:val="apple-converted-space"/>
          <w:rFonts w:cs="Arial"/>
          <w:color w:val="000000"/>
          <w:szCs w:val="18"/>
        </w:rPr>
        <w:t> </w:t>
      </w:r>
      <w:r w:rsidRPr="00374017">
        <w:rPr>
          <w:rFonts w:cs="Arial"/>
          <w:color w:val="000000"/>
          <w:szCs w:val="18"/>
        </w:rPr>
        <w:t>registra un TPDA de 5,690 vehículos, con un</w:t>
      </w:r>
      <w:r w:rsidRPr="00374017">
        <w:rPr>
          <w:rStyle w:val="apple-converted-space"/>
          <w:rFonts w:cs="Arial"/>
          <w:color w:val="000000"/>
          <w:szCs w:val="18"/>
        </w:rPr>
        <w:t> </w:t>
      </w:r>
      <w:r w:rsidRPr="00374017">
        <w:rPr>
          <w:rFonts w:cs="Arial"/>
          <w:color w:val="000000"/>
          <w:szCs w:val="18"/>
        </w:rPr>
        <w:t>28.1% de participación de camiones pesados. Asimismo, la ruta</w:t>
      </w:r>
      <w:r w:rsidRPr="00374017">
        <w:rPr>
          <w:rStyle w:val="apple-converted-space"/>
          <w:rFonts w:cs="Arial"/>
          <w:color w:val="000000"/>
          <w:szCs w:val="18"/>
        </w:rPr>
        <w:t> </w:t>
      </w:r>
      <w:r w:rsidRPr="00374017">
        <w:rPr>
          <w:rFonts w:cs="Arial"/>
          <w:color w:val="000000"/>
          <w:szCs w:val="18"/>
        </w:rPr>
        <w:t>Francisco Escárcega - Champotón</w:t>
      </w:r>
      <w:r w:rsidRPr="00374017">
        <w:rPr>
          <w:rStyle w:val="apple-converted-space"/>
          <w:rFonts w:cs="Arial"/>
          <w:color w:val="000000"/>
          <w:szCs w:val="18"/>
        </w:rPr>
        <w:t> </w:t>
      </w:r>
      <w:r w:rsidRPr="00374017">
        <w:rPr>
          <w:rFonts w:cs="Arial"/>
          <w:color w:val="000000"/>
          <w:szCs w:val="18"/>
        </w:rPr>
        <w:t>absorbe un 26.5% de camiones sobre su TPDA de 3,802. El PEOTDU señala que la carga dominante en estaciones clave (ej. Francisco Kobén y Seybaplaya) corresponde a productos</w:t>
      </w:r>
      <w:r w:rsidRPr="00374017">
        <w:rPr>
          <w:rStyle w:val="apple-converted-space"/>
          <w:rFonts w:cs="Arial"/>
          <w:color w:val="000000"/>
          <w:szCs w:val="18"/>
        </w:rPr>
        <w:t> </w:t>
      </w:r>
      <w:r w:rsidRPr="00374017">
        <w:rPr>
          <w:rFonts w:cs="Arial"/>
          <w:color w:val="000000"/>
          <w:szCs w:val="18"/>
        </w:rPr>
        <w:t>Industriales (57,978 toneladas en Seybaplaya)</w:t>
      </w:r>
      <w:r w:rsidRPr="00374017">
        <w:rPr>
          <w:rStyle w:val="apple-converted-space"/>
          <w:rFonts w:cs="Arial"/>
          <w:color w:val="000000"/>
          <w:szCs w:val="18"/>
        </w:rPr>
        <w:t> </w:t>
      </w:r>
      <w:r w:rsidRPr="00374017">
        <w:rPr>
          <w:rFonts w:cs="Arial"/>
          <w:color w:val="000000"/>
          <w:szCs w:val="18"/>
        </w:rPr>
        <w:t>y</w:t>
      </w:r>
      <w:r w:rsidRPr="00374017">
        <w:rPr>
          <w:rStyle w:val="apple-converted-space"/>
          <w:rFonts w:cs="Arial"/>
          <w:color w:val="000000"/>
          <w:szCs w:val="18"/>
        </w:rPr>
        <w:t> </w:t>
      </w:r>
      <w:r w:rsidRPr="00374017">
        <w:rPr>
          <w:rFonts w:cs="Arial"/>
          <w:color w:val="000000"/>
          <w:szCs w:val="18"/>
        </w:rPr>
        <w:t>Petróleo y sus derivados.</w:t>
      </w:r>
    </w:p>
    <w:p w14:paraId="46718838" w14:textId="77777777" w:rsidR="005F4B1B" w:rsidRPr="00377DA1" w:rsidRDefault="005F4B1B">
      <w:pPr>
        <w:numPr>
          <w:ilvl w:val="0"/>
          <w:numId w:val="38"/>
        </w:numPr>
        <w:spacing w:after="0"/>
        <w:rPr>
          <w:rFonts w:cs="Arial"/>
          <w:color w:val="000000"/>
          <w:szCs w:val="18"/>
        </w:rPr>
      </w:pPr>
      <w:r w:rsidRPr="00377DA1">
        <w:rPr>
          <w:rFonts w:cs="Arial"/>
          <w:b/>
          <w:bCs/>
          <w:color w:val="000000"/>
          <w:szCs w:val="18"/>
        </w:rPr>
        <w:t>Sobrecarga:</w:t>
      </w:r>
      <w:r w:rsidRPr="00377DA1">
        <w:rPr>
          <w:rStyle w:val="apple-converted-space"/>
          <w:rFonts w:cs="Arial"/>
          <w:color w:val="000000"/>
          <w:szCs w:val="18"/>
        </w:rPr>
        <w:t xml:space="preserve"> </w:t>
      </w:r>
      <w:r w:rsidRPr="00377DA1">
        <w:rPr>
          <w:rFonts w:cs="Arial"/>
          <w:color w:val="000000"/>
          <w:szCs w:val="18"/>
        </w:rPr>
        <w:t>La concentración de tráfico pesado (superior a 900 camiones diarios en vías específicas), sumada al flujo logístico temporal derivado de la construcción del Tren Maya, genera un desgaste acelerado de la carpeta asfáltica. Esta problemática se agrava porque las rutas atraviesan núcleos urbanos críticos (Carmen, Champotón y Escárcega), generando congestión, demoras operativas y pérdida de competitividad logística.</w:t>
      </w:r>
    </w:p>
    <w:p w14:paraId="0C83A18A" w14:textId="77777777" w:rsidR="005F4B1B"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Pr>
          <w:rStyle w:val="apple-converted-space"/>
          <w:rFonts w:cs="Arial"/>
          <w:color w:val="000000"/>
          <w:szCs w:val="18"/>
        </w:rPr>
        <w:t xml:space="preserve"> </w:t>
      </w:r>
      <w:r w:rsidRPr="00377DA1">
        <w:rPr>
          <w:rFonts w:cs="Arial"/>
          <w:color w:val="000000"/>
          <w:szCs w:val="18"/>
        </w:rPr>
        <w:t>La eficiencia logística de Campeche descansa sobre un número limitado de corredores que operan bajo estrés constante. La métrica del Tránsito Promedio Diario Anual (TPDA) revela que casi el 30% del volumen vehicular en las rutas troncales como la MEX 180 corresponde a camiones de carga pesada, movilizando más de 90,000 toneladas mensuales de productos industriales y petroleros. Sin embargo, la infraestructura técnica presenta una obsolescencia evidente: el 96% de las vías pavimentadas dispone de un solo carril por sentido, y arterias estratégicas como la ruta Escárcega-Champotón operan con coronas asfálticas de apenas 7 metros de ancho, insuficientes para el calibre del transporte actual.</w:t>
      </w:r>
      <w:r>
        <w:rPr>
          <w:rFonts w:cs="Arial"/>
          <w:color w:val="000000"/>
          <w:szCs w:val="18"/>
        </w:rPr>
        <w:t xml:space="preserve"> </w:t>
      </w:r>
      <w:r w:rsidRPr="00F51AFE">
        <w:rPr>
          <w:rFonts w:cs="Arial"/>
          <w:color w:val="000000"/>
          <w:szCs w:val="18"/>
        </w:rPr>
        <w:t>La capacidad de visualizar la</w:t>
      </w:r>
      <w:r w:rsidRPr="00F51AFE">
        <w:rPr>
          <w:rStyle w:val="apple-converted-space"/>
          <w:rFonts w:cs="Arial"/>
          <w:color w:val="000000"/>
          <w:szCs w:val="18"/>
        </w:rPr>
        <w:t> </w:t>
      </w:r>
      <w:r w:rsidRPr="00F51AFE">
        <w:rPr>
          <w:rFonts w:cs="Arial"/>
          <w:color w:val="000000"/>
          <w:szCs w:val="18"/>
        </w:rPr>
        <w:t>Red Nacional de Caminos</w:t>
      </w:r>
      <w:r w:rsidRPr="00F51AFE">
        <w:rPr>
          <w:rStyle w:val="apple-converted-space"/>
          <w:rFonts w:cs="Arial"/>
          <w:color w:val="000000"/>
          <w:szCs w:val="18"/>
        </w:rPr>
        <w:t> </w:t>
      </w:r>
      <w:r w:rsidRPr="00F51AFE">
        <w:rPr>
          <w:rFonts w:cs="Arial"/>
          <w:color w:val="000000"/>
          <w:szCs w:val="18"/>
        </w:rPr>
        <w:t>cruzada con los aforos de carga y los</w:t>
      </w:r>
      <w:r w:rsidRPr="00F51AFE">
        <w:rPr>
          <w:rStyle w:val="apple-converted-space"/>
          <w:rFonts w:cs="Arial"/>
          <w:color w:val="000000"/>
          <w:szCs w:val="18"/>
        </w:rPr>
        <w:t> </w:t>
      </w:r>
      <w:r w:rsidRPr="00F51AFE">
        <w:rPr>
          <w:rFonts w:cs="Arial"/>
          <w:color w:val="000000"/>
          <w:szCs w:val="18"/>
        </w:rPr>
        <w:t>Derechos de Vía Federales</w:t>
      </w:r>
      <w:r w:rsidRPr="00F51AFE">
        <w:rPr>
          <w:rStyle w:val="apple-converted-space"/>
          <w:rFonts w:cs="Arial"/>
          <w:color w:val="000000"/>
          <w:szCs w:val="18"/>
        </w:rPr>
        <w:t> </w:t>
      </w:r>
      <w:r w:rsidRPr="00F51AFE">
        <w:rPr>
          <w:rFonts w:cs="Arial"/>
          <w:color w:val="000000"/>
          <w:szCs w:val="18"/>
        </w:rPr>
        <w:t>permite a la administración pública priorizar los proyectos de modernización. Resulta imperativo ejecutar los libramientos carreteros proyectados en el</w:t>
      </w:r>
      <w:r w:rsidRPr="00F51AFE">
        <w:rPr>
          <w:rStyle w:val="apple-converted-space"/>
          <w:rFonts w:cs="Arial"/>
          <w:color w:val="000000"/>
          <w:szCs w:val="18"/>
        </w:rPr>
        <w:t xml:space="preserve"> </w:t>
      </w:r>
      <w:r w:rsidRPr="00F51AFE">
        <w:rPr>
          <w:rStyle w:val="CdigoHTML"/>
          <w:rFonts w:ascii="Montserrat" w:eastAsiaTheme="minorHAnsi" w:hAnsi="Montserrat" w:cs="Arial"/>
          <w:color w:val="000000"/>
          <w:sz w:val="18"/>
          <w:szCs w:val="18"/>
        </w:rPr>
        <w:t>Corredor Puebla-Progreso</w:t>
      </w:r>
      <w:r w:rsidRPr="00F51AFE">
        <w:rPr>
          <w:rStyle w:val="apple-converted-space"/>
          <w:rFonts w:cs="Arial"/>
          <w:color w:val="000000"/>
          <w:szCs w:val="18"/>
        </w:rPr>
        <w:t xml:space="preserve"> </w:t>
      </w:r>
      <w:r w:rsidRPr="00F51AFE">
        <w:rPr>
          <w:rFonts w:cs="Arial"/>
          <w:color w:val="000000"/>
          <w:szCs w:val="18"/>
        </w:rPr>
        <w:t>para desviar el tráfico pesado de los centros urbanos de Carmen y Champotón. Estas obras no solo protegerán la infraestructura urbana y evitarán siniestralidad, sino que optimizarán las velocidades de flujo libre, consolidando a Campeche como la plataforma logística insustituible que conecta la Península de Yucatán con el centro de la República.</w:t>
      </w:r>
    </w:p>
    <w:p w14:paraId="30D8F2C4" w14:textId="77777777" w:rsidR="005F4B1B" w:rsidRPr="00377DA1" w:rsidRDefault="005F4B1B" w:rsidP="005F4B1B">
      <w:pPr>
        <w:spacing w:after="0"/>
        <w:rPr>
          <w:rFonts w:cs="Arial"/>
          <w:color w:val="000000"/>
          <w:szCs w:val="18"/>
        </w:rPr>
      </w:pPr>
    </w:p>
    <w:p w14:paraId="0DE6158F"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70</w:t>
      </w:r>
      <w:r>
        <w:rPr>
          <w:noProof/>
        </w:rPr>
        <w:fldChar w:fldCharType="end"/>
      </w:r>
      <w:r>
        <w:t xml:space="preserve"> Ficha técnica de Red carretera</w:t>
      </w:r>
    </w:p>
    <w:tbl>
      <w:tblPr>
        <w:tblStyle w:val="Tablaconcuadrcula"/>
        <w:tblW w:w="9393" w:type="dxa"/>
        <w:tblLayout w:type="fixed"/>
        <w:tblLook w:val="04A0" w:firstRow="1" w:lastRow="0" w:firstColumn="1" w:lastColumn="0" w:noHBand="0" w:noVBand="1"/>
      </w:tblPr>
      <w:tblGrid>
        <w:gridCol w:w="2098"/>
        <w:gridCol w:w="1725"/>
        <w:gridCol w:w="1984"/>
        <w:gridCol w:w="3543"/>
        <w:gridCol w:w="43"/>
      </w:tblGrid>
      <w:tr w:rsidR="005F4B1B" w:rsidRPr="00377DA1" w14:paraId="7A17BB30" w14:textId="77777777" w:rsidTr="00BD2B64">
        <w:tc>
          <w:tcPr>
            <w:tcW w:w="9393" w:type="dxa"/>
            <w:gridSpan w:val="5"/>
            <w:shd w:val="clear" w:color="auto" w:fill="156082"/>
            <w:vAlign w:val="center"/>
          </w:tcPr>
          <w:p w14:paraId="4ED5C5F2"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Red Carretera</w:t>
            </w:r>
          </w:p>
        </w:tc>
      </w:tr>
      <w:tr w:rsidR="005F4B1B" w:rsidRPr="00377DA1" w14:paraId="72624630" w14:textId="77777777" w:rsidTr="00BD2B64">
        <w:tc>
          <w:tcPr>
            <w:tcW w:w="2098" w:type="dxa"/>
            <w:shd w:val="clear" w:color="auto" w:fill="156082"/>
            <w:vAlign w:val="center"/>
            <w:hideMark/>
          </w:tcPr>
          <w:p w14:paraId="7B751E50"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25" w:type="dxa"/>
            <w:shd w:val="clear" w:color="auto" w:fill="156082"/>
            <w:vAlign w:val="center"/>
            <w:hideMark/>
          </w:tcPr>
          <w:p w14:paraId="5718E942"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984" w:type="dxa"/>
            <w:shd w:val="clear" w:color="auto" w:fill="156082"/>
            <w:vAlign w:val="center"/>
            <w:hideMark/>
          </w:tcPr>
          <w:p w14:paraId="71B96F1A"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586" w:type="dxa"/>
            <w:gridSpan w:val="2"/>
            <w:shd w:val="clear" w:color="auto" w:fill="156082"/>
            <w:vAlign w:val="center"/>
            <w:hideMark/>
          </w:tcPr>
          <w:p w14:paraId="71E8286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63FA1BAB" w14:textId="77777777" w:rsidTr="00BD2B64">
        <w:tc>
          <w:tcPr>
            <w:tcW w:w="2098" w:type="dxa"/>
            <w:vAlign w:val="center"/>
            <w:hideMark/>
          </w:tcPr>
          <w:p w14:paraId="3F2B92C1" w14:textId="77777777" w:rsidR="005F4B1B" w:rsidRPr="0016110A" w:rsidRDefault="005F4B1B" w:rsidP="00BD2B64">
            <w:pPr>
              <w:jc w:val="center"/>
              <w:rPr>
                <w:rFonts w:cs="Arial"/>
                <w:sz w:val="16"/>
                <w:szCs w:val="16"/>
              </w:rPr>
            </w:pPr>
            <w:r w:rsidRPr="0016110A">
              <w:rPr>
                <w:rFonts w:cs="Arial"/>
                <w:sz w:val="16"/>
                <w:szCs w:val="16"/>
              </w:rPr>
              <w:t>Mide la eficiencia y capacidad estructural de la red carretera estatal para soportar el intercambio macroeconómico, el transporte de carga y la logística interregional.</w:t>
            </w:r>
          </w:p>
        </w:tc>
        <w:tc>
          <w:tcPr>
            <w:tcW w:w="1725" w:type="dxa"/>
            <w:vAlign w:val="center"/>
            <w:hideMark/>
          </w:tcPr>
          <w:p w14:paraId="05A9BE93" w14:textId="77777777" w:rsidR="005F4B1B" w:rsidRPr="0016110A" w:rsidRDefault="005F4B1B" w:rsidP="00BD2B64">
            <w:pPr>
              <w:jc w:val="center"/>
              <w:rPr>
                <w:rFonts w:cs="Arial"/>
                <w:sz w:val="16"/>
                <w:szCs w:val="16"/>
              </w:rPr>
            </w:pPr>
            <w:r w:rsidRPr="0016110A">
              <w:rPr>
                <w:rFonts w:cs="Arial"/>
                <w:sz w:val="16"/>
                <w:szCs w:val="16"/>
              </w:rPr>
              <w:t>Análisis técnico de la longitud, capacidad operativa (carriles/pavimento) y aforos de carga (TPDA) de los principales corredores logísticos.</w:t>
            </w:r>
          </w:p>
        </w:tc>
        <w:tc>
          <w:tcPr>
            <w:tcW w:w="1984" w:type="dxa"/>
            <w:vAlign w:val="center"/>
            <w:hideMark/>
          </w:tcPr>
          <w:p w14:paraId="5C00B351" w14:textId="77777777" w:rsidR="005F4B1B" w:rsidRPr="0016110A" w:rsidRDefault="005F4B1B" w:rsidP="00BD2B64">
            <w:pPr>
              <w:jc w:val="center"/>
              <w:rPr>
                <w:rFonts w:cs="Arial"/>
                <w:sz w:val="16"/>
                <w:szCs w:val="16"/>
              </w:rPr>
            </w:pPr>
            <w:r w:rsidRPr="0016110A">
              <w:rPr>
                <w:rFonts w:cs="Arial"/>
                <w:sz w:val="16"/>
                <w:szCs w:val="16"/>
              </w:rPr>
              <w:t>- Longitud por tipo de rodamiento (km).</w:t>
            </w:r>
          </w:p>
          <w:p w14:paraId="21EC00D2" w14:textId="77777777" w:rsidR="005F4B1B" w:rsidRPr="0016110A" w:rsidRDefault="005F4B1B" w:rsidP="00BD2B64">
            <w:pPr>
              <w:jc w:val="center"/>
              <w:rPr>
                <w:rFonts w:cs="Arial"/>
                <w:sz w:val="16"/>
                <w:szCs w:val="16"/>
              </w:rPr>
            </w:pPr>
            <w:r w:rsidRPr="0016110A">
              <w:rPr>
                <w:rFonts w:cs="Arial"/>
                <w:sz w:val="16"/>
                <w:szCs w:val="16"/>
              </w:rPr>
              <w:t>- Tránsito Promedio Diario Anual (TPDA).</w:t>
            </w:r>
          </w:p>
          <w:p w14:paraId="75E83C52" w14:textId="77777777" w:rsidR="005F4B1B" w:rsidRPr="0016110A" w:rsidRDefault="005F4B1B" w:rsidP="00BD2B64">
            <w:pPr>
              <w:jc w:val="center"/>
              <w:rPr>
                <w:rFonts w:cs="Arial"/>
                <w:sz w:val="16"/>
                <w:szCs w:val="16"/>
              </w:rPr>
            </w:pPr>
            <w:r w:rsidRPr="0016110A">
              <w:rPr>
                <w:rFonts w:cs="Arial"/>
                <w:sz w:val="16"/>
                <w:szCs w:val="16"/>
              </w:rPr>
              <w:t>- % de Camiones de Carga.</w:t>
            </w:r>
          </w:p>
          <w:p w14:paraId="695F134B" w14:textId="77777777" w:rsidR="005F4B1B" w:rsidRPr="0016110A" w:rsidRDefault="005F4B1B" w:rsidP="00BD2B64">
            <w:pPr>
              <w:jc w:val="center"/>
              <w:rPr>
                <w:rFonts w:cs="Arial"/>
                <w:sz w:val="16"/>
                <w:szCs w:val="16"/>
              </w:rPr>
            </w:pPr>
            <w:r w:rsidRPr="0016110A">
              <w:rPr>
                <w:rFonts w:cs="Arial"/>
                <w:sz w:val="16"/>
                <w:szCs w:val="16"/>
              </w:rPr>
              <w:t>- Ejes carreteros troncales.</w:t>
            </w:r>
          </w:p>
        </w:tc>
        <w:tc>
          <w:tcPr>
            <w:tcW w:w="3586" w:type="dxa"/>
            <w:gridSpan w:val="2"/>
            <w:vAlign w:val="center"/>
            <w:hideMark/>
          </w:tcPr>
          <w:p w14:paraId="7F7407AC"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C04_Red_Regional_IMT_INEGI_2024</w:t>
            </w:r>
            <w:r w:rsidRPr="0016110A">
              <w:rPr>
                <w:rFonts w:eastAsia="Times New Roman" w:cs="Times New Roman"/>
                <w:sz w:val="16"/>
                <w:szCs w:val="16"/>
                <w:lang w:eastAsia="es-MX"/>
                <w14:ligatures w14:val="none"/>
              </w:rPr>
              <w:t> (1)</w:t>
            </w:r>
          </w:p>
          <w:p w14:paraId="2157531D"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C04_Mejoramiento_conectividad_Corredor_Puebla-Progreso_OPMATPG_2023</w:t>
            </w:r>
            <w:r w:rsidRPr="0016110A">
              <w:rPr>
                <w:rFonts w:eastAsia="Times New Roman" w:cs="Times New Roman"/>
                <w:sz w:val="16"/>
                <w:szCs w:val="16"/>
                <w:lang w:eastAsia="es-MX"/>
                <w14:ligatures w14:val="none"/>
              </w:rPr>
              <w:t> (1 y 3)</w:t>
            </w:r>
          </w:p>
          <w:p w14:paraId="2E1C3C4E"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C04_Estudio_de_ingenierias_basicas_para_transporte_de_carga_OPMATPG_2023</w:t>
            </w:r>
            <w:r w:rsidRPr="0016110A">
              <w:rPr>
                <w:rFonts w:eastAsia="Times New Roman" w:cs="Times New Roman"/>
                <w:sz w:val="16"/>
                <w:szCs w:val="16"/>
                <w:lang w:eastAsia="es-MX"/>
                <w14:ligatures w14:val="none"/>
              </w:rPr>
              <w:t> (1 y 3)</w:t>
            </w:r>
          </w:p>
          <w:p w14:paraId="0C423BBB" w14:textId="77777777" w:rsidR="005F4B1B" w:rsidRPr="0016110A" w:rsidRDefault="005F4B1B" w:rsidP="00BD2B64">
            <w:pPr>
              <w:jc w:val="center"/>
              <w:rPr>
                <w:rFonts w:cs="Arial"/>
                <w:sz w:val="16"/>
                <w:szCs w:val="16"/>
              </w:rPr>
            </w:pPr>
          </w:p>
        </w:tc>
      </w:tr>
      <w:tr w:rsidR="005F4B1B" w:rsidRPr="00377DA1" w14:paraId="7DA87AE6" w14:textId="77777777" w:rsidTr="00BD2B64">
        <w:trPr>
          <w:gridAfter w:val="1"/>
          <w:wAfter w:w="43" w:type="dxa"/>
        </w:trPr>
        <w:tc>
          <w:tcPr>
            <w:tcW w:w="9350" w:type="dxa"/>
            <w:gridSpan w:val="4"/>
            <w:shd w:val="clear" w:color="auto" w:fill="156082"/>
            <w:vAlign w:val="center"/>
            <w:hideMark/>
          </w:tcPr>
          <w:p w14:paraId="0D046BCE"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2E1BCBDC" w14:textId="77777777" w:rsidTr="00BD2B64">
        <w:trPr>
          <w:gridAfter w:val="1"/>
          <w:wAfter w:w="43" w:type="dxa"/>
        </w:trPr>
        <w:tc>
          <w:tcPr>
            <w:tcW w:w="3823" w:type="dxa"/>
            <w:gridSpan w:val="2"/>
            <w:shd w:val="clear" w:color="auto" w:fill="156082"/>
            <w:vAlign w:val="center"/>
            <w:hideMark/>
          </w:tcPr>
          <w:p w14:paraId="437FCB2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lastRenderedPageBreak/>
              <w:t>Infraestructura Carretera (Longitud Física)</w:t>
            </w:r>
          </w:p>
        </w:tc>
        <w:tc>
          <w:tcPr>
            <w:tcW w:w="5527" w:type="dxa"/>
            <w:gridSpan w:val="2"/>
            <w:shd w:val="clear" w:color="auto" w:fill="156082"/>
            <w:vAlign w:val="center"/>
            <w:hideMark/>
          </w:tcPr>
          <w:p w14:paraId="18A286D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Parámetros de Diseño</w:t>
            </w:r>
          </w:p>
        </w:tc>
      </w:tr>
      <w:tr w:rsidR="005F4B1B" w:rsidRPr="00377DA1" w14:paraId="0388DB92" w14:textId="77777777" w:rsidTr="00BD2B64">
        <w:trPr>
          <w:gridAfter w:val="1"/>
          <w:wAfter w:w="43" w:type="dxa"/>
        </w:trPr>
        <w:tc>
          <w:tcPr>
            <w:tcW w:w="3823" w:type="dxa"/>
            <w:gridSpan w:val="2"/>
            <w:vAlign w:val="center"/>
            <w:hideMark/>
          </w:tcPr>
          <w:p w14:paraId="7B688405" w14:textId="77777777" w:rsidR="005F4B1B" w:rsidRPr="0016110A" w:rsidRDefault="005F4B1B" w:rsidP="00BD2B64">
            <w:pPr>
              <w:jc w:val="center"/>
              <w:rPr>
                <w:rFonts w:cs="Arial"/>
                <w:sz w:val="16"/>
                <w:szCs w:val="16"/>
              </w:rPr>
            </w:pPr>
            <w:r w:rsidRPr="0016110A">
              <w:rPr>
                <w:rFonts w:cs="Arial"/>
                <w:sz w:val="16"/>
                <w:szCs w:val="16"/>
              </w:rPr>
              <w:t>Total de Red Carretera Estatal</w:t>
            </w:r>
          </w:p>
        </w:tc>
        <w:tc>
          <w:tcPr>
            <w:tcW w:w="5527" w:type="dxa"/>
            <w:gridSpan w:val="2"/>
            <w:vAlign w:val="center"/>
            <w:hideMark/>
          </w:tcPr>
          <w:p w14:paraId="739DB07F" w14:textId="77777777" w:rsidR="005F4B1B" w:rsidRPr="0016110A" w:rsidRDefault="005F4B1B" w:rsidP="00BD2B64">
            <w:pPr>
              <w:jc w:val="center"/>
              <w:rPr>
                <w:rFonts w:cs="Arial"/>
                <w:sz w:val="16"/>
                <w:szCs w:val="16"/>
              </w:rPr>
            </w:pPr>
            <w:r w:rsidRPr="0016110A">
              <w:rPr>
                <w:rFonts w:cs="Arial"/>
                <w:sz w:val="16"/>
                <w:szCs w:val="16"/>
              </w:rPr>
              <w:t>5,628 km (1,474 km de red federal pavimentada).</w:t>
            </w:r>
          </w:p>
        </w:tc>
      </w:tr>
      <w:tr w:rsidR="005F4B1B" w:rsidRPr="00377DA1" w14:paraId="29612954" w14:textId="77777777" w:rsidTr="00BD2B64">
        <w:trPr>
          <w:gridAfter w:val="1"/>
          <w:wAfter w:w="43" w:type="dxa"/>
        </w:trPr>
        <w:tc>
          <w:tcPr>
            <w:tcW w:w="3823" w:type="dxa"/>
            <w:gridSpan w:val="2"/>
            <w:vAlign w:val="center"/>
            <w:hideMark/>
          </w:tcPr>
          <w:p w14:paraId="345C2504" w14:textId="77777777" w:rsidR="005F4B1B" w:rsidRPr="0016110A" w:rsidRDefault="005F4B1B" w:rsidP="00BD2B64">
            <w:pPr>
              <w:jc w:val="center"/>
              <w:rPr>
                <w:rFonts w:cs="Arial"/>
                <w:sz w:val="16"/>
                <w:szCs w:val="16"/>
              </w:rPr>
            </w:pPr>
            <w:r w:rsidRPr="0016110A">
              <w:rPr>
                <w:rFonts w:cs="Arial"/>
                <w:sz w:val="16"/>
                <w:szCs w:val="16"/>
              </w:rPr>
              <w:t>Déficit de capacidad geométrica</w:t>
            </w:r>
          </w:p>
        </w:tc>
        <w:tc>
          <w:tcPr>
            <w:tcW w:w="5527" w:type="dxa"/>
            <w:gridSpan w:val="2"/>
            <w:vAlign w:val="center"/>
            <w:hideMark/>
          </w:tcPr>
          <w:p w14:paraId="4E04CE0A" w14:textId="77777777" w:rsidR="005F4B1B" w:rsidRPr="0016110A" w:rsidRDefault="005F4B1B" w:rsidP="00BD2B64">
            <w:pPr>
              <w:jc w:val="center"/>
              <w:rPr>
                <w:rFonts w:cs="Arial"/>
                <w:sz w:val="16"/>
                <w:szCs w:val="16"/>
              </w:rPr>
            </w:pPr>
            <w:r w:rsidRPr="0016110A">
              <w:rPr>
                <w:rFonts w:cs="Arial"/>
                <w:sz w:val="16"/>
                <w:szCs w:val="16"/>
              </w:rPr>
              <w:t>El 96% de la red pavimentada cuenta con solo 1 carril por sentido.</w:t>
            </w:r>
          </w:p>
        </w:tc>
      </w:tr>
      <w:tr w:rsidR="005F4B1B" w:rsidRPr="00377DA1" w14:paraId="50730056" w14:textId="77777777" w:rsidTr="00BD2B64">
        <w:trPr>
          <w:gridAfter w:val="1"/>
          <w:wAfter w:w="43" w:type="dxa"/>
        </w:trPr>
        <w:tc>
          <w:tcPr>
            <w:tcW w:w="3823" w:type="dxa"/>
            <w:gridSpan w:val="2"/>
            <w:vAlign w:val="center"/>
            <w:hideMark/>
          </w:tcPr>
          <w:p w14:paraId="0F7B513D" w14:textId="77777777" w:rsidR="005F4B1B" w:rsidRPr="0016110A" w:rsidRDefault="005F4B1B" w:rsidP="00BD2B64">
            <w:pPr>
              <w:jc w:val="center"/>
              <w:rPr>
                <w:rFonts w:cs="Arial"/>
                <w:sz w:val="16"/>
                <w:szCs w:val="16"/>
              </w:rPr>
            </w:pPr>
            <w:r w:rsidRPr="0016110A">
              <w:rPr>
                <w:rFonts w:cs="Arial"/>
                <w:sz w:val="16"/>
                <w:szCs w:val="16"/>
              </w:rPr>
              <w:t>Aforos y Composición de Carga (TPDA 2020)</w:t>
            </w:r>
          </w:p>
        </w:tc>
        <w:tc>
          <w:tcPr>
            <w:tcW w:w="5527" w:type="dxa"/>
            <w:gridSpan w:val="2"/>
            <w:vAlign w:val="center"/>
            <w:hideMark/>
          </w:tcPr>
          <w:p w14:paraId="08E83CD9" w14:textId="77777777" w:rsidR="005F4B1B" w:rsidRPr="0016110A" w:rsidRDefault="005F4B1B" w:rsidP="00BD2B64">
            <w:pPr>
              <w:jc w:val="center"/>
              <w:rPr>
                <w:rFonts w:cs="Arial"/>
                <w:sz w:val="16"/>
                <w:szCs w:val="16"/>
              </w:rPr>
            </w:pPr>
            <w:r w:rsidRPr="0016110A">
              <w:rPr>
                <w:rFonts w:cs="Arial"/>
                <w:sz w:val="16"/>
                <w:szCs w:val="16"/>
              </w:rPr>
              <w:t>Carga Pesada (% de Camiones)</w:t>
            </w:r>
          </w:p>
        </w:tc>
      </w:tr>
      <w:tr w:rsidR="005F4B1B" w:rsidRPr="00377DA1" w14:paraId="561A6E65" w14:textId="77777777" w:rsidTr="00BD2B64">
        <w:trPr>
          <w:gridAfter w:val="1"/>
          <w:wAfter w:w="43" w:type="dxa"/>
        </w:trPr>
        <w:tc>
          <w:tcPr>
            <w:tcW w:w="3823" w:type="dxa"/>
            <w:gridSpan w:val="2"/>
            <w:vAlign w:val="center"/>
            <w:hideMark/>
          </w:tcPr>
          <w:p w14:paraId="66E0C339" w14:textId="77777777" w:rsidR="005F4B1B" w:rsidRPr="0016110A" w:rsidRDefault="005F4B1B" w:rsidP="00BD2B64">
            <w:pPr>
              <w:jc w:val="center"/>
              <w:rPr>
                <w:rFonts w:cs="Arial"/>
                <w:sz w:val="16"/>
                <w:szCs w:val="16"/>
              </w:rPr>
            </w:pPr>
            <w:r w:rsidRPr="0016110A">
              <w:rPr>
                <w:rFonts w:cs="Arial"/>
                <w:sz w:val="16"/>
                <w:szCs w:val="16"/>
              </w:rPr>
              <w:t>Autopista Champotón - Campeche (Cuota)</w:t>
            </w:r>
          </w:p>
        </w:tc>
        <w:tc>
          <w:tcPr>
            <w:tcW w:w="5527" w:type="dxa"/>
            <w:gridSpan w:val="2"/>
            <w:vAlign w:val="center"/>
            <w:hideMark/>
          </w:tcPr>
          <w:p w14:paraId="57AE55B2" w14:textId="77777777" w:rsidR="005F4B1B" w:rsidRPr="0016110A" w:rsidRDefault="005F4B1B" w:rsidP="00BD2B64">
            <w:pPr>
              <w:jc w:val="center"/>
              <w:rPr>
                <w:rFonts w:cs="Arial"/>
                <w:sz w:val="16"/>
                <w:szCs w:val="16"/>
              </w:rPr>
            </w:pPr>
            <w:r w:rsidRPr="0016110A">
              <w:rPr>
                <w:rFonts w:cs="Arial"/>
                <w:sz w:val="16"/>
                <w:szCs w:val="16"/>
              </w:rPr>
              <w:t xml:space="preserve">TPDA: 5,690 veh/día </w:t>
            </w:r>
            <w:r w:rsidRPr="0016110A">
              <w:rPr>
                <w:rFonts w:ascii="Segoe UI Symbol" w:hAnsi="Segoe UI Symbol" w:cs="Segoe UI Symbol"/>
                <w:sz w:val="16"/>
                <w:szCs w:val="16"/>
              </w:rPr>
              <w:t>➔</w:t>
            </w:r>
            <w:r w:rsidRPr="0016110A">
              <w:rPr>
                <w:rStyle w:val="apple-converted-space"/>
                <w:rFonts w:cs="Arial"/>
                <w:sz w:val="16"/>
                <w:szCs w:val="16"/>
              </w:rPr>
              <w:t> </w:t>
            </w:r>
            <w:r w:rsidRPr="0016110A">
              <w:rPr>
                <w:rFonts w:cs="Arial"/>
                <w:sz w:val="16"/>
                <w:szCs w:val="16"/>
              </w:rPr>
              <w:t>28.1 % Camiones.</w:t>
            </w:r>
          </w:p>
        </w:tc>
      </w:tr>
      <w:tr w:rsidR="005F4B1B" w:rsidRPr="00377DA1" w14:paraId="304DDBC7" w14:textId="77777777" w:rsidTr="00BD2B64">
        <w:trPr>
          <w:gridAfter w:val="1"/>
          <w:wAfter w:w="43" w:type="dxa"/>
        </w:trPr>
        <w:tc>
          <w:tcPr>
            <w:tcW w:w="3823" w:type="dxa"/>
            <w:gridSpan w:val="2"/>
            <w:vAlign w:val="center"/>
            <w:hideMark/>
          </w:tcPr>
          <w:p w14:paraId="4F0A05A3" w14:textId="77777777" w:rsidR="005F4B1B" w:rsidRPr="0016110A" w:rsidRDefault="005F4B1B" w:rsidP="00BD2B64">
            <w:pPr>
              <w:jc w:val="center"/>
              <w:rPr>
                <w:rFonts w:cs="Arial"/>
                <w:sz w:val="16"/>
                <w:szCs w:val="16"/>
              </w:rPr>
            </w:pPr>
            <w:r w:rsidRPr="0016110A">
              <w:rPr>
                <w:rFonts w:cs="Arial"/>
                <w:sz w:val="16"/>
                <w:szCs w:val="16"/>
              </w:rPr>
              <w:t>Francisco Escárcega - Champotón (MEX-261)</w:t>
            </w:r>
          </w:p>
        </w:tc>
        <w:tc>
          <w:tcPr>
            <w:tcW w:w="5527" w:type="dxa"/>
            <w:gridSpan w:val="2"/>
            <w:vAlign w:val="center"/>
            <w:hideMark/>
          </w:tcPr>
          <w:p w14:paraId="4E871C19" w14:textId="77777777" w:rsidR="005F4B1B" w:rsidRPr="0016110A" w:rsidRDefault="005F4B1B" w:rsidP="00BD2B64">
            <w:pPr>
              <w:jc w:val="center"/>
              <w:rPr>
                <w:rFonts w:cs="Arial"/>
                <w:sz w:val="16"/>
                <w:szCs w:val="16"/>
              </w:rPr>
            </w:pPr>
            <w:r w:rsidRPr="0016110A">
              <w:rPr>
                <w:rFonts w:cs="Arial"/>
                <w:sz w:val="16"/>
                <w:szCs w:val="16"/>
              </w:rPr>
              <w:t xml:space="preserve">TPDA: 3,802 veh/día </w:t>
            </w:r>
            <w:r w:rsidRPr="0016110A">
              <w:rPr>
                <w:rFonts w:ascii="Segoe UI Symbol" w:hAnsi="Segoe UI Symbol" w:cs="Segoe UI Symbol"/>
                <w:sz w:val="16"/>
                <w:szCs w:val="16"/>
              </w:rPr>
              <w:t>➔</w:t>
            </w:r>
            <w:r w:rsidRPr="0016110A">
              <w:rPr>
                <w:rStyle w:val="apple-converted-space"/>
                <w:rFonts w:cs="Arial"/>
                <w:sz w:val="16"/>
                <w:szCs w:val="16"/>
              </w:rPr>
              <w:t> </w:t>
            </w:r>
            <w:r w:rsidRPr="0016110A">
              <w:rPr>
                <w:rFonts w:cs="Arial"/>
                <w:sz w:val="16"/>
                <w:szCs w:val="16"/>
              </w:rPr>
              <w:t>26.5 % Camiones.</w:t>
            </w:r>
          </w:p>
        </w:tc>
      </w:tr>
      <w:tr w:rsidR="005F4B1B" w:rsidRPr="00377DA1" w14:paraId="55FA020D" w14:textId="77777777" w:rsidTr="00BD2B64">
        <w:trPr>
          <w:gridAfter w:val="1"/>
          <w:wAfter w:w="43" w:type="dxa"/>
        </w:trPr>
        <w:tc>
          <w:tcPr>
            <w:tcW w:w="3823" w:type="dxa"/>
            <w:gridSpan w:val="2"/>
            <w:vAlign w:val="center"/>
            <w:hideMark/>
          </w:tcPr>
          <w:p w14:paraId="35F51BF6" w14:textId="77777777" w:rsidR="005F4B1B" w:rsidRPr="0016110A" w:rsidRDefault="005F4B1B" w:rsidP="00BD2B64">
            <w:pPr>
              <w:jc w:val="center"/>
              <w:rPr>
                <w:rFonts w:cs="Arial"/>
                <w:sz w:val="16"/>
                <w:szCs w:val="16"/>
              </w:rPr>
            </w:pPr>
            <w:r w:rsidRPr="0016110A">
              <w:rPr>
                <w:rFonts w:cs="Arial"/>
                <w:sz w:val="16"/>
                <w:szCs w:val="16"/>
              </w:rPr>
              <w:t>Villahermosa - Francisco Escárcega (MEX-186)</w:t>
            </w:r>
          </w:p>
        </w:tc>
        <w:tc>
          <w:tcPr>
            <w:tcW w:w="5527" w:type="dxa"/>
            <w:gridSpan w:val="2"/>
            <w:vAlign w:val="center"/>
            <w:hideMark/>
          </w:tcPr>
          <w:p w14:paraId="173E8ED3" w14:textId="77777777" w:rsidR="005F4B1B" w:rsidRPr="0016110A" w:rsidRDefault="005F4B1B" w:rsidP="00BD2B64">
            <w:pPr>
              <w:jc w:val="center"/>
              <w:rPr>
                <w:rFonts w:cs="Arial"/>
                <w:sz w:val="16"/>
                <w:szCs w:val="16"/>
              </w:rPr>
            </w:pPr>
            <w:r w:rsidRPr="0016110A">
              <w:rPr>
                <w:rFonts w:cs="Arial"/>
                <w:sz w:val="16"/>
                <w:szCs w:val="16"/>
              </w:rPr>
              <w:t xml:space="preserve">TPDA: 4,717 veh/día </w:t>
            </w:r>
            <w:r w:rsidRPr="0016110A">
              <w:rPr>
                <w:rFonts w:ascii="Segoe UI Symbol" w:hAnsi="Segoe UI Symbol" w:cs="Segoe UI Symbol"/>
                <w:sz w:val="16"/>
                <w:szCs w:val="16"/>
              </w:rPr>
              <w:t>➔</w:t>
            </w:r>
            <w:r w:rsidRPr="0016110A">
              <w:rPr>
                <w:rStyle w:val="apple-converted-space"/>
                <w:rFonts w:cs="Arial"/>
                <w:sz w:val="16"/>
                <w:szCs w:val="16"/>
              </w:rPr>
              <w:t> </w:t>
            </w:r>
            <w:r w:rsidRPr="0016110A">
              <w:rPr>
                <w:rFonts w:cs="Arial"/>
                <w:sz w:val="16"/>
                <w:szCs w:val="16"/>
              </w:rPr>
              <w:t>25.3 % Camiones.</w:t>
            </w:r>
          </w:p>
        </w:tc>
      </w:tr>
      <w:tr w:rsidR="005F4B1B" w:rsidRPr="00377DA1" w14:paraId="15BFF27B" w14:textId="77777777" w:rsidTr="00BD2B64">
        <w:trPr>
          <w:gridAfter w:val="1"/>
          <w:wAfter w:w="43" w:type="dxa"/>
        </w:trPr>
        <w:tc>
          <w:tcPr>
            <w:tcW w:w="3823" w:type="dxa"/>
            <w:gridSpan w:val="2"/>
            <w:shd w:val="clear" w:color="auto" w:fill="156082"/>
            <w:vAlign w:val="center"/>
            <w:hideMark/>
          </w:tcPr>
          <w:p w14:paraId="732D9EE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Intercambio Comercial (Estación Seybaplaya)</w:t>
            </w:r>
          </w:p>
        </w:tc>
        <w:tc>
          <w:tcPr>
            <w:tcW w:w="5527" w:type="dxa"/>
            <w:gridSpan w:val="2"/>
            <w:shd w:val="clear" w:color="auto" w:fill="156082"/>
            <w:vAlign w:val="center"/>
            <w:hideMark/>
          </w:tcPr>
          <w:p w14:paraId="383649F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Volumen Dominante</w:t>
            </w:r>
          </w:p>
        </w:tc>
      </w:tr>
      <w:tr w:rsidR="005F4B1B" w:rsidRPr="00377DA1" w14:paraId="60528930" w14:textId="77777777" w:rsidTr="00BD2B64">
        <w:trPr>
          <w:gridAfter w:val="1"/>
          <w:wAfter w:w="43" w:type="dxa"/>
        </w:trPr>
        <w:tc>
          <w:tcPr>
            <w:tcW w:w="3823" w:type="dxa"/>
            <w:gridSpan w:val="2"/>
            <w:vAlign w:val="center"/>
            <w:hideMark/>
          </w:tcPr>
          <w:p w14:paraId="7FC60E2E" w14:textId="77777777" w:rsidR="005F4B1B" w:rsidRPr="0016110A" w:rsidRDefault="005F4B1B" w:rsidP="00BD2B64">
            <w:pPr>
              <w:jc w:val="center"/>
              <w:rPr>
                <w:rFonts w:cs="Arial"/>
                <w:sz w:val="16"/>
                <w:szCs w:val="16"/>
              </w:rPr>
            </w:pPr>
            <w:r w:rsidRPr="0016110A">
              <w:rPr>
                <w:rFonts w:cs="Arial"/>
                <w:sz w:val="16"/>
                <w:szCs w:val="16"/>
              </w:rPr>
              <w:t>Industriales y Petróleo/Derivados</w:t>
            </w:r>
          </w:p>
        </w:tc>
        <w:tc>
          <w:tcPr>
            <w:tcW w:w="5527" w:type="dxa"/>
            <w:gridSpan w:val="2"/>
            <w:vAlign w:val="center"/>
            <w:hideMark/>
          </w:tcPr>
          <w:p w14:paraId="6C1AEF12" w14:textId="77777777" w:rsidR="005F4B1B" w:rsidRPr="0016110A" w:rsidRDefault="005F4B1B" w:rsidP="00BD2B64">
            <w:pPr>
              <w:jc w:val="center"/>
              <w:rPr>
                <w:rFonts w:cs="Arial"/>
                <w:sz w:val="16"/>
                <w:szCs w:val="16"/>
              </w:rPr>
            </w:pPr>
            <w:r w:rsidRPr="0016110A">
              <w:rPr>
                <w:rFonts w:cs="Arial"/>
                <w:sz w:val="16"/>
                <w:szCs w:val="16"/>
              </w:rPr>
              <w:t>Principal carga reportada (más de 70,000 toneladas).</w:t>
            </w:r>
          </w:p>
        </w:tc>
      </w:tr>
    </w:tbl>
    <w:p w14:paraId="5965D5D2"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32C8BBE5" w14:textId="77777777" w:rsidR="005F4B1B" w:rsidRPr="00377DA1" w:rsidRDefault="005F4B1B" w:rsidP="005F4B1B">
      <w:pPr>
        <w:pStyle w:val="Ttulo8"/>
      </w:pPr>
      <w:r w:rsidRPr="00377DA1">
        <w:t>Portuario y Aeroportuario</w:t>
      </w:r>
    </w:p>
    <w:p w14:paraId="59DD1B87"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Este tema audita la infraestructura de los puertos marítimos y aeropuertos estatales, midiendo su operatividad para la importación, exportación y abastecimiento logístico. La infraestructura portuaria en Campeche posee una vocación primariamente extractiva y petrolera, más que turística o contenerizada. Cuantificar el tonelaje y el volumen de carga movilizada permite evaluar la rentabilidad macroeconómica del territorio costero e identificar si la red de caminos posee la capacidad estructural para absorber el tránsito pesado que se genera desde los puertos hacia los nodos de almacenamiento y transformación tierra adentro.</w:t>
      </w:r>
    </w:p>
    <w:p w14:paraId="1275F3FF"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521E2AF8" w14:textId="77777777" w:rsidR="005F4B1B" w:rsidRPr="00377DA1" w:rsidRDefault="005F4B1B" w:rsidP="005F4B1B">
      <w:pPr>
        <w:spacing w:after="0"/>
        <w:rPr>
          <w:rFonts w:cs="Arial"/>
          <w:color w:val="000000"/>
          <w:szCs w:val="18"/>
        </w:rPr>
      </w:pPr>
      <w:r w:rsidRPr="00377DA1">
        <w:rPr>
          <w:rFonts w:cs="Arial"/>
          <w:color w:val="000000"/>
          <w:szCs w:val="18"/>
        </w:rPr>
        <w:t>Inventario del Sistema Portuario (Puertos de altura, cabotaje, refugios pesqueros y terminales marítimas)</w:t>
      </w:r>
      <w:r>
        <w:rPr>
          <w:rFonts w:cs="Arial"/>
          <w:color w:val="000000"/>
          <w:szCs w:val="18"/>
        </w:rPr>
        <w:t xml:space="preserve">, </w:t>
      </w:r>
      <w:r w:rsidRPr="00377DA1">
        <w:rPr>
          <w:rFonts w:cs="Arial"/>
          <w:color w:val="000000"/>
          <w:szCs w:val="18"/>
        </w:rPr>
        <w:t>Movimiento total de carga (Toneladas) y tipo de tráfico (General suelta, granel mineral, petróleo y derivados)</w:t>
      </w:r>
      <w:r>
        <w:rPr>
          <w:rFonts w:cs="Arial"/>
          <w:color w:val="000000"/>
          <w:szCs w:val="18"/>
        </w:rPr>
        <w:t xml:space="preserve">, </w:t>
      </w:r>
      <w:r w:rsidRPr="00377DA1">
        <w:rPr>
          <w:rFonts w:cs="Arial"/>
          <w:color w:val="000000"/>
          <w:szCs w:val="18"/>
        </w:rPr>
        <w:t>Arribo nacional de buques</w:t>
      </w:r>
      <w:r>
        <w:rPr>
          <w:rFonts w:cs="Arial"/>
          <w:color w:val="000000"/>
          <w:szCs w:val="18"/>
        </w:rPr>
        <w:t xml:space="preserve"> y </w:t>
      </w:r>
      <w:r w:rsidRPr="00377DA1">
        <w:rPr>
          <w:rFonts w:cs="Arial"/>
          <w:color w:val="000000"/>
          <w:szCs w:val="18"/>
        </w:rPr>
        <w:t>Operaciones del Sistema Aeroportuario (Volumen de carga aérea e infraestructura disponible).</w:t>
      </w:r>
    </w:p>
    <w:p w14:paraId="6A6341CF" w14:textId="77777777" w:rsidR="005F4B1B" w:rsidRPr="0016110A"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16110A">
        <w:rPr>
          <w:rFonts w:eastAsia="Times New Roman" w:cs="Courier New"/>
          <w:szCs w:val="18"/>
          <w:lang w:eastAsia="es-MX"/>
          <w14:ligatures w14:val="none"/>
        </w:rPr>
        <w:t>C04_Puntos_Int_IMT_INEGI_2024</w:t>
      </w:r>
      <w:r w:rsidRPr="0016110A">
        <w:rPr>
          <w:rFonts w:eastAsia="Times New Roman" w:cs="Times New Roman"/>
          <w:szCs w:val="18"/>
          <w:lang w:eastAsia="es-MX"/>
          <w14:ligatures w14:val="none"/>
        </w:rPr>
        <w:t> (1)</w:t>
      </w:r>
      <w:r>
        <w:rPr>
          <w:rFonts w:cs="Arial"/>
          <w:color w:val="000000"/>
          <w:szCs w:val="18"/>
        </w:rPr>
        <w:t xml:space="preserve"> y </w:t>
      </w:r>
      <w:r w:rsidRPr="0016110A">
        <w:rPr>
          <w:rFonts w:eastAsia="Times New Roman" w:cs="Courier New"/>
          <w:szCs w:val="18"/>
          <w:lang w:eastAsia="es-MX"/>
          <w14:ligatures w14:val="none"/>
        </w:rPr>
        <w:t>C04_Transporte_fluvial_rio_Palizada_INEGI_2008</w:t>
      </w:r>
      <w:r w:rsidRPr="0016110A">
        <w:rPr>
          <w:rFonts w:eastAsia="Times New Roman" w:cs="Times New Roman"/>
          <w:szCs w:val="18"/>
          <w:lang w:eastAsia="es-MX"/>
          <w14:ligatures w14:val="none"/>
        </w:rPr>
        <w:t> (3)</w:t>
      </w:r>
      <w:r>
        <w:rPr>
          <w:rFonts w:eastAsia="Times New Roman" w:cs="Times New Roman"/>
          <w:szCs w:val="18"/>
          <w:lang w:eastAsia="es-MX"/>
          <w14:ligatures w14:val="none"/>
        </w:rPr>
        <w:t>.</w:t>
      </w:r>
    </w:p>
    <w:p w14:paraId="7CE09A9B" w14:textId="77777777" w:rsidR="005F4B1B" w:rsidRPr="00377DA1" w:rsidRDefault="005F4B1B" w:rsidP="005F4B1B">
      <w:pPr>
        <w:spacing w:after="0"/>
        <w:rPr>
          <w:rFonts w:cs="Arial"/>
          <w:b/>
          <w:bCs/>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4F98288A" w14:textId="77777777" w:rsidR="005F4B1B" w:rsidRPr="00377DA1" w:rsidRDefault="005F4B1B">
      <w:pPr>
        <w:numPr>
          <w:ilvl w:val="0"/>
          <w:numId w:val="39"/>
        </w:numPr>
        <w:spacing w:after="0"/>
        <w:rPr>
          <w:rFonts w:cs="Arial"/>
          <w:color w:val="000000"/>
          <w:szCs w:val="18"/>
        </w:rPr>
      </w:pPr>
      <w:r w:rsidRPr="00377DA1">
        <w:rPr>
          <w:rFonts w:cs="Arial"/>
          <w:b/>
          <w:bCs/>
          <w:color w:val="000000"/>
          <w:szCs w:val="18"/>
        </w:rPr>
        <w:t>Infraestructura:</w:t>
      </w:r>
      <w:r w:rsidRPr="00377DA1">
        <w:rPr>
          <w:rStyle w:val="apple-converted-space"/>
          <w:rFonts w:cs="Arial"/>
          <w:color w:val="000000"/>
          <w:szCs w:val="18"/>
        </w:rPr>
        <w:t> </w:t>
      </w:r>
      <w:r w:rsidRPr="00377DA1">
        <w:rPr>
          <w:rFonts w:cs="Arial"/>
          <w:color w:val="000000"/>
          <w:szCs w:val="18"/>
        </w:rPr>
        <w:t xml:space="preserve">El sistema </w:t>
      </w:r>
      <w:r w:rsidRPr="0016110A">
        <w:rPr>
          <w:rFonts w:cs="Arial"/>
          <w:color w:val="000000"/>
          <w:szCs w:val="18"/>
        </w:rPr>
        <w:t>portuario de Campeche está conformado por 12 puertos y 2 terminales marítimas. Por tipo de tráfico, la entidad dispone de</w:t>
      </w:r>
      <w:r w:rsidRPr="0016110A">
        <w:rPr>
          <w:rStyle w:val="apple-converted-space"/>
          <w:rFonts w:cs="Arial"/>
          <w:color w:val="000000"/>
          <w:szCs w:val="18"/>
        </w:rPr>
        <w:t> </w:t>
      </w:r>
      <w:r w:rsidRPr="0016110A">
        <w:rPr>
          <w:rFonts w:cs="Arial"/>
          <w:color w:val="000000"/>
          <w:szCs w:val="18"/>
        </w:rPr>
        <w:t>8 puertos de altura</w:t>
      </w:r>
      <w:r w:rsidRPr="0016110A">
        <w:rPr>
          <w:rStyle w:val="apple-converted-space"/>
          <w:rFonts w:cs="Arial"/>
          <w:color w:val="000000"/>
          <w:szCs w:val="18"/>
        </w:rPr>
        <w:t> </w:t>
      </w:r>
      <w:r w:rsidRPr="0016110A">
        <w:rPr>
          <w:rFonts w:cs="Arial"/>
          <w:color w:val="000000"/>
          <w:szCs w:val="18"/>
        </w:rPr>
        <w:t>y 14 de cabotaje. Los puertos estratégicos concesionados a la Administración Portuaria Integral de Campeche (APICAM) son</w:t>
      </w:r>
      <w:r w:rsidRPr="0016110A">
        <w:rPr>
          <w:rStyle w:val="apple-converted-space"/>
          <w:rFonts w:cs="Arial"/>
          <w:color w:val="000000"/>
          <w:szCs w:val="18"/>
        </w:rPr>
        <w:t> </w:t>
      </w:r>
      <w:r w:rsidRPr="0016110A">
        <w:rPr>
          <w:rFonts w:cs="Arial"/>
          <w:color w:val="000000"/>
          <w:szCs w:val="18"/>
        </w:rPr>
        <w:t>Isla del Carmen, Cayo Arcas, Seybaplaya y Lerma.</w:t>
      </w:r>
    </w:p>
    <w:p w14:paraId="1B581645" w14:textId="77777777" w:rsidR="005F4B1B" w:rsidRPr="00377DA1" w:rsidRDefault="005F4B1B">
      <w:pPr>
        <w:numPr>
          <w:ilvl w:val="0"/>
          <w:numId w:val="39"/>
        </w:numPr>
        <w:spacing w:after="0"/>
        <w:rPr>
          <w:rFonts w:cs="Arial"/>
          <w:color w:val="000000"/>
          <w:szCs w:val="18"/>
        </w:rPr>
      </w:pPr>
      <w:r w:rsidRPr="00377DA1">
        <w:rPr>
          <w:rFonts w:cs="Arial"/>
          <w:b/>
          <w:bCs/>
          <w:color w:val="000000"/>
          <w:szCs w:val="18"/>
        </w:rPr>
        <w:t>Volumen de Carga:</w:t>
      </w:r>
      <w:r w:rsidRPr="00377DA1">
        <w:rPr>
          <w:rStyle w:val="apple-converted-space"/>
          <w:rFonts w:cs="Arial"/>
          <w:color w:val="000000"/>
          <w:szCs w:val="18"/>
        </w:rPr>
        <w:t> </w:t>
      </w:r>
      <w:r w:rsidRPr="0016110A">
        <w:rPr>
          <w:rFonts w:cs="Arial"/>
          <w:color w:val="000000"/>
          <w:szCs w:val="18"/>
        </w:rPr>
        <w:t>En 2021, los puertos movilizaron un total de</w:t>
      </w:r>
      <w:r w:rsidRPr="0016110A">
        <w:rPr>
          <w:rStyle w:val="apple-converted-space"/>
          <w:rFonts w:cs="Arial"/>
          <w:color w:val="000000"/>
          <w:szCs w:val="18"/>
        </w:rPr>
        <w:t> </w:t>
      </w:r>
      <w:r w:rsidRPr="0016110A">
        <w:rPr>
          <w:rFonts w:cs="Arial"/>
          <w:color w:val="000000"/>
          <w:szCs w:val="18"/>
        </w:rPr>
        <w:t>20,878,525 toneladas, lo que representa el 13% de toda la carga transportada en el litoral del Golfo de México. La asimetría productiva es evidente: el</w:t>
      </w:r>
      <w:r w:rsidRPr="0016110A">
        <w:rPr>
          <w:rStyle w:val="apple-converted-space"/>
          <w:rFonts w:cs="Arial"/>
          <w:color w:val="000000"/>
          <w:szCs w:val="18"/>
        </w:rPr>
        <w:t> </w:t>
      </w:r>
      <w:r w:rsidRPr="0016110A">
        <w:rPr>
          <w:rFonts w:cs="Arial"/>
          <w:color w:val="000000"/>
          <w:szCs w:val="18"/>
        </w:rPr>
        <w:t>97.6% del volumen total (20,381,962 toneladas)</w:t>
      </w:r>
      <w:r w:rsidRPr="0016110A">
        <w:rPr>
          <w:rStyle w:val="apple-converted-space"/>
          <w:rFonts w:cs="Arial"/>
          <w:color w:val="000000"/>
          <w:szCs w:val="18"/>
        </w:rPr>
        <w:t> </w:t>
      </w:r>
      <w:r w:rsidRPr="0016110A">
        <w:rPr>
          <w:rFonts w:cs="Arial"/>
          <w:color w:val="000000"/>
          <w:szCs w:val="18"/>
        </w:rPr>
        <w:t>se operó exclusivamente en</w:t>
      </w:r>
      <w:r w:rsidRPr="0016110A">
        <w:rPr>
          <w:rStyle w:val="apple-converted-space"/>
          <w:rFonts w:cs="Arial"/>
          <w:color w:val="000000"/>
          <w:szCs w:val="18"/>
        </w:rPr>
        <w:t> </w:t>
      </w:r>
      <w:r w:rsidRPr="0016110A">
        <w:rPr>
          <w:rFonts w:cs="Arial"/>
          <w:color w:val="000000"/>
          <w:szCs w:val="18"/>
        </w:rPr>
        <w:t>Cayo Arcas, enfocado en la exportación de petróleo y sus derivados. El resto se distribuyó entre Isla del Carmen (1.6%), Lerma (0.4%) y Seybaplaya (0.3%).</w:t>
      </w:r>
    </w:p>
    <w:p w14:paraId="1D5B0A45" w14:textId="77777777" w:rsidR="005F4B1B" w:rsidRPr="00377DA1" w:rsidRDefault="005F4B1B">
      <w:pPr>
        <w:numPr>
          <w:ilvl w:val="0"/>
          <w:numId w:val="39"/>
        </w:numPr>
        <w:spacing w:after="0"/>
        <w:rPr>
          <w:rFonts w:cs="Arial"/>
          <w:color w:val="000000"/>
          <w:szCs w:val="18"/>
        </w:rPr>
      </w:pPr>
      <w:r w:rsidRPr="00377DA1">
        <w:rPr>
          <w:rFonts w:cs="Arial"/>
          <w:b/>
          <w:bCs/>
          <w:color w:val="000000"/>
          <w:szCs w:val="18"/>
        </w:rPr>
        <w:t>Arribo de Buques:</w:t>
      </w:r>
      <w:r w:rsidRPr="00377DA1">
        <w:rPr>
          <w:rStyle w:val="apple-converted-space"/>
          <w:rFonts w:cs="Arial"/>
          <w:color w:val="000000"/>
          <w:szCs w:val="18"/>
        </w:rPr>
        <w:t> </w:t>
      </w:r>
      <w:r w:rsidRPr="0016110A">
        <w:rPr>
          <w:rFonts w:cs="Arial"/>
          <w:color w:val="000000"/>
          <w:szCs w:val="18"/>
        </w:rPr>
        <w:t>Campeche registró el atraque de 1,865 buques (14% del total del Golfo). De esta cifra, la gran mayoría (1,530 embarcaciones) arribó al puerto de</w:t>
      </w:r>
      <w:r w:rsidRPr="0016110A">
        <w:rPr>
          <w:rStyle w:val="apple-converted-space"/>
          <w:rFonts w:cs="Arial"/>
          <w:color w:val="000000"/>
          <w:szCs w:val="18"/>
        </w:rPr>
        <w:t> </w:t>
      </w:r>
      <w:r w:rsidRPr="0016110A">
        <w:rPr>
          <w:rFonts w:cs="Arial"/>
          <w:color w:val="000000"/>
          <w:szCs w:val="18"/>
        </w:rPr>
        <w:t>Isla del Carmen</w:t>
      </w:r>
      <w:r w:rsidRPr="0016110A">
        <w:rPr>
          <w:rStyle w:val="apple-converted-space"/>
          <w:rFonts w:cs="Arial"/>
          <w:color w:val="000000"/>
          <w:szCs w:val="18"/>
        </w:rPr>
        <w:t> </w:t>
      </w:r>
      <w:r w:rsidRPr="0016110A">
        <w:rPr>
          <w:rFonts w:cs="Arial"/>
          <w:color w:val="000000"/>
          <w:szCs w:val="18"/>
        </w:rPr>
        <w:t>para operar carga general suelta, confirmando su rol como plataforma logística y de suministros para la sonda de Campeche. Cabe señalar que la entidad reporta un nivel nulo (cero toneladas) en movimiento de carga contenerizada.</w:t>
      </w:r>
    </w:p>
    <w:p w14:paraId="48A5AB31" w14:textId="77777777" w:rsidR="005F4B1B" w:rsidRPr="00377DA1" w:rsidRDefault="005F4B1B">
      <w:pPr>
        <w:numPr>
          <w:ilvl w:val="0"/>
          <w:numId w:val="39"/>
        </w:numPr>
        <w:spacing w:after="0"/>
        <w:rPr>
          <w:rFonts w:cs="Arial"/>
          <w:color w:val="000000"/>
          <w:szCs w:val="18"/>
        </w:rPr>
      </w:pPr>
      <w:r w:rsidRPr="00377DA1">
        <w:rPr>
          <w:rFonts w:cs="Arial"/>
          <w:b/>
          <w:bCs/>
          <w:color w:val="000000"/>
          <w:szCs w:val="18"/>
        </w:rPr>
        <w:t>Logística Aeroportuaria:</w:t>
      </w:r>
      <w:r w:rsidRPr="00377DA1">
        <w:rPr>
          <w:rStyle w:val="apple-converted-space"/>
          <w:rFonts w:cs="Arial"/>
          <w:color w:val="000000"/>
          <w:szCs w:val="18"/>
        </w:rPr>
        <w:t> </w:t>
      </w:r>
      <w:r w:rsidRPr="0016110A">
        <w:rPr>
          <w:rFonts w:cs="Arial"/>
          <w:color w:val="000000"/>
          <w:szCs w:val="18"/>
        </w:rPr>
        <w:t>El sistema recae principalmente en el Aeropuerto Internacional de Campeche y el de Ciudad del Carmen. En 2022, Campeche movilizó 717,488 kilogramos de carga aérea. El</w:t>
      </w:r>
      <w:r w:rsidRPr="0016110A">
        <w:rPr>
          <w:rStyle w:val="apple-converted-space"/>
          <w:rFonts w:cs="Arial"/>
          <w:color w:val="000000"/>
          <w:szCs w:val="18"/>
        </w:rPr>
        <w:t> </w:t>
      </w:r>
      <w:r w:rsidRPr="0016110A">
        <w:rPr>
          <w:rFonts w:cs="Arial"/>
          <w:color w:val="000000"/>
          <w:szCs w:val="18"/>
        </w:rPr>
        <w:t>Aeropuerto de Ciudad del Carmen absorbió el 55%</w:t>
      </w:r>
      <w:r w:rsidRPr="0016110A">
        <w:rPr>
          <w:rStyle w:val="apple-converted-space"/>
          <w:rFonts w:cs="Arial"/>
          <w:color w:val="000000"/>
          <w:szCs w:val="18"/>
        </w:rPr>
        <w:t> </w:t>
      </w:r>
      <w:r w:rsidRPr="0016110A">
        <w:rPr>
          <w:rFonts w:cs="Arial"/>
          <w:color w:val="000000"/>
          <w:szCs w:val="18"/>
        </w:rPr>
        <w:t>de este volumen y sostiene una dinámica predominantemente enfocada a negocios y operaciones petroleras, relegando el sector turístico a un plano secundario.</w:t>
      </w:r>
    </w:p>
    <w:p w14:paraId="16A56480"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sidRPr="00377DA1">
        <w:rPr>
          <w:rFonts w:cs="Arial"/>
          <w:color w:val="000000"/>
          <w:szCs w:val="18"/>
        </w:rPr>
        <w:t>El sistema multimodal de Campeche evidencia una especialización absoluta en la industria de hidrocarburos, generando una fuerte presión sobre la infraestructura terrestre adyacente. Los datos duros demuestran que puertos como Isla del Carmen, a pesar de no manejar el mayor tonelaje petrolero, sostienen un ritmo de operaciones altísimo con más de 1,500 buques anuales y operaciones de carga general. Esta intensa actividad requiere una interconexión fluida hacia el interior continental, obligando a los tractocamiones a utilizar el sistema de puentes (Zacatal y La Unidad) y la ruta MEX 180, saturando la vialidad e impactando el pavimento urbano.</w:t>
      </w:r>
    </w:p>
    <w:p w14:paraId="620D32FA" w14:textId="77777777" w:rsidR="005F4B1B" w:rsidRPr="00377DA1" w:rsidRDefault="005F4B1B" w:rsidP="005F4B1B">
      <w:pPr>
        <w:rPr>
          <w:rFonts w:cs="Arial"/>
          <w:color w:val="000000"/>
          <w:szCs w:val="18"/>
        </w:rPr>
      </w:pPr>
      <w:r w:rsidRPr="00377DA1">
        <w:rPr>
          <w:rFonts w:cs="Arial"/>
          <w:color w:val="000000"/>
          <w:szCs w:val="18"/>
        </w:rPr>
        <w:t xml:space="preserve">Visualizar los puntos ciertos puntos de interes, en superposición con la Red Nacional de Caminos, resulta crítico para la planeación macro. Revela que el desarrollo logístico futuro del Estado no depende necesariamente de construir nuevos puertos, sino de diversificar la vocación de los </w:t>
      </w:r>
      <w:r w:rsidRPr="00377DA1">
        <w:rPr>
          <w:rFonts w:cs="Arial"/>
          <w:color w:val="000000"/>
          <w:szCs w:val="18"/>
        </w:rPr>
        <w:lastRenderedPageBreak/>
        <w:t>existentes (como Lerma y Seybaplaya) hacia el movimiento de contenedores y, más urgente aún, de consolidar libramientos carreteros y vías férreas que conecten eficientemente estos puertos con los corredores industriales de la macrorregión Sursureste.</w:t>
      </w:r>
    </w:p>
    <w:p w14:paraId="2F698EAB"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63</w:t>
      </w:r>
      <w:r w:rsidRPr="00377DA1">
        <w:rPr>
          <w:sz w:val="18"/>
        </w:rPr>
        <w:fldChar w:fldCharType="end"/>
      </w:r>
      <w:r w:rsidRPr="00377DA1">
        <w:rPr>
          <w:sz w:val="18"/>
        </w:rPr>
        <w:t xml:space="preserve"> Ficha Técnica Portuario y Aeroportuario</w:t>
      </w:r>
    </w:p>
    <w:tbl>
      <w:tblPr>
        <w:tblStyle w:val="Tablaconcuadrcula"/>
        <w:tblW w:w="0" w:type="auto"/>
        <w:tblLayout w:type="fixed"/>
        <w:tblLook w:val="04A0" w:firstRow="1" w:lastRow="0" w:firstColumn="1" w:lastColumn="0" w:noHBand="0" w:noVBand="1"/>
      </w:tblPr>
      <w:tblGrid>
        <w:gridCol w:w="2405"/>
        <w:gridCol w:w="2268"/>
        <w:gridCol w:w="2268"/>
        <w:gridCol w:w="2409"/>
      </w:tblGrid>
      <w:tr w:rsidR="005F4B1B" w:rsidRPr="00377DA1" w14:paraId="43BC115F" w14:textId="77777777" w:rsidTr="00BD2B64">
        <w:tc>
          <w:tcPr>
            <w:tcW w:w="9350" w:type="dxa"/>
            <w:gridSpan w:val="4"/>
            <w:shd w:val="clear" w:color="auto" w:fill="156082"/>
            <w:vAlign w:val="center"/>
          </w:tcPr>
          <w:p w14:paraId="7F92F488"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Portuario y aeroportuario</w:t>
            </w:r>
          </w:p>
        </w:tc>
      </w:tr>
      <w:tr w:rsidR="005F4B1B" w:rsidRPr="00377DA1" w14:paraId="794ABEBD" w14:textId="77777777" w:rsidTr="00BD2B64">
        <w:tc>
          <w:tcPr>
            <w:tcW w:w="2405" w:type="dxa"/>
            <w:shd w:val="clear" w:color="auto" w:fill="156082"/>
            <w:vAlign w:val="center"/>
            <w:hideMark/>
          </w:tcPr>
          <w:p w14:paraId="20F34F0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2268" w:type="dxa"/>
            <w:shd w:val="clear" w:color="auto" w:fill="156082"/>
            <w:vAlign w:val="center"/>
            <w:hideMark/>
          </w:tcPr>
          <w:p w14:paraId="312C1132"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268" w:type="dxa"/>
            <w:shd w:val="clear" w:color="auto" w:fill="156082"/>
            <w:vAlign w:val="center"/>
            <w:hideMark/>
          </w:tcPr>
          <w:p w14:paraId="029C677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409" w:type="dxa"/>
            <w:shd w:val="clear" w:color="auto" w:fill="156082"/>
            <w:vAlign w:val="center"/>
            <w:hideMark/>
          </w:tcPr>
          <w:p w14:paraId="453ABBFD"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0F8B9743" w14:textId="77777777" w:rsidTr="00BD2B64">
        <w:tc>
          <w:tcPr>
            <w:tcW w:w="2405" w:type="dxa"/>
            <w:vAlign w:val="center"/>
            <w:hideMark/>
          </w:tcPr>
          <w:p w14:paraId="438443BC" w14:textId="77777777" w:rsidR="005F4B1B" w:rsidRPr="0016110A" w:rsidRDefault="005F4B1B" w:rsidP="00BD2B64">
            <w:pPr>
              <w:jc w:val="center"/>
              <w:rPr>
                <w:rFonts w:cs="Arial"/>
                <w:sz w:val="16"/>
                <w:szCs w:val="16"/>
              </w:rPr>
            </w:pPr>
            <w:r w:rsidRPr="0016110A">
              <w:rPr>
                <w:rFonts w:cs="Arial"/>
                <w:sz w:val="16"/>
                <w:szCs w:val="16"/>
              </w:rPr>
              <w:t>Cuantifica la capacidad operativa y el volumen logístico de los puertos y aeropuertos estatales, evidenciando la especialización industrial del territorio y la presión sobre las vías de conexión terrestre.</w:t>
            </w:r>
          </w:p>
        </w:tc>
        <w:tc>
          <w:tcPr>
            <w:tcW w:w="2268" w:type="dxa"/>
            <w:vAlign w:val="center"/>
            <w:hideMark/>
          </w:tcPr>
          <w:p w14:paraId="44274C80" w14:textId="77777777" w:rsidR="005F4B1B" w:rsidRPr="0016110A" w:rsidRDefault="005F4B1B" w:rsidP="00BD2B64">
            <w:pPr>
              <w:jc w:val="center"/>
              <w:rPr>
                <w:rFonts w:cs="Arial"/>
                <w:sz w:val="16"/>
                <w:szCs w:val="16"/>
              </w:rPr>
            </w:pPr>
            <w:r w:rsidRPr="0016110A">
              <w:rPr>
                <w:rFonts w:cs="Arial"/>
                <w:sz w:val="16"/>
                <w:szCs w:val="16"/>
              </w:rPr>
              <w:t>Análisis técnico del volumen de carga, tipología de tráfico y arribo de buques en el sistema multimodal estatal.</w:t>
            </w:r>
          </w:p>
        </w:tc>
        <w:tc>
          <w:tcPr>
            <w:tcW w:w="2268" w:type="dxa"/>
            <w:vAlign w:val="center"/>
            <w:hideMark/>
          </w:tcPr>
          <w:p w14:paraId="32AEB619" w14:textId="77777777" w:rsidR="005F4B1B" w:rsidRPr="0016110A" w:rsidRDefault="005F4B1B" w:rsidP="00BD2B64">
            <w:pPr>
              <w:jc w:val="center"/>
              <w:rPr>
                <w:rFonts w:cs="Arial"/>
                <w:sz w:val="16"/>
                <w:szCs w:val="16"/>
              </w:rPr>
            </w:pPr>
            <w:r w:rsidRPr="0016110A">
              <w:rPr>
                <w:rFonts w:cs="Arial"/>
                <w:sz w:val="16"/>
                <w:szCs w:val="16"/>
              </w:rPr>
              <w:t>- Inventario portuario (Altura/Cabotaje).</w:t>
            </w:r>
          </w:p>
          <w:p w14:paraId="738CB0A0" w14:textId="77777777" w:rsidR="005F4B1B" w:rsidRPr="0016110A" w:rsidRDefault="005F4B1B" w:rsidP="00BD2B64">
            <w:pPr>
              <w:jc w:val="center"/>
              <w:rPr>
                <w:rFonts w:cs="Arial"/>
                <w:sz w:val="16"/>
                <w:szCs w:val="16"/>
              </w:rPr>
            </w:pPr>
            <w:r w:rsidRPr="0016110A">
              <w:rPr>
                <w:rFonts w:cs="Arial"/>
                <w:sz w:val="16"/>
                <w:szCs w:val="16"/>
              </w:rPr>
              <w:t>- Volumen de carga operada (Toneladas).</w:t>
            </w:r>
          </w:p>
          <w:p w14:paraId="7760D844" w14:textId="77777777" w:rsidR="005F4B1B" w:rsidRPr="0016110A" w:rsidRDefault="005F4B1B" w:rsidP="00BD2B64">
            <w:pPr>
              <w:jc w:val="center"/>
              <w:rPr>
                <w:rFonts w:cs="Arial"/>
                <w:sz w:val="16"/>
                <w:szCs w:val="16"/>
              </w:rPr>
            </w:pPr>
            <w:r w:rsidRPr="0016110A">
              <w:rPr>
                <w:rFonts w:cs="Arial"/>
                <w:sz w:val="16"/>
                <w:szCs w:val="16"/>
              </w:rPr>
              <w:t>- Arribo de buques y aeronaves.</w:t>
            </w:r>
          </w:p>
          <w:p w14:paraId="5955A981" w14:textId="77777777" w:rsidR="005F4B1B" w:rsidRPr="0016110A" w:rsidRDefault="005F4B1B" w:rsidP="00BD2B64">
            <w:pPr>
              <w:jc w:val="center"/>
              <w:rPr>
                <w:rFonts w:cs="Arial"/>
                <w:sz w:val="16"/>
                <w:szCs w:val="16"/>
              </w:rPr>
            </w:pPr>
            <w:r w:rsidRPr="0016110A">
              <w:rPr>
                <w:rFonts w:cs="Arial"/>
                <w:sz w:val="16"/>
                <w:szCs w:val="16"/>
              </w:rPr>
              <w:t>- Tipología de carga (Petróleo vs General).</w:t>
            </w:r>
          </w:p>
        </w:tc>
        <w:tc>
          <w:tcPr>
            <w:tcW w:w="2409" w:type="dxa"/>
            <w:vAlign w:val="center"/>
            <w:hideMark/>
          </w:tcPr>
          <w:p w14:paraId="46549CFE"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C04_Puntos_Int_IMT_INEGI_2024</w:t>
            </w:r>
            <w:r w:rsidRPr="0016110A">
              <w:rPr>
                <w:rFonts w:eastAsia="Times New Roman" w:cs="Times New Roman"/>
                <w:sz w:val="16"/>
                <w:szCs w:val="16"/>
                <w:lang w:eastAsia="es-MX"/>
                <w14:ligatures w14:val="none"/>
              </w:rPr>
              <w:t> (1)</w:t>
            </w:r>
          </w:p>
          <w:p w14:paraId="3717A207"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C04_Transporte_fluvial_rio_Palizada_INEGI_2008</w:t>
            </w:r>
            <w:r w:rsidRPr="0016110A">
              <w:rPr>
                <w:rFonts w:eastAsia="Times New Roman" w:cs="Times New Roman"/>
                <w:sz w:val="16"/>
                <w:szCs w:val="16"/>
                <w:lang w:eastAsia="es-MX"/>
                <w14:ligatures w14:val="none"/>
              </w:rPr>
              <w:t> (3)</w:t>
            </w:r>
          </w:p>
          <w:p w14:paraId="20AFB3A5" w14:textId="77777777" w:rsidR="005F4B1B" w:rsidRPr="0016110A" w:rsidRDefault="005F4B1B" w:rsidP="00BD2B64">
            <w:pPr>
              <w:jc w:val="center"/>
              <w:rPr>
                <w:rFonts w:cs="Arial"/>
                <w:sz w:val="16"/>
                <w:szCs w:val="16"/>
              </w:rPr>
            </w:pPr>
          </w:p>
        </w:tc>
      </w:tr>
      <w:tr w:rsidR="005F4B1B" w:rsidRPr="00377DA1" w14:paraId="40014B0B" w14:textId="77777777" w:rsidTr="00BD2B64">
        <w:tc>
          <w:tcPr>
            <w:tcW w:w="9350" w:type="dxa"/>
            <w:gridSpan w:val="4"/>
            <w:shd w:val="clear" w:color="auto" w:fill="156082"/>
            <w:vAlign w:val="center"/>
            <w:hideMark/>
          </w:tcPr>
          <w:p w14:paraId="7936A26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54FBAB57" w14:textId="77777777" w:rsidTr="00BD2B64">
        <w:tc>
          <w:tcPr>
            <w:tcW w:w="4673" w:type="dxa"/>
            <w:gridSpan w:val="2"/>
            <w:shd w:val="clear" w:color="auto" w:fill="156082"/>
            <w:vAlign w:val="center"/>
            <w:hideMark/>
          </w:tcPr>
          <w:p w14:paraId="0CA8C82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Movimiento de Carga Marítima (2021)</w:t>
            </w:r>
          </w:p>
        </w:tc>
        <w:tc>
          <w:tcPr>
            <w:tcW w:w="4677" w:type="dxa"/>
            <w:gridSpan w:val="2"/>
            <w:shd w:val="clear" w:color="auto" w:fill="156082"/>
            <w:vAlign w:val="center"/>
            <w:hideMark/>
          </w:tcPr>
          <w:p w14:paraId="4212596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Volumen y Concentración</w:t>
            </w:r>
          </w:p>
        </w:tc>
      </w:tr>
      <w:tr w:rsidR="005F4B1B" w:rsidRPr="00377DA1" w14:paraId="1EB63186" w14:textId="77777777" w:rsidTr="00BD2B64">
        <w:tc>
          <w:tcPr>
            <w:tcW w:w="4673" w:type="dxa"/>
            <w:gridSpan w:val="2"/>
            <w:vAlign w:val="center"/>
            <w:hideMark/>
          </w:tcPr>
          <w:p w14:paraId="55E8FEEC" w14:textId="77777777" w:rsidR="005F4B1B" w:rsidRPr="0016110A" w:rsidRDefault="005F4B1B" w:rsidP="00BD2B64">
            <w:pPr>
              <w:jc w:val="center"/>
              <w:rPr>
                <w:rFonts w:cs="Arial"/>
                <w:sz w:val="16"/>
                <w:szCs w:val="16"/>
              </w:rPr>
            </w:pPr>
            <w:r w:rsidRPr="0016110A">
              <w:rPr>
                <w:rFonts w:cs="Arial"/>
                <w:sz w:val="16"/>
                <w:szCs w:val="16"/>
              </w:rPr>
              <w:t>Total Estatal Operado</w:t>
            </w:r>
          </w:p>
        </w:tc>
        <w:tc>
          <w:tcPr>
            <w:tcW w:w="4677" w:type="dxa"/>
            <w:gridSpan w:val="2"/>
            <w:vAlign w:val="center"/>
            <w:hideMark/>
          </w:tcPr>
          <w:p w14:paraId="6688872A" w14:textId="77777777" w:rsidR="005F4B1B" w:rsidRPr="0016110A" w:rsidRDefault="005F4B1B" w:rsidP="00BD2B64">
            <w:pPr>
              <w:jc w:val="center"/>
              <w:rPr>
                <w:rFonts w:cs="Arial"/>
                <w:sz w:val="16"/>
                <w:szCs w:val="16"/>
              </w:rPr>
            </w:pPr>
            <w:r w:rsidRPr="0016110A">
              <w:rPr>
                <w:rFonts w:cs="Arial"/>
                <w:sz w:val="16"/>
                <w:szCs w:val="16"/>
              </w:rPr>
              <w:t>20,878,525 toneladas.</w:t>
            </w:r>
          </w:p>
        </w:tc>
      </w:tr>
      <w:tr w:rsidR="005F4B1B" w:rsidRPr="00377DA1" w14:paraId="5494A7F1" w14:textId="77777777" w:rsidTr="00BD2B64">
        <w:tc>
          <w:tcPr>
            <w:tcW w:w="4673" w:type="dxa"/>
            <w:gridSpan w:val="2"/>
            <w:vAlign w:val="center"/>
            <w:hideMark/>
          </w:tcPr>
          <w:p w14:paraId="4E969E4C" w14:textId="77777777" w:rsidR="005F4B1B" w:rsidRPr="0016110A" w:rsidRDefault="005F4B1B" w:rsidP="00BD2B64">
            <w:pPr>
              <w:jc w:val="center"/>
              <w:rPr>
                <w:rFonts w:cs="Arial"/>
                <w:sz w:val="16"/>
                <w:szCs w:val="16"/>
              </w:rPr>
            </w:pPr>
            <w:r w:rsidRPr="0016110A">
              <w:rPr>
                <w:rFonts w:cs="Arial"/>
                <w:sz w:val="16"/>
                <w:szCs w:val="16"/>
              </w:rPr>
              <w:t>Puerto Cayo Arcas (Tráfico de altura / Petróleo)</w:t>
            </w:r>
          </w:p>
        </w:tc>
        <w:tc>
          <w:tcPr>
            <w:tcW w:w="4677" w:type="dxa"/>
            <w:gridSpan w:val="2"/>
            <w:vAlign w:val="center"/>
            <w:hideMark/>
          </w:tcPr>
          <w:p w14:paraId="0343A16E" w14:textId="77777777" w:rsidR="005F4B1B" w:rsidRPr="0016110A" w:rsidRDefault="005F4B1B" w:rsidP="00BD2B64">
            <w:pPr>
              <w:jc w:val="center"/>
              <w:rPr>
                <w:rFonts w:cs="Arial"/>
                <w:sz w:val="16"/>
                <w:szCs w:val="16"/>
              </w:rPr>
            </w:pPr>
            <w:r w:rsidRPr="0016110A">
              <w:rPr>
                <w:rFonts w:cs="Arial"/>
                <w:sz w:val="16"/>
                <w:szCs w:val="16"/>
              </w:rPr>
              <w:t>20,381,962 toneladas (97.6% del volumen estatal).</w:t>
            </w:r>
          </w:p>
        </w:tc>
      </w:tr>
      <w:tr w:rsidR="005F4B1B" w:rsidRPr="00377DA1" w14:paraId="41ABC5EB" w14:textId="77777777" w:rsidTr="00BD2B64">
        <w:tc>
          <w:tcPr>
            <w:tcW w:w="4673" w:type="dxa"/>
            <w:gridSpan w:val="2"/>
            <w:vAlign w:val="center"/>
            <w:hideMark/>
          </w:tcPr>
          <w:p w14:paraId="65FB9E1F" w14:textId="77777777" w:rsidR="005F4B1B" w:rsidRPr="0016110A" w:rsidRDefault="005F4B1B" w:rsidP="00BD2B64">
            <w:pPr>
              <w:jc w:val="center"/>
              <w:rPr>
                <w:rFonts w:cs="Arial"/>
                <w:sz w:val="16"/>
                <w:szCs w:val="16"/>
              </w:rPr>
            </w:pPr>
            <w:r w:rsidRPr="0016110A">
              <w:rPr>
                <w:rFonts w:cs="Arial"/>
                <w:sz w:val="16"/>
                <w:szCs w:val="16"/>
              </w:rPr>
              <w:t>Puerto Isla del Carmen (Cabotaje / Carga suelta)</w:t>
            </w:r>
          </w:p>
        </w:tc>
        <w:tc>
          <w:tcPr>
            <w:tcW w:w="4677" w:type="dxa"/>
            <w:gridSpan w:val="2"/>
            <w:vAlign w:val="center"/>
            <w:hideMark/>
          </w:tcPr>
          <w:p w14:paraId="00EDE661" w14:textId="77777777" w:rsidR="005F4B1B" w:rsidRPr="0016110A" w:rsidRDefault="005F4B1B" w:rsidP="00BD2B64">
            <w:pPr>
              <w:jc w:val="center"/>
              <w:rPr>
                <w:rFonts w:cs="Arial"/>
                <w:sz w:val="16"/>
                <w:szCs w:val="16"/>
              </w:rPr>
            </w:pPr>
            <w:r w:rsidRPr="0016110A">
              <w:rPr>
                <w:rFonts w:cs="Arial"/>
                <w:sz w:val="16"/>
                <w:szCs w:val="16"/>
              </w:rPr>
              <w:t>343,957 toneladas (1.6% del volumen estatal).</w:t>
            </w:r>
          </w:p>
        </w:tc>
      </w:tr>
      <w:tr w:rsidR="005F4B1B" w:rsidRPr="00377DA1" w14:paraId="2C5FE890" w14:textId="77777777" w:rsidTr="00BD2B64">
        <w:tc>
          <w:tcPr>
            <w:tcW w:w="4673" w:type="dxa"/>
            <w:gridSpan w:val="2"/>
            <w:vAlign w:val="center"/>
            <w:hideMark/>
          </w:tcPr>
          <w:p w14:paraId="75D4A86D" w14:textId="77777777" w:rsidR="005F4B1B" w:rsidRPr="0016110A" w:rsidRDefault="005F4B1B" w:rsidP="00BD2B64">
            <w:pPr>
              <w:jc w:val="center"/>
              <w:rPr>
                <w:rFonts w:cs="Arial"/>
                <w:sz w:val="16"/>
                <w:szCs w:val="16"/>
              </w:rPr>
            </w:pPr>
            <w:r w:rsidRPr="0016110A">
              <w:rPr>
                <w:rFonts w:cs="Arial"/>
                <w:sz w:val="16"/>
                <w:szCs w:val="16"/>
              </w:rPr>
              <w:t>Carga Contenerizada</w:t>
            </w:r>
          </w:p>
        </w:tc>
        <w:tc>
          <w:tcPr>
            <w:tcW w:w="4677" w:type="dxa"/>
            <w:gridSpan w:val="2"/>
            <w:vAlign w:val="center"/>
            <w:hideMark/>
          </w:tcPr>
          <w:p w14:paraId="7A4E6404" w14:textId="77777777" w:rsidR="005F4B1B" w:rsidRPr="0016110A" w:rsidRDefault="005F4B1B" w:rsidP="00BD2B64">
            <w:pPr>
              <w:jc w:val="center"/>
              <w:rPr>
                <w:rFonts w:cs="Arial"/>
                <w:sz w:val="16"/>
                <w:szCs w:val="16"/>
              </w:rPr>
            </w:pPr>
            <w:r w:rsidRPr="0016110A">
              <w:rPr>
                <w:rFonts w:cs="Arial"/>
                <w:sz w:val="16"/>
                <w:szCs w:val="16"/>
              </w:rPr>
              <w:t>0 toneladas operadas a nivel estatal.</w:t>
            </w:r>
          </w:p>
        </w:tc>
      </w:tr>
      <w:tr w:rsidR="005F4B1B" w:rsidRPr="00377DA1" w14:paraId="75313C22" w14:textId="77777777" w:rsidTr="00BD2B64">
        <w:tc>
          <w:tcPr>
            <w:tcW w:w="4673" w:type="dxa"/>
            <w:gridSpan w:val="2"/>
            <w:shd w:val="clear" w:color="auto" w:fill="156082"/>
            <w:vAlign w:val="center"/>
            <w:hideMark/>
          </w:tcPr>
          <w:p w14:paraId="7669A092" w14:textId="77777777" w:rsidR="005F4B1B" w:rsidRPr="0016110A" w:rsidRDefault="005F4B1B" w:rsidP="00BD2B64">
            <w:pPr>
              <w:jc w:val="center"/>
              <w:rPr>
                <w:rFonts w:cs="Arial"/>
                <w:color w:val="FFFFFF" w:themeColor="background1"/>
                <w:sz w:val="16"/>
                <w:szCs w:val="16"/>
              </w:rPr>
            </w:pPr>
            <w:r w:rsidRPr="0016110A">
              <w:rPr>
                <w:rFonts w:cs="Arial"/>
                <w:color w:val="FFFFFF" w:themeColor="background1"/>
                <w:sz w:val="16"/>
                <w:szCs w:val="16"/>
              </w:rPr>
              <w:t>Arribo de Buques (Logística Operativa)</w:t>
            </w:r>
          </w:p>
        </w:tc>
        <w:tc>
          <w:tcPr>
            <w:tcW w:w="4677" w:type="dxa"/>
            <w:gridSpan w:val="2"/>
            <w:shd w:val="clear" w:color="auto" w:fill="156082"/>
            <w:vAlign w:val="center"/>
            <w:hideMark/>
          </w:tcPr>
          <w:p w14:paraId="4D41ED16" w14:textId="77777777" w:rsidR="005F4B1B" w:rsidRPr="0016110A" w:rsidRDefault="005F4B1B" w:rsidP="00BD2B64">
            <w:pPr>
              <w:jc w:val="center"/>
              <w:rPr>
                <w:rFonts w:cs="Arial"/>
                <w:color w:val="FFFFFF" w:themeColor="background1"/>
                <w:sz w:val="16"/>
                <w:szCs w:val="16"/>
              </w:rPr>
            </w:pPr>
            <w:r w:rsidRPr="0016110A">
              <w:rPr>
                <w:rFonts w:cs="Arial"/>
                <w:color w:val="FFFFFF" w:themeColor="background1"/>
                <w:sz w:val="16"/>
                <w:szCs w:val="16"/>
              </w:rPr>
              <w:t>Concentración de Embarcaciones</w:t>
            </w:r>
          </w:p>
        </w:tc>
      </w:tr>
      <w:tr w:rsidR="005F4B1B" w:rsidRPr="00377DA1" w14:paraId="68135646" w14:textId="77777777" w:rsidTr="00BD2B64">
        <w:tc>
          <w:tcPr>
            <w:tcW w:w="4673" w:type="dxa"/>
            <w:gridSpan w:val="2"/>
            <w:vAlign w:val="center"/>
            <w:hideMark/>
          </w:tcPr>
          <w:p w14:paraId="7CDCC7B4" w14:textId="77777777" w:rsidR="005F4B1B" w:rsidRPr="0016110A" w:rsidRDefault="005F4B1B" w:rsidP="00BD2B64">
            <w:pPr>
              <w:jc w:val="center"/>
              <w:rPr>
                <w:rFonts w:cs="Arial"/>
                <w:sz w:val="16"/>
                <w:szCs w:val="16"/>
              </w:rPr>
            </w:pPr>
            <w:r w:rsidRPr="0016110A">
              <w:rPr>
                <w:rFonts w:cs="Arial"/>
                <w:sz w:val="16"/>
                <w:szCs w:val="16"/>
              </w:rPr>
              <w:t>Puerto Isla del Carmen</w:t>
            </w:r>
          </w:p>
        </w:tc>
        <w:tc>
          <w:tcPr>
            <w:tcW w:w="4677" w:type="dxa"/>
            <w:gridSpan w:val="2"/>
            <w:vAlign w:val="center"/>
            <w:hideMark/>
          </w:tcPr>
          <w:p w14:paraId="3CE63F33" w14:textId="77777777" w:rsidR="005F4B1B" w:rsidRPr="0016110A" w:rsidRDefault="005F4B1B" w:rsidP="00BD2B64">
            <w:pPr>
              <w:jc w:val="center"/>
              <w:rPr>
                <w:rFonts w:cs="Arial"/>
                <w:sz w:val="16"/>
                <w:szCs w:val="16"/>
              </w:rPr>
            </w:pPr>
            <w:r w:rsidRPr="0016110A">
              <w:rPr>
                <w:rFonts w:cs="Arial"/>
                <w:sz w:val="16"/>
                <w:szCs w:val="16"/>
              </w:rPr>
              <w:t>1,530 buques</w:t>
            </w:r>
            <w:r w:rsidRPr="0016110A">
              <w:rPr>
                <w:rStyle w:val="apple-converted-space"/>
                <w:rFonts w:cs="Arial"/>
                <w:sz w:val="16"/>
                <w:szCs w:val="16"/>
              </w:rPr>
              <w:t> </w:t>
            </w:r>
            <w:r w:rsidRPr="0016110A">
              <w:rPr>
                <w:rFonts w:cs="Arial"/>
                <w:sz w:val="16"/>
                <w:szCs w:val="16"/>
              </w:rPr>
              <w:t>(Principal soporte logístico de operaciones navales).</w:t>
            </w:r>
          </w:p>
        </w:tc>
      </w:tr>
      <w:tr w:rsidR="005F4B1B" w:rsidRPr="00377DA1" w14:paraId="42FB346D" w14:textId="77777777" w:rsidTr="00BD2B64">
        <w:tc>
          <w:tcPr>
            <w:tcW w:w="4673" w:type="dxa"/>
            <w:gridSpan w:val="2"/>
            <w:vAlign w:val="center"/>
            <w:hideMark/>
          </w:tcPr>
          <w:p w14:paraId="48E1B7F6" w14:textId="77777777" w:rsidR="005F4B1B" w:rsidRPr="0016110A" w:rsidRDefault="005F4B1B" w:rsidP="00BD2B64">
            <w:pPr>
              <w:jc w:val="center"/>
              <w:rPr>
                <w:rFonts w:cs="Arial"/>
                <w:sz w:val="16"/>
                <w:szCs w:val="16"/>
              </w:rPr>
            </w:pPr>
            <w:r w:rsidRPr="0016110A">
              <w:rPr>
                <w:rFonts w:cs="Arial"/>
                <w:sz w:val="16"/>
                <w:szCs w:val="16"/>
              </w:rPr>
              <w:t>Puerto Seybaplaya / Cayo Arcas / Lerma</w:t>
            </w:r>
          </w:p>
        </w:tc>
        <w:tc>
          <w:tcPr>
            <w:tcW w:w="4677" w:type="dxa"/>
            <w:gridSpan w:val="2"/>
            <w:vAlign w:val="center"/>
            <w:hideMark/>
          </w:tcPr>
          <w:p w14:paraId="165B2DDD" w14:textId="77777777" w:rsidR="005F4B1B" w:rsidRPr="0016110A" w:rsidRDefault="005F4B1B" w:rsidP="00BD2B64">
            <w:pPr>
              <w:jc w:val="center"/>
              <w:rPr>
                <w:rFonts w:cs="Arial"/>
                <w:sz w:val="16"/>
                <w:szCs w:val="16"/>
              </w:rPr>
            </w:pPr>
            <w:r w:rsidRPr="0016110A">
              <w:rPr>
                <w:rFonts w:cs="Arial"/>
                <w:sz w:val="16"/>
                <w:szCs w:val="16"/>
              </w:rPr>
              <w:t>165 buques / 140 buques / 30 buques.</w:t>
            </w:r>
          </w:p>
        </w:tc>
      </w:tr>
      <w:tr w:rsidR="005F4B1B" w:rsidRPr="00377DA1" w14:paraId="6AAAD390" w14:textId="77777777" w:rsidTr="00BD2B64">
        <w:tc>
          <w:tcPr>
            <w:tcW w:w="4673" w:type="dxa"/>
            <w:gridSpan w:val="2"/>
            <w:shd w:val="clear" w:color="auto" w:fill="156082"/>
            <w:vAlign w:val="center"/>
            <w:hideMark/>
          </w:tcPr>
          <w:p w14:paraId="3A171BD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Carga Aérea (2022)</w:t>
            </w:r>
          </w:p>
        </w:tc>
        <w:tc>
          <w:tcPr>
            <w:tcW w:w="4677" w:type="dxa"/>
            <w:gridSpan w:val="2"/>
            <w:shd w:val="clear" w:color="auto" w:fill="156082"/>
            <w:vAlign w:val="center"/>
            <w:hideMark/>
          </w:tcPr>
          <w:p w14:paraId="239372E0"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Volumen y Distribución</w:t>
            </w:r>
          </w:p>
        </w:tc>
      </w:tr>
      <w:tr w:rsidR="005F4B1B" w:rsidRPr="00377DA1" w14:paraId="69DC7936" w14:textId="77777777" w:rsidTr="00BD2B64">
        <w:tc>
          <w:tcPr>
            <w:tcW w:w="4673" w:type="dxa"/>
            <w:gridSpan w:val="2"/>
            <w:vAlign w:val="center"/>
            <w:hideMark/>
          </w:tcPr>
          <w:p w14:paraId="36833380" w14:textId="77777777" w:rsidR="005F4B1B" w:rsidRPr="0016110A" w:rsidRDefault="005F4B1B" w:rsidP="00BD2B64">
            <w:pPr>
              <w:jc w:val="center"/>
              <w:rPr>
                <w:rFonts w:cs="Arial"/>
                <w:sz w:val="16"/>
                <w:szCs w:val="16"/>
              </w:rPr>
            </w:pPr>
            <w:r w:rsidRPr="0016110A">
              <w:rPr>
                <w:rFonts w:cs="Arial"/>
                <w:sz w:val="16"/>
                <w:szCs w:val="16"/>
              </w:rPr>
              <w:t>Total operado por la red ASA</w:t>
            </w:r>
          </w:p>
        </w:tc>
        <w:tc>
          <w:tcPr>
            <w:tcW w:w="4677" w:type="dxa"/>
            <w:gridSpan w:val="2"/>
            <w:vAlign w:val="center"/>
            <w:hideMark/>
          </w:tcPr>
          <w:p w14:paraId="625B7676" w14:textId="77777777" w:rsidR="005F4B1B" w:rsidRPr="0016110A" w:rsidRDefault="005F4B1B" w:rsidP="00BD2B64">
            <w:pPr>
              <w:jc w:val="center"/>
              <w:rPr>
                <w:rFonts w:cs="Arial"/>
                <w:sz w:val="16"/>
                <w:szCs w:val="16"/>
              </w:rPr>
            </w:pPr>
            <w:r w:rsidRPr="0016110A">
              <w:rPr>
                <w:rFonts w:cs="Arial"/>
                <w:sz w:val="16"/>
                <w:szCs w:val="16"/>
              </w:rPr>
              <w:t>717,488 kilogramos.</w:t>
            </w:r>
          </w:p>
        </w:tc>
      </w:tr>
      <w:tr w:rsidR="005F4B1B" w:rsidRPr="00377DA1" w14:paraId="69890737" w14:textId="77777777" w:rsidTr="00BD2B64">
        <w:tc>
          <w:tcPr>
            <w:tcW w:w="4673" w:type="dxa"/>
            <w:gridSpan w:val="2"/>
            <w:vAlign w:val="center"/>
            <w:hideMark/>
          </w:tcPr>
          <w:p w14:paraId="4A22FF7B" w14:textId="77777777" w:rsidR="005F4B1B" w:rsidRPr="0016110A" w:rsidRDefault="005F4B1B" w:rsidP="00BD2B64">
            <w:pPr>
              <w:jc w:val="center"/>
              <w:rPr>
                <w:rFonts w:cs="Arial"/>
                <w:sz w:val="16"/>
                <w:szCs w:val="16"/>
              </w:rPr>
            </w:pPr>
            <w:r w:rsidRPr="0016110A">
              <w:rPr>
                <w:rFonts w:cs="Arial"/>
                <w:sz w:val="16"/>
                <w:szCs w:val="16"/>
              </w:rPr>
              <w:t>Aeropuerto Cd. del Carmen / Campeche</w:t>
            </w:r>
          </w:p>
        </w:tc>
        <w:tc>
          <w:tcPr>
            <w:tcW w:w="4677" w:type="dxa"/>
            <w:gridSpan w:val="2"/>
            <w:vAlign w:val="center"/>
            <w:hideMark/>
          </w:tcPr>
          <w:p w14:paraId="3BAFFCFB" w14:textId="77777777" w:rsidR="005F4B1B" w:rsidRPr="0016110A" w:rsidRDefault="005F4B1B" w:rsidP="00BD2B64">
            <w:pPr>
              <w:jc w:val="center"/>
              <w:rPr>
                <w:rFonts w:cs="Arial"/>
                <w:sz w:val="16"/>
                <w:szCs w:val="16"/>
              </w:rPr>
            </w:pPr>
            <w:r w:rsidRPr="0016110A">
              <w:rPr>
                <w:rFonts w:cs="Arial"/>
                <w:sz w:val="16"/>
                <w:szCs w:val="16"/>
              </w:rPr>
              <w:t>55 %</w:t>
            </w:r>
            <w:r w:rsidRPr="0016110A">
              <w:rPr>
                <w:rStyle w:val="apple-converted-space"/>
                <w:rFonts w:cs="Arial"/>
                <w:sz w:val="16"/>
                <w:szCs w:val="16"/>
              </w:rPr>
              <w:t> </w:t>
            </w:r>
            <w:r w:rsidRPr="0016110A">
              <w:rPr>
                <w:rFonts w:cs="Arial"/>
                <w:sz w:val="16"/>
                <w:szCs w:val="16"/>
              </w:rPr>
              <w:t>(Carmen, sector negocios) / 45 % (Campeche).</w:t>
            </w:r>
          </w:p>
        </w:tc>
      </w:tr>
    </w:tbl>
    <w:p w14:paraId="48E6C79C"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58848476" w14:textId="77777777" w:rsidR="005F4B1B" w:rsidRPr="00377DA1" w:rsidRDefault="005F4B1B" w:rsidP="005F4B1B">
      <w:pPr>
        <w:pStyle w:val="Ttulo8"/>
      </w:pPr>
      <w:r w:rsidRPr="00377DA1">
        <w:t>Ferroviaria y Tren Maya</w:t>
      </w:r>
    </w:p>
    <w:p w14:paraId="6EDA8612"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r>
        <w:rPr>
          <w:rFonts w:cs="Arial"/>
          <w:color w:val="000000"/>
          <w:szCs w:val="18"/>
        </w:rPr>
        <w:t xml:space="preserve"> </w:t>
      </w:r>
      <w:r w:rsidRPr="00377DA1">
        <w:rPr>
          <w:rFonts w:cs="Arial"/>
          <w:color w:val="000000"/>
          <w:szCs w:val="18"/>
        </w:rPr>
        <w:t>Este tema evalúa la red ferroviaria y la implantación del Proyecto Tren Maya como el eje estructurador de la macro-logística estatal. La transición modal de carga y pasajeros hacia el sistema férreo representa la intervención territorial más significativa de la entidad. El análisis geoespacial de este sistema es fundamental para dictaminar la vocación del suelo contiguo a las estaciones, prever la capacidad de los nodos intermodales y, jurídicamente, hacer cumplir las restricciones de construcción impuestas por el derecho de vía ferroviario, mitigando riesgos operativos urbanos.</w:t>
      </w:r>
    </w:p>
    <w:p w14:paraId="50564D42" w14:textId="77777777" w:rsidR="005F4B1B" w:rsidRPr="00377DA1" w:rsidRDefault="005F4B1B" w:rsidP="005F4B1B">
      <w:pPr>
        <w:spacing w:after="0"/>
        <w:rPr>
          <w:rFonts w:cs="Arial"/>
          <w:color w:val="000000"/>
          <w:szCs w:val="18"/>
        </w:rPr>
      </w:pPr>
      <w:r w:rsidRPr="00377DA1">
        <w:rPr>
          <w:rFonts w:cs="Arial"/>
          <w:b/>
          <w:bCs/>
          <w:color w:val="000000"/>
          <w:szCs w:val="18"/>
        </w:rPr>
        <w:t>Variables:</w:t>
      </w:r>
      <w:r>
        <w:rPr>
          <w:rFonts w:cs="Arial"/>
          <w:b/>
          <w:bCs/>
          <w:color w:val="000000"/>
          <w:szCs w:val="18"/>
        </w:rPr>
        <w:t xml:space="preserve"> </w:t>
      </w:r>
      <w:r w:rsidRPr="00377DA1">
        <w:rPr>
          <w:rFonts w:cs="Arial"/>
          <w:color w:val="000000"/>
          <w:szCs w:val="18"/>
        </w:rPr>
        <w:t>Trazado de la red férrea y longitud en territorio estatal (km)</w:t>
      </w:r>
      <w:r>
        <w:rPr>
          <w:rFonts w:cs="Arial"/>
          <w:color w:val="000000"/>
          <w:szCs w:val="18"/>
        </w:rPr>
        <w:t xml:space="preserve">, </w:t>
      </w:r>
      <w:r w:rsidRPr="00377DA1">
        <w:rPr>
          <w:rFonts w:cs="Arial"/>
          <w:color w:val="000000"/>
          <w:szCs w:val="18"/>
        </w:rPr>
        <w:t>Inventario de infraestructura de pasajeros, carga y mantenimiento (Estaciones, bases, talleres)</w:t>
      </w:r>
      <w:r>
        <w:rPr>
          <w:rFonts w:cs="Arial"/>
          <w:color w:val="000000"/>
          <w:szCs w:val="18"/>
        </w:rPr>
        <w:t xml:space="preserve"> y </w:t>
      </w:r>
      <w:r w:rsidRPr="00377DA1">
        <w:rPr>
          <w:rFonts w:cs="Arial"/>
          <w:color w:val="000000"/>
          <w:szCs w:val="18"/>
        </w:rPr>
        <w:t>Restricciones territoriales normativas (Derecho de vía ferroviario en metros).</w:t>
      </w:r>
    </w:p>
    <w:p w14:paraId="19DECC66" w14:textId="77777777" w:rsidR="005F4B1B" w:rsidRPr="0016110A" w:rsidRDefault="005F4B1B" w:rsidP="005F4B1B">
      <w:pPr>
        <w:spacing w:after="0"/>
        <w:rPr>
          <w:rFonts w:cs="Arial"/>
          <w:color w:val="000000"/>
          <w:szCs w:val="18"/>
        </w:rPr>
      </w:pPr>
      <w:r w:rsidRPr="00377DA1">
        <w:rPr>
          <w:rFonts w:cs="Arial"/>
          <w:b/>
          <w:bCs/>
          <w:color w:val="000000"/>
          <w:szCs w:val="18"/>
        </w:rPr>
        <w:t>Capas utilizadas:</w:t>
      </w:r>
      <w:r>
        <w:rPr>
          <w:rFonts w:cs="Arial"/>
          <w:color w:val="000000"/>
          <w:szCs w:val="18"/>
        </w:rPr>
        <w:t xml:space="preserve"> </w:t>
      </w:r>
      <w:r w:rsidRPr="0016110A">
        <w:rPr>
          <w:rFonts w:eastAsia="Times New Roman" w:cs="Courier New"/>
          <w:szCs w:val="18"/>
          <w:lang w:eastAsia="es-MX"/>
          <w14:ligatures w14:val="none"/>
        </w:rPr>
        <w:t>C00_Ruta_Tren_Maya_PEOT_2023.shp</w:t>
      </w:r>
      <w:r w:rsidRPr="0016110A">
        <w:rPr>
          <w:rFonts w:eastAsia="Times New Roman" w:cs="Times New Roman"/>
          <w:szCs w:val="18"/>
          <w:lang w:eastAsia="es-MX"/>
          <w14:ligatures w14:val="none"/>
        </w:rPr>
        <w:t> (1)</w:t>
      </w:r>
      <w:r>
        <w:rPr>
          <w:rFonts w:cs="Arial"/>
          <w:color w:val="000000"/>
          <w:szCs w:val="18"/>
        </w:rPr>
        <w:t xml:space="preserve"> y </w:t>
      </w:r>
      <w:r w:rsidRPr="0016110A">
        <w:rPr>
          <w:rFonts w:eastAsia="Times New Roman" w:cs="Courier New"/>
          <w:szCs w:val="18"/>
          <w:lang w:eastAsia="es-MX"/>
          <w14:ligatures w14:val="none"/>
        </w:rPr>
        <w:t>C04_RelacionUrbRuralEstTM_FONATUR_OPMATPG_2023</w:t>
      </w:r>
      <w:r w:rsidRPr="0016110A">
        <w:rPr>
          <w:rFonts w:eastAsia="Times New Roman" w:cs="Times New Roman"/>
          <w:szCs w:val="18"/>
          <w:lang w:eastAsia="es-MX"/>
          <w14:ligatures w14:val="none"/>
        </w:rPr>
        <w:t> (3)</w:t>
      </w:r>
    </w:p>
    <w:p w14:paraId="13541C5B" w14:textId="77777777" w:rsidR="005F4B1B" w:rsidRPr="00377DA1" w:rsidRDefault="005F4B1B" w:rsidP="005F4B1B">
      <w:pPr>
        <w:spacing w:after="0"/>
        <w:rPr>
          <w:rFonts w:cs="Arial"/>
          <w:b/>
          <w:bCs/>
          <w:color w:val="000000"/>
          <w:szCs w:val="18"/>
        </w:rPr>
      </w:pPr>
      <w:r w:rsidRPr="00377DA1">
        <w:rPr>
          <w:rFonts w:cs="Arial"/>
          <w:b/>
          <w:bCs/>
          <w:color w:val="000000"/>
          <w:szCs w:val="18"/>
        </w:rPr>
        <w:t xml:space="preserve">Descripción </w:t>
      </w:r>
      <w:r>
        <w:rPr>
          <w:rFonts w:cs="Arial"/>
          <w:b/>
          <w:bCs/>
          <w:color w:val="000000"/>
          <w:szCs w:val="18"/>
        </w:rPr>
        <w:t>a</w:t>
      </w:r>
      <w:r w:rsidRPr="00377DA1">
        <w:rPr>
          <w:rFonts w:cs="Arial"/>
          <w:b/>
          <w:bCs/>
          <w:color w:val="000000"/>
          <w:szCs w:val="18"/>
        </w:rPr>
        <w:t>nalítica</w:t>
      </w:r>
      <w:r>
        <w:rPr>
          <w:rFonts w:cs="Arial"/>
          <w:b/>
          <w:bCs/>
          <w:color w:val="000000"/>
          <w:szCs w:val="18"/>
        </w:rPr>
        <w:t>:</w:t>
      </w:r>
    </w:p>
    <w:p w14:paraId="1CD0847C" w14:textId="77777777" w:rsidR="005F4B1B" w:rsidRPr="00377DA1" w:rsidRDefault="005F4B1B">
      <w:pPr>
        <w:numPr>
          <w:ilvl w:val="0"/>
          <w:numId w:val="40"/>
        </w:numPr>
        <w:spacing w:after="0"/>
        <w:rPr>
          <w:rFonts w:cs="Arial"/>
          <w:color w:val="000000"/>
          <w:szCs w:val="18"/>
        </w:rPr>
      </w:pPr>
      <w:r w:rsidRPr="00377DA1">
        <w:rPr>
          <w:rFonts w:cs="Arial"/>
          <w:b/>
          <w:bCs/>
          <w:color w:val="000000"/>
          <w:szCs w:val="18"/>
        </w:rPr>
        <w:t>Cobertura Territorial:</w:t>
      </w:r>
      <w:r w:rsidRPr="00377DA1">
        <w:rPr>
          <w:rStyle w:val="apple-converted-space"/>
          <w:rFonts w:cs="Arial"/>
          <w:color w:val="000000"/>
          <w:szCs w:val="18"/>
        </w:rPr>
        <w:t> </w:t>
      </w:r>
      <w:r w:rsidRPr="0016110A">
        <w:rPr>
          <w:rFonts w:cs="Arial"/>
          <w:color w:val="000000"/>
          <w:szCs w:val="18"/>
        </w:rPr>
        <w:t>El trazado del Tren Maya abarca una extensión de casi</w:t>
      </w:r>
      <w:r w:rsidRPr="0016110A">
        <w:rPr>
          <w:rStyle w:val="apple-converted-space"/>
          <w:rFonts w:cs="Arial"/>
          <w:color w:val="000000"/>
          <w:szCs w:val="18"/>
        </w:rPr>
        <w:t> </w:t>
      </w:r>
      <w:r w:rsidRPr="0016110A">
        <w:rPr>
          <w:rFonts w:cs="Arial"/>
          <w:color w:val="000000"/>
          <w:szCs w:val="18"/>
        </w:rPr>
        <w:t>500 kilómetros</w:t>
      </w:r>
      <w:r w:rsidRPr="0016110A">
        <w:rPr>
          <w:rStyle w:val="apple-converted-space"/>
          <w:rFonts w:cs="Arial"/>
          <w:color w:val="000000"/>
          <w:szCs w:val="18"/>
        </w:rPr>
        <w:t> </w:t>
      </w:r>
      <w:r w:rsidRPr="0016110A">
        <w:rPr>
          <w:rFonts w:cs="Arial"/>
          <w:color w:val="000000"/>
          <w:szCs w:val="18"/>
        </w:rPr>
        <w:t>a lo largo del Estado de Campeche, estructurando el territorio a través de los Tramos 1, 2, 3 y 7.</w:t>
      </w:r>
    </w:p>
    <w:p w14:paraId="06775015" w14:textId="77777777" w:rsidR="005F4B1B" w:rsidRPr="00377DA1" w:rsidRDefault="005F4B1B">
      <w:pPr>
        <w:numPr>
          <w:ilvl w:val="0"/>
          <w:numId w:val="40"/>
        </w:numPr>
        <w:spacing w:after="0"/>
        <w:rPr>
          <w:rFonts w:cs="Arial"/>
          <w:color w:val="000000"/>
          <w:szCs w:val="18"/>
        </w:rPr>
      </w:pPr>
      <w:r w:rsidRPr="00377DA1">
        <w:rPr>
          <w:rFonts w:cs="Arial"/>
          <w:b/>
          <w:bCs/>
          <w:color w:val="000000"/>
          <w:szCs w:val="18"/>
        </w:rPr>
        <w:t>Nodos</w:t>
      </w:r>
      <w:r>
        <w:rPr>
          <w:rFonts w:cs="Arial"/>
          <w:b/>
          <w:bCs/>
          <w:color w:val="000000"/>
          <w:szCs w:val="18"/>
        </w:rPr>
        <w:t xml:space="preserve"> </w:t>
      </w:r>
      <w:r w:rsidRPr="00377DA1">
        <w:rPr>
          <w:rFonts w:cs="Arial"/>
          <w:b/>
          <w:bCs/>
          <w:color w:val="000000"/>
          <w:szCs w:val="18"/>
        </w:rPr>
        <w:t>Logísticos:</w:t>
      </w:r>
      <w:r w:rsidRPr="00377DA1">
        <w:rPr>
          <w:rStyle w:val="apple-converted-space"/>
          <w:rFonts w:cs="Arial"/>
          <w:color w:val="000000"/>
          <w:szCs w:val="18"/>
        </w:rPr>
        <w:t> </w:t>
      </w:r>
      <w:r w:rsidRPr="0016110A">
        <w:rPr>
          <w:rFonts w:cs="Arial"/>
          <w:color w:val="000000"/>
          <w:szCs w:val="18"/>
        </w:rPr>
        <w:t>La infraestructura proyectada contempla</w:t>
      </w:r>
      <w:r w:rsidRPr="0016110A">
        <w:rPr>
          <w:rStyle w:val="apple-converted-space"/>
          <w:rFonts w:cs="Arial"/>
          <w:color w:val="000000"/>
          <w:szCs w:val="18"/>
        </w:rPr>
        <w:t> </w:t>
      </w:r>
      <w:r w:rsidRPr="0016110A">
        <w:rPr>
          <w:rFonts w:cs="Arial"/>
          <w:color w:val="000000"/>
          <w:szCs w:val="18"/>
        </w:rPr>
        <w:t>11 estaciones de pasajeros</w:t>
      </w:r>
      <w:r w:rsidRPr="0016110A">
        <w:rPr>
          <w:rStyle w:val="apple-converted-space"/>
          <w:rFonts w:cs="Arial"/>
          <w:color w:val="000000"/>
          <w:szCs w:val="18"/>
        </w:rPr>
        <w:t> </w:t>
      </w:r>
      <w:r w:rsidRPr="0016110A">
        <w:rPr>
          <w:rFonts w:cs="Arial"/>
          <w:color w:val="000000"/>
          <w:szCs w:val="18"/>
        </w:rPr>
        <w:t>distribuidas estratégicamente (Candelaria, Escárcega, Carrillo Puerto/Champotón, Edzná, San Francisco Campeche, Tenabo, Hecelchakán, Calkiní, Xpujil, Calakmul y Centenario). Para dar soporte a la logística macro, se habilitan</w:t>
      </w:r>
      <w:r w:rsidRPr="0016110A">
        <w:rPr>
          <w:rStyle w:val="apple-converted-space"/>
          <w:rFonts w:cs="Arial"/>
          <w:color w:val="000000"/>
          <w:szCs w:val="18"/>
        </w:rPr>
        <w:t> </w:t>
      </w:r>
      <w:r w:rsidRPr="0016110A">
        <w:rPr>
          <w:rFonts w:cs="Arial"/>
          <w:color w:val="000000"/>
          <w:szCs w:val="18"/>
        </w:rPr>
        <w:t>3 estaciones de carga</w:t>
      </w:r>
      <w:r w:rsidRPr="0016110A">
        <w:rPr>
          <w:rStyle w:val="apple-converted-space"/>
          <w:rFonts w:cs="Arial"/>
          <w:color w:val="000000"/>
          <w:szCs w:val="18"/>
        </w:rPr>
        <w:t> </w:t>
      </w:r>
      <w:r w:rsidRPr="0016110A">
        <w:rPr>
          <w:rFonts w:cs="Arial"/>
          <w:color w:val="000000"/>
          <w:szCs w:val="18"/>
        </w:rPr>
        <w:t>exclusivas ubicadas en Campeche, Escárcega y Xpujil. El sistema operativo se sostiene con dos bases de mantenimiento (Xpujil y Edzná) y dos talleres/cocheras (Campeche y Escárcega).</w:t>
      </w:r>
    </w:p>
    <w:p w14:paraId="2A47F099" w14:textId="77777777" w:rsidR="005F4B1B" w:rsidRPr="0016110A" w:rsidRDefault="005F4B1B">
      <w:pPr>
        <w:numPr>
          <w:ilvl w:val="0"/>
          <w:numId w:val="40"/>
        </w:numPr>
        <w:spacing w:after="0"/>
        <w:rPr>
          <w:rFonts w:cs="Arial"/>
          <w:color w:val="000000"/>
          <w:szCs w:val="18"/>
        </w:rPr>
      </w:pPr>
      <w:r w:rsidRPr="00377DA1">
        <w:rPr>
          <w:rFonts w:cs="Arial"/>
          <w:b/>
          <w:bCs/>
          <w:color w:val="000000"/>
          <w:szCs w:val="18"/>
        </w:rPr>
        <w:t>Derecho de Vía:</w:t>
      </w:r>
      <w:r w:rsidRPr="00377DA1">
        <w:rPr>
          <w:rStyle w:val="apple-converted-space"/>
          <w:rFonts w:cs="Arial"/>
          <w:color w:val="000000"/>
          <w:szCs w:val="18"/>
        </w:rPr>
        <w:t> </w:t>
      </w:r>
      <w:r w:rsidRPr="0016110A">
        <w:rPr>
          <w:rFonts w:cs="Arial"/>
          <w:color w:val="000000"/>
          <w:szCs w:val="18"/>
        </w:rPr>
        <w:t>El ordenamiento territorial debe garantizar de manera obligatoria una franja de resguardo de por lo menos</w:t>
      </w:r>
      <w:r w:rsidRPr="0016110A">
        <w:rPr>
          <w:rStyle w:val="apple-converted-space"/>
          <w:rFonts w:cs="Arial"/>
          <w:color w:val="000000"/>
          <w:szCs w:val="18"/>
        </w:rPr>
        <w:t> </w:t>
      </w:r>
      <w:r w:rsidRPr="0016110A">
        <w:rPr>
          <w:rFonts w:cs="Arial"/>
          <w:color w:val="000000"/>
          <w:szCs w:val="18"/>
        </w:rPr>
        <w:t>15 metros de cada lado de la vía férrea, medidos a partir del eje horizontal de la misma (la parte media del escantillón de vía).</w:t>
      </w:r>
    </w:p>
    <w:p w14:paraId="24E5F58D" w14:textId="77777777" w:rsidR="005F4B1B" w:rsidRPr="00377DA1" w:rsidRDefault="005F4B1B" w:rsidP="005F4B1B">
      <w:pPr>
        <w:spacing w:after="0"/>
        <w:rPr>
          <w:rFonts w:cs="Arial"/>
          <w:color w:val="000000"/>
          <w:szCs w:val="18"/>
        </w:rPr>
      </w:pPr>
      <w:r w:rsidRPr="00377DA1">
        <w:rPr>
          <w:rFonts w:cs="Arial"/>
          <w:b/>
          <w:bCs/>
          <w:color w:val="000000"/>
          <w:szCs w:val="18"/>
        </w:rPr>
        <w:t xml:space="preserve">Descripción </w:t>
      </w:r>
      <w:r>
        <w:rPr>
          <w:rFonts w:cs="Arial"/>
          <w:b/>
          <w:bCs/>
          <w:color w:val="000000"/>
          <w:szCs w:val="18"/>
        </w:rPr>
        <w:t>n</w:t>
      </w:r>
      <w:r w:rsidRPr="00377DA1">
        <w:rPr>
          <w:rFonts w:cs="Arial"/>
          <w:b/>
          <w:bCs/>
          <w:color w:val="000000"/>
          <w:szCs w:val="18"/>
        </w:rPr>
        <w:t>arrativa:</w:t>
      </w:r>
      <w:r w:rsidRPr="00377DA1">
        <w:rPr>
          <w:rStyle w:val="apple-converted-space"/>
          <w:rFonts w:cs="Arial"/>
          <w:color w:val="000000"/>
          <w:szCs w:val="18"/>
        </w:rPr>
        <w:t xml:space="preserve"> </w:t>
      </w:r>
      <w:r>
        <w:rPr>
          <w:rStyle w:val="apple-converted-space"/>
          <w:rFonts w:cs="Arial"/>
          <w:color w:val="000000"/>
          <w:szCs w:val="18"/>
        </w:rPr>
        <w:t xml:space="preserve"> </w:t>
      </w:r>
      <w:r w:rsidRPr="00377DA1">
        <w:rPr>
          <w:rFonts w:cs="Arial"/>
          <w:color w:val="000000"/>
          <w:szCs w:val="18"/>
        </w:rPr>
        <w:t xml:space="preserve">La consolidación del sistema ferroviario redimensiona la capacidad logística de Campeche y exige una reconfiguración estricta del ordenamiento territorial. La </w:t>
      </w:r>
      <w:r w:rsidRPr="00377DA1">
        <w:rPr>
          <w:rFonts w:cs="Arial"/>
          <w:color w:val="000000"/>
          <w:szCs w:val="18"/>
        </w:rPr>
        <w:lastRenderedPageBreak/>
        <w:t>habilitación de las estaciones de carga en Escárcega, Campeche y Xpujil dota a la entidad de nodos intermodales estratégicos con la capacidad de absorber el tránsito pesado que actualmente satura la red carretera e impacta el pavimento urbano.</w:t>
      </w:r>
    </w:p>
    <w:p w14:paraId="2509DF24" w14:textId="77777777" w:rsidR="005F4B1B" w:rsidRPr="00377DA1" w:rsidRDefault="005F4B1B" w:rsidP="005F4B1B">
      <w:pPr>
        <w:rPr>
          <w:rFonts w:cs="Arial"/>
          <w:color w:val="000000"/>
          <w:szCs w:val="18"/>
        </w:rPr>
      </w:pPr>
      <w:r w:rsidRPr="00377DA1">
        <w:rPr>
          <w:rFonts w:cs="Arial"/>
          <w:color w:val="000000"/>
          <w:szCs w:val="18"/>
        </w:rPr>
        <w:t>La integración de las rutas del tren maya y sus estaciones permiten a la autoridad estatal sectorizar los polígonos de desarrollo logístico e industrial en la periferia de estos nodos, maximizando la captura de valor tributario. Simultáneamente, el análisis en conjunto con el Derechos de Vía garantiza el control territorial, previniendo la instalación de asentamientos humanos o infraestructura incompatible dentro de la franja restrictiva de 15 metros, asegurando así la viabilidad operativa y la seguridad civil a lo largo de los 500 kilómetros de la red en la entidad.</w:t>
      </w:r>
    </w:p>
    <w:p w14:paraId="06C23568"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72</w:t>
      </w:r>
      <w:r>
        <w:rPr>
          <w:noProof/>
        </w:rPr>
        <w:fldChar w:fldCharType="end"/>
      </w:r>
      <w:r>
        <w:t xml:space="preserve"> Ficha Técnica Ferroviaria y Tren Maya</w:t>
      </w:r>
    </w:p>
    <w:tbl>
      <w:tblPr>
        <w:tblStyle w:val="Tablaconcuadrcula"/>
        <w:tblW w:w="0" w:type="auto"/>
        <w:tblLayout w:type="fixed"/>
        <w:tblLook w:val="04A0" w:firstRow="1" w:lastRow="0" w:firstColumn="1" w:lastColumn="0" w:noHBand="0" w:noVBand="1"/>
      </w:tblPr>
      <w:tblGrid>
        <w:gridCol w:w="2263"/>
        <w:gridCol w:w="1701"/>
        <w:gridCol w:w="1985"/>
        <w:gridCol w:w="3401"/>
      </w:tblGrid>
      <w:tr w:rsidR="005F4B1B" w:rsidRPr="00377DA1" w14:paraId="646AB9A5" w14:textId="77777777" w:rsidTr="00BD2B64">
        <w:trPr>
          <w:tblHeader/>
        </w:trPr>
        <w:tc>
          <w:tcPr>
            <w:tcW w:w="9350" w:type="dxa"/>
            <w:gridSpan w:val="4"/>
            <w:shd w:val="clear" w:color="auto" w:fill="156082"/>
            <w:vAlign w:val="center"/>
          </w:tcPr>
          <w:p w14:paraId="63879BA3" w14:textId="77777777" w:rsidR="005F4B1B" w:rsidRPr="00377DA1" w:rsidRDefault="005F4B1B" w:rsidP="00BD2B64">
            <w:pPr>
              <w:jc w:val="center"/>
              <w:rPr>
                <w:rStyle w:val="Fuerte"/>
                <w:rFonts w:cs="Arial"/>
                <w:color w:val="FFFFFF" w:themeColor="background1"/>
                <w:szCs w:val="18"/>
              </w:rPr>
            </w:pPr>
            <w:r>
              <w:rPr>
                <w:rStyle w:val="Fuerte"/>
                <w:rFonts w:cs="Arial"/>
                <w:color w:val="FFFFFF" w:themeColor="background1"/>
                <w:szCs w:val="18"/>
              </w:rPr>
              <w:t>Ferroviaria y Trena Maya</w:t>
            </w:r>
          </w:p>
        </w:tc>
      </w:tr>
      <w:tr w:rsidR="005F4B1B" w:rsidRPr="00377DA1" w14:paraId="7B7D4C86" w14:textId="77777777" w:rsidTr="00BD2B64">
        <w:trPr>
          <w:tblHeader/>
        </w:trPr>
        <w:tc>
          <w:tcPr>
            <w:tcW w:w="2263" w:type="dxa"/>
            <w:shd w:val="clear" w:color="auto" w:fill="156082"/>
            <w:vAlign w:val="center"/>
            <w:hideMark/>
          </w:tcPr>
          <w:p w14:paraId="6D60CB5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701" w:type="dxa"/>
            <w:shd w:val="clear" w:color="auto" w:fill="156082"/>
            <w:vAlign w:val="center"/>
            <w:hideMark/>
          </w:tcPr>
          <w:p w14:paraId="35652DE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985" w:type="dxa"/>
            <w:shd w:val="clear" w:color="auto" w:fill="156082"/>
            <w:vAlign w:val="center"/>
            <w:hideMark/>
          </w:tcPr>
          <w:p w14:paraId="059FEA3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401" w:type="dxa"/>
            <w:shd w:val="clear" w:color="auto" w:fill="156082"/>
            <w:vAlign w:val="center"/>
            <w:hideMark/>
          </w:tcPr>
          <w:p w14:paraId="62E80E66"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 (Listado Oficial)</w:t>
            </w:r>
          </w:p>
        </w:tc>
      </w:tr>
      <w:tr w:rsidR="005F4B1B" w:rsidRPr="00377DA1" w14:paraId="317CF3A0" w14:textId="77777777" w:rsidTr="00BD2B64">
        <w:tc>
          <w:tcPr>
            <w:tcW w:w="2263" w:type="dxa"/>
            <w:vAlign w:val="center"/>
            <w:hideMark/>
          </w:tcPr>
          <w:p w14:paraId="10ED98FC" w14:textId="77777777" w:rsidR="005F4B1B" w:rsidRPr="0016110A" w:rsidRDefault="005F4B1B" w:rsidP="00BD2B64">
            <w:pPr>
              <w:jc w:val="center"/>
              <w:rPr>
                <w:rFonts w:cs="Arial"/>
                <w:sz w:val="16"/>
                <w:szCs w:val="16"/>
              </w:rPr>
            </w:pPr>
            <w:r w:rsidRPr="0016110A">
              <w:rPr>
                <w:rFonts w:cs="Arial"/>
                <w:sz w:val="16"/>
                <w:szCs w:val="16"/>
              </w:rPr>
              <w:t>Mide la capacidad de articulación logística y las restricciones territoriales impuestas por la red ferroviaria, identificando los nodos de transferencia intermodal para optimizar el transporte de carga macro.</w:t>
            </w:r>
          </w:p>
        </w:tc>
        <w:tc>
          <w:tcPr>
            <w:tcW w:w="1701" w:type="dxa"/>
            <w:vAlign w:val="center"/>
            <w:hideMark/>
          </w:tcPr>
          <w:p w14:paraId="0612A908" w14:textId="77777777" w:rsidR="005F4B1B" w:rsidRPr="0016110A" w:rsidRDefault="005F4B1B" w:rsidP="00BD2B64">
            <w:pPr>
              <w:jc w:val="center"/>
              <w:rPr>
                <w:rFonts w:cs="Arial"/>
                <w:sz w:val="16"/>
                <w:szCs w:val="16"/>
              </w:rPr>
            </w:pPr>
            <w:r w:rsidRPr="0016110A">
              <w:rPr>
                <w:rFonts w:cs="Arial"/>
                <w:sz w:val="16"/>
                <w:szCs w:val="16"/>
              </w:rPr>
              <w:t>Análisis técnico del trazado, la tipología de las instalaciones (carga/pasajeros) y las servidumbres de paso normativas.</w:t>
            </w:r>
          </w:p>
        </w:tc>
        <w:tc>
          <w:tcPr>
            <w:tcW w:w="1985" w:type="dxa"/>
            <w:vAlign w:val="center"/>
            <w:hideMark/>
          </w:tcPr>
          <w:p w14:paraId="14EB5533" w14:textId="77777777" w:rsidR="005F4B1B" w:rsidRPr="0016110A" w:rsidRDefault="005F4B1B" w:rsidP="00BD2B64">
            <w:pPr>
              <w:jc w:val="center"/>
              <w:rPr>
                <w:rFonts w:cs="Arial"/>
                <w:sz w:val="16"/>
                <w:szCs w:val="16"/>
              </w:rPr>
            </w:pPr>
            <w:r w:rsidRPr="0016110A">
              <w:rPr>
                <w:rFonts w:cs="Arial"/>
                <w:sz w:val="16"/>
                <w:szCs w:val="16"/>
              </w:rPr>
              <w:t>- Longitud de red en el estado (km).</w:t>
            </w:r>
          </w:p>
          <w:p w14:paraId="23304F55" w14:textId="77777777" w:rsidR="005F4B1B" w:rsidRPr="0016110A" w:rsidRDefault="005F4B1B" w:rsidP="00BD2B64">
            <w:pPr>
              <w:jc w:val="center"/>
              <w:rPr>
                <w:rFonts w:cs="Arial"/>
                <w:sz w:val="16"/>
                <w:szCs w:val="16"/>
              </w:rPr>
            </w:pPr>
            <w:r w:rsidRPr="0016110A">
              <w:rPr>
                <w:rFonts w:cs="Arial"/>
                <w:sz w:val="16"/>
                <w:szCs w:val="16"/>
              </w:rPr>
              <w:t>- Inventario de estaciones de carga.</w:t>
            </w:r>
          </w:p>
          <w:p w14:paraId="0F604680" w14:textId="77777777" w:rsidR="005F4B1B" w:rsidRPr="0016110A" w:rsidRDefault="005F4B1B" w:rsidP="00BD2B64">
            <w:pPr>
              <w:jc w:val="center"/>
              <w:rPr>
                <w:rFonts w:cs="Arial"/>
                <w:sz w:val="16"/>
                <w:szCs w:val="16"/>
              </w:rPr>
            </w:pPr>
            <w:r w:rsidRPr="0016110A">
              <w:rPr>
                <w:rFonts w:cs="Arial"/>
                <w:sz w:val="16"/>
                <w:szCs w:val="16"/>
              </w:rPr>
              <w:t>- Ancho del Derecho de Vía (metros).</w:t>
            </w:r>
          </w:p>
        </w:tc>
        <w:tc>
          <w:tcPr>
            <w:tcW w:w="3401" w:type="dxa"/>
            <w:vAlign w:val="center"/>
            <w:hideMark/>
          </w:tcPr>
          <w:p w14:paraId="7B7D4F13"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C00_Ruta_Tren_Maya_PEOT_2023.shp</w:t>
            </w:r>
            <w:r w:rsidRPr="0016110A">
              <w:rPr>
                <w:rFonts w:eastAsia="Times New Roman" w:cs="Times New Roman"/>
                <w:sz w:val="16"/>
                <w:szCs w:val="16"/>
                <w:lang w:eastAsia="es-MX"/>
                <w14:ligatures w14:val="none"/>
              </w:rPr>
              <w:t> (1)</w:t>
            </w:r>
          </w:p>
          <w:p w14:paraId="114F7D0C" w14:textId="77777777" w:rsidR="005F4B1B" w:rsidRPr="0016110A" w:rsidRDefault="005F4B1B" w:rsidP="00BD2B64">
            <w:pPr>
              <w:jc w:val="center"/>
              <w:rPr>
                <w:rFonts w:eastAsia="Times New Roman" w:cs="Times New Roman"/>
                <w:sz w:val="16"/>
                <w:szCs w:val="16"/>
                <w:lang w:eastAsia="es-MX"/>
                <w14:ligatures w14:val="none"/>
              </w:rPr>
            </w:pPr>
            <w:r w:rsidRPr="0016110A">
              <w:rPr>
                <w:rFonts w:eastAsia="Times New Roman" w:cs="Courier New"/>
                <w:sz w:val="16"/>
                <w:szCs w:val="16"/>
                <w:lang w:eastAsia="es-MX"/>
                <w14:ligatures w14:val="none"/>
              </w:rPr>
              <w:t>C04_RelacionUrbRuralEstTM_FONATUR_OPMATPG_2023</w:t>
            </w:r>
            <w:r w:rsidRPr="0016110A">
              <w:rPr>
                <w:rFonts w:eastAsia="Times New Roman" w:cs="Times New Roman"/>
                <w:sz w:val="16"/>
                <w:szCs w:val="16"/>
                <w:lang w:eastAsia="es-MX"/>
                <w14:ligatures w14:val="none"/>
              </w:rPr>
              <w:t> (3)</w:t>
            </w:r>
          </w:p>
        </w:tc>
      </w:tr>
      <w:tr w:rsidR="005F4B1B" w:rsidRPr="00377DA1" w14:paraId="5612EB27" w14:textId="77777777" w:rsidTr="00BD2B64">
        <w:tc>
          <w:tcPr>
            <w:tcW w:w="9350" w:type="dxa"/>
            <w:gridSpan w:val="4"/>
            <w:shd w:val="clear" w:color="auto" w:fill="156082"/>
            <w:vAlign w:val="center"/>
            <w:hideMark/>
          </w:tcPr>
          <w:p w14:paraId="219B18C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 (Nodos Logísticos y Restricciones)</w:t>
            </w:r>
          </w:p>
        </w:tc>
      </w:tr>
      <w:tr w:rsidR="005F4B1B" w:rsidRPr="00377DA1" w14:paraId="39F64DA6" w14:textId="77777777" w:rsidTr="00BD2B64">
        <w:tc>
          <w:tcPr>
            <w:tcW w:w="3964" w:type="dxa"/>
            <w:gridSpan w:val="2"/>
            <w:shd w:val="clear" w:color="auto" w:fill="156082"/>
            <w:vAlign w:val="center"/>
            <w:hideMark/>
          </w:tcPr>
          <w:p w14:paraId="2ED414FB"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Cobertura Férrea y Nodos Operativos</w:t>
            </w:r>
          </w:p>
        </w:tc>
        <w:tc>
          <w:tcPr>
            <w:tcW w:w="5386" w:type="dxa"/>
            <w:gridSpan w:val="2"/>
            <w:shd w:val="clear" w:color="auto" w:fill="156082"/>
            <w:vAlign w:val="center"/>
            <w:hideMark/>
          </w:tcPr>
          <w:p w14:paraId="1935A48C"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Capacidad Instalada</w:t>
            </w:r>
          </w:p>
        </w:tc>
      </w:tr>
      <w:tr w:rsidR="005F4B1B" w:rsidRPr="00377DA1" w14:paraId="02B505E7" w14:textId="77777777" w:rsidTr="00BD2B64">
        <w:tc>
          <w:tcPr>
            <w:tcW w:w="3964" w:type="dxa"/>
            <w:gridSpan w:val="2"/>
            <w:vAlign w:val="center"/>
            <w:hideMark/>
          </w:tcPr>
          <w:p w14:paraId="390DBB63" w14:textId="77777777" w:rsidR="005F4B1B" w:rsidRPr="0016110A" w:rsidRDefault="005F4B1B" w:rsidP="00BD2B64">
            <w:pPr>
              <w:jc w:val="center"/>
              <w:rPr>
                <w:rFonts w:cs="Arial"/>
                <w:sz w:val="16"/>
                <w:szCs w:val="16"/>
              </w:rPr>
            </w:pPr>
            <w:r w:rsidRPr="0016110A">
              <w:rPr>
                <w:rFonts w:cs="Arial"/>
                <w:sz w:val="16"/>
                <w:szCs w:val="16"/>
              </w:rPr>
              <w:t>Longitud del trazo en el Estado</w:t>
            </w:r>
          </w:p>
        </w:tc>
        <w:tc>
          <w:tcPr>
            <w:tcW w:w="5386" w:type="dxa"/>
            <w:gridSpan w:val="2"/>
            <w:vAlign w:val="center"/>
            <w:hideMark/>
          </w:tcPr>
          <w:p w14:paraId="5EDA95E3" w14:textId="77777777" w:rsidR="005F4B1B" w:rsidRPr="0016110A" w:rsidRDefault="005F4B1B" w:rsidP="00BD2B64">
            <w:pPr>
              <w:jc w:val="center"/>
              <w:rPr>
                <w:rFonts w:cs="Arial"/>
                <w:sz w:val="16"/>
                <w:szCs w:val="16"/>
              </w:rPr>
            </w:pPr>
            <w:r w:rsidRPr="0016110A">
              <w:rPr>
                <w:rFonts w:cs="Arial"/>
                <w:sz w:val="16"/>
                <w:szCs w:val="16"/>
              </w:rPr>
              <w:t>Casi 500 kilómetros (Tramos 1, 2, 3 y 7).</w:t>
            </w:r>
          </w:p>
        </w:tc>
      </w:tr>
      <w:tr w:rsidR="005F4B1B" w:rsidRPr="00377DA1" w14:paraId="02B0D0F9" w14:textId="77777777" w:rsidTr="00BD2B64">
        <w:tc>
          <w:tcPr>
            <w:tcW w:w="3964" w:type="dxa"/>
            <w:gridSpan w:val="2"/>
            <w:vAlign w:val="center"/>
            <w:hideMark/>
          </w:tcPr>
          <w:p w14:paraId="75B019A0" w14:textId="77777777" w:rsidR="005F4B1B" w:rsidRPr="0016110A" w:rsidRDefault="005F4B1B" w:rsidP="00BD2B64">
            <w:pPr>
              <w:jc w:val="center"/>
              <w:rPr>
                <w:rFonts w:cs="Arial"/>
                <w:sz w:val="16"/>
                <w:szCs w:val="16"/>
              </w:rPr>
            </w:pPr>
            <w:r w:rsidRPr="0016110A">
              <w:rPr>
                <w:rFonts w:cs="Arial"/>
                <w:sz w:val="16"/>
                <w:szCs w:val="16"/>
              </w:rPr>
              <w:t>Estaciones de Carga (Intermodal)</w:t>
            </w:r>
          </w:p>
        </w:tc>
        <w:tc>
          <w:tcPr>
            <w:tcW w:w="5386" w:type="dxa"/>
            <w:gridSpan w:val="2"/>
            <w:vAlign w:val="center"/>
            <w:hideMark/>
          </w:tcPr>
          <w:p w14:paraId="7FD3FD7E" w14:textId="77777777" w:rsidR="005F4B1B" w:rsidRPr="0016110A" w:rsidRDefault="005F4B1B" w:rsidP="00BD2B64">
            <w:pPr>
              <w:jc w:val="center"/>
              <w:rPr>
                <w:rFonts w:cs="Arial"/>
                <w:sz w:val="16"/>
                <w:szCs w:val="16"/>
              </w:rPr>
            </w:pPr>
            <w:r w:rsidRPr="0016110A">
              <w:rPr>
                <w:rFonts w:cs="Arial"/>
                <w:sz w:val="16"/>
                <w:szCs w:val="16"/>
              </w:rPr>
              <w:t>3 Estaciones</w:t>
            </w:r>
            <w:r w:rsidRPr="0016110A">
              <w:rPr>
                <w:rStyle w:val="apple-converted-space"/>
                <w:rFonts w:cs="Arial"/>
                <w:sz w:val="16"/>
                <w:szCs w:val="16"/>
              </w:rPr>
              <w:t> </w:t>
            </w:r>
            <w:r w:rsidRPr="0016110A">
              <w:rPr>
                <w:rFonts w:cs="Arial"/>
                <w:sz w:val="16"/>
                <w:szCs w:val="16"/>
              </w:rPr>
              <w:t>(Campeche, Escárcega y Xpujil).</w:t>
            </w:r>
          </w:p>
        </w:tc>
      </w:tr>
      <w:tr w:rsidR="005F4B1B" w:rsidRPr="00377DA1" w14:paraId="7C621398" w14:textId="77777777" w:rsidTr="00BD2B64">
        <w:tc>
          <w:tcPr>
            <w:tcW w:w="3964" w:type="dxa"/>
            <w:gridSpan w:val="2"/>
            <w:vAlign w:val="center"/>
            <w:hideMark/>
          </w:tcPr>
          <w:p w14:paraId="544DA038" w14:textId="77777777" w:rsidR="005F4B1B" w:rsidRPr="0016110A" w:rsidRDefault="005F4B1B" w:rsidP="00BD2B64">
            <w:pPr>
              <w:jc w:val="center"/>
              <w:rPr>
                <w:rFonts w:cs="Arial"/>
                <w:sz w:val="16"/>
                <w:szCs w:val="16"/>
              </w:rPr>
            </w:pPr>
            <w:r w:rsidRPr="0016110A">
              <w:rPr>
                <w:rFonts w:cs="Arial"/>
                <w:sz w:val="16"/>
                <w:szCs w:val="16"/>
              </w:rPr>
              <w:t>Mantenimiento y Talleres</w:t>
            </w:r>
          </w:p>
        </w:tc>
        <w:tc>
          <w:tcPr>
            <w:tcW w:w="5386" w:type="dxa"/>
            <w:gridSpan w:val="2"/>
            <w:vAlign w:val="center"/>
            <w:hideMark/>
          </w:tcPr>
          <w:p w14:paraId="4108744A" w14:textId="77777777" w:rsidR="005F4B1B" w:rsidRPr="0016110A" w:rsidRDefault="005F4B1B" w:rsidP="00BD2B64">
            <w:pPr>
              <w:jc w:val="center"/>
              <w:rPr>
                <w:rFonts w:cs="Arial"/>
                <w:sz w:val="16"/>
                <w:szCs w:val="16"/>
              </w:rPr>
            </w:pPr>
            <w:r w:rsidRPr="0016110A">
              <w:rPr>
                <w:rFonts w:cs="Arial"/>
                <w:sz w:val="16"/>
                <w:szCs w:val="16"/>
              </w:rPr>
              <w:t>2 Bases (Xpujil, Edzná) y 2 Talleres (Campeche, Escárcega).</w:t>
            </w:r>
          </w:p>
        </w:tc>
      </w:tr>
      <w:tr w:rsidR="005F4B1B" w:rsidRPr="00377DA1" w14:paraId="734D580A" w14:textId="77777777" w:rsidTr="00BD2B64">
        <w:tc>
          <w:tcPr>
            <w:tcW w:w="3964" w:type="dxa"/>
            <w:gridSpan w:val="2"/>
            <w:shd w:val="clear" w:color="auto" w:fill="156082"/>
            <w:vAlign w:val="center"/>
            <w:hideMark/>
          </w:tcPr>
          <w:p w14:paraId="5996B0D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Restricciones Territoriales (Normativa)</w:t>
            </w:r>
          </w:p>
        </w:tc>
        <w:tc>
          <w:tcPr>
            <w:tcW w:w="5386" w:type="dxa"/>
            <w:gridSpan w:val="2"/>
            <w:shd w:val="clear" w:color="auto" w:fill="156082"/>
            <w:vAlign w:val="center"/>
            <w:hideMark/>
          </w:tcPr>
          <w:p w14:paraId="050A32D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Derecho de Vía Ferroviario</w:t>
            </w:r>
          </w:p>
        </w:tc>
      </w:tr>
      <w:tr w:rsidR="005F4B1B" w:rsidRPr="00377DA1" w14:paraId="02C6D350" w14:textId="77777777" w:rsidTr="00BD2B64">
        <w:tc>
          <w:tcPr>
            <w:tcW w:w="3964" w:type="dxa"/>
            <w:gridSpan w:val="2"/>
            <w:vAlign w:val="center"/>
            <w:hideMark/>
          </w:tcPr>
          <w:p w14:paraId="79377416" w14:textId="77777777" w:rsidR="005F4B1B" w:rsidRPr="0016110A" w:rsidRDefault="005F4B1B" w:rsidP="00BD2B64">
            <w:pPr>
              <w:jc w:val="center"/>
              <w:rPr>
                <w:rFonts w:cs="Arial"/>
                <w:sz w:val="16"/>
                <w:szCs w:val="16"/>
              </w:rPr>
            </w:pPr>
            <w:r w:rsidRPr="0016110A">
              <w:rPr>
                <w:rFonts w:cs="Arial"/>
                <w:sz w:val="16"/>
                <w:szCs w:val="16"/>
              </w:rPr>
              <w:t>Amplitud de franja de resguardo</w:t>
            </w:r>
          </w:p>
        </w:tc>
        <w:tc>
          <w:tcPr>
            <w:tcW w:w="5386" w:type="dxa"/>
            <w:gridSpan w:val="2"/>
            <w:vAlign w:val="center"/>
            <w:hideMark/>
          </w:tcPr>
          <w:p w14:paraId="5F6D64F4" w14:textId="77777777" w:rsidR="005F4B1B" w:rsidRPr="0016110A" w:rsidRDefault="005F4B1B" w:rsidP="00BD2B64">
            <w:pPr>
              <w:jc w:val="center"/>
              <w:rPr>
                <w:rFonts w:cs="Arial"/>
                <w:sz w:val="16"/>
                <w:szCs w:val="16"/>
              </w:rPr>
            </w:pPr>
            <w:r w:rsidRPr="0016110A">
              <w:rPr>
                <w:rFonts w:cs="Arial"/>
                <w:sz w:val="16"/>
                <w:szCs w:val="16"/>
              </w:rPr>
              <w:t>15 metros</w:t>
            </w:r>
            <w:r w:rsidRPr="0016110A">
              <w:rPr>
                <w:rStyle w:val="apple-converted-space"/>
                <w:rFonts w:cs="Arial"/>
                <w:sz w:val="16"/>
                <w:szCs w:val="16"/>
              </w:rPr>
              <w:t> </w:t>
            </w:r>
            <w:r w:rsidRPr="0016110A">
              <w:rPr>
                <w:rFonts w:cs="Arial"/>
                <w:sz w:val="16"/>
                <w:szCs w:val="16"/>
              </w:rPr>
              <w:t>a cada lado a partir del eje horizontal de la vía. Restricción absoluta para asentamientos o equipamiento incompatible.</w:t>
            </w:r>
          </w:p>
        </w:tc>
      </w:tr>
    </w:tbl>
    <w:p w14:paraId="20A56268"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03BCE80F" w14:textId="77777777" w:rsidR="005F4B1B" w:rsidRPr="00377DA1" w:rsidRDefault="005F4B1B" w:rsidP="005F4B1B">
      <w:pPr>
        <w:pStyle w:val="Ttulo7"/>
      </w:pPr>
      <w:r>
        <w:t>Producción económica</w:t>
      </w:r>
    </w:p>
    <w:p w14:paraId="011F3B61" w14:textId="77777777" w:rsidR="005F4B1B" w:rsidRPr="00377DA1" w:rsidRDefault="005F4B1B" w:rsidP="005F4B1B">
      <w:pPr>
        <w:pStyle w:val="Ttulo8"/>
      </w:pPr>
      <w:r w:rsidRPr="00377DA1">
        <w:t xml:space="preserve">Parques de </w:t>
      </w:r>
      <w:r>
        <w:t>t</w:t>
      </w:r>
      <w:r w:rsidRPr="00377DA1">
        <w:t>ransformación</w:t>
      </w:r>
    </w:p>
    <w:p w14:paraId="2635A6FF" w14:textId="77777777" w:rsidR="005F4B1B" w:rsidRPr="00377DA1" w:rsidRDefault="005F4B1B" w:rsidP="005F4B1B">
      <w:pPr>
        <w:spacing w:after="0"/>
        <w:rPr>
          <w:rFonts w:cs="Arial"/>
          <w:color w:val="000000"/>
          <w:szCs w:val="18"/>
        </w:rPr>
      </w:pPr>
      <w:r w:rsidRPr="00377DA1">
        <w:rPr>
          <w:rFonts w:cs="Arial"/>
          <w:b/>
          <w:bCs/>
          <w:color w:val="000000"/>
          <w:szCs w:val="18"/>
        </w:rPr>
        <w:t>Descrip</w:t>
      </w:r>
      <w:r>
        <w:rPr>
          <w:rFonts w:cs="Arial"/>
          <w:b/>
          <w:bCs/>
          <w:color w:val="000000"/>
          <w:szCs w:val="18"/>
        </w:rPr>
        <w:t>ción</w:t>
      </w:r>
      <w:r w:rsidRPr="00377DA1">
        <w:rPr>
          <w:rFonts w:cs="Arial"/>
          <w:b/>
          <w:bCs/>
          <w:color w:val="000000"/>
          <w:szCs w:val="18"/>
        </w:rPr>
        <w:t>:</w:t>
      </w:r>
    </w:p>
    <w:p w14:paraId="7354454C" w14:textId="77777777" w:rsidR="005F4B1B" w:rsidRPr="00377DA1" w:rsidRDefault="005F4B1B" w:rsidP="005F4B1B">
      <w:pPr>
        <w:spacing w:after="0"/>
        <w:rPr>
          <w:rFonts w:cs="Arial"/>
          <w:color w:val="000000"/>
          <w:szCs w:val="18"/>
        </w:rPr>
      </w:pPr>
      <w:r w:rsidRPr="00377DA1">
        <w:rPr>
          <w:rFonts w:cs="Arial"/>
          <w:color w:val="000000"/>
          <w:szCs w:val="18"/>
        </w:rPr>
        <w:t>Este tema cartografía la especialización industrial de Campeche más allá del sector de extracción petrolera. La evaluación territorial de las actividades secundarias y la ubicación de las empresas de manufactura, transformación e industria textil determina la viabilidad para la consolidación de nuevos parques industriales. Mapear estas unidades económicas permite identificar clústeres donde la infraestructura preexistente (energía, vías de carga y telecomunicaciones) justifica la inversión pública para escalar proyectos detonadores que diversifiquen el Producto Interno Bruto (PIB) estatal, combatiendo la dependencia histórica de la industria de hidrocarburos.</w:t>
      </w:r>
    </w:p>
    <w:p w14:paraId="02F376F4"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51270D96" w14:textId="77777777" w:rsidR="005F4B1B" w:rsidRPr="00377DA1" w:rsidRDefault="005F4B1B">
      <w:pPr>
        <w:numPr>
          <w:ilvl w:val="0"/>
          <w:numId w:val="41"/>
        </w:numPr>
        <w:spacing w:after="0"/>
        <w:rPr>
          <w:rFonts w:cs="Arial"/>
          <w:color w:val="000000"/>
          <w:szCs w:val="18"/>
        </w:rPr>
      </w:pPr>
      <w:r w:rsidRPr="00377DA1">
        <w:rPr>
          <w:rFonts w:cs="Arial"/>
          <w:color w:val="000000"/>
          <w:szCs w:val="18"/>
        </w:rPr>
        <w:t>Índices de Especialización de Actividades Industriales (Unidades económicas, personal ocupado, producción bruta total).</w:t>
      </w:r>
    </w:p>
    <w:p w14:paraId="62410E02" w14:textId="77777777" w:rsidR="005F4B1B" w:rsidRPr="00377DA1" w:rsidRDefault="005F4B1B">
      <w:pPr>
        <w:numPr>
          <w:ilvl w:val="0"/>
          <w:numId w:val="41"/>
        </w:numPr>
        <w:spacing w:after="0"/>
        <w:rPr>
          <w:rFonts w:cs="Arial"/>
          <w:color w:val="000000"/>
          <w:szCs w:val="18"/>
        </w:rPr>
      </w:pPr>
      <w:r w:rsidRPr="00377DA1">
        <w:rPr>
          <w:rFonts w:cs="Arial"/>
          <w:color w:val="000000"/>
          <w:szCs w:val="18"/>
        </w:rPr>
        <w:t>Inventario de unidades económicas en el sector secundario/manufacturero (Textil, bebidas, derivaciones petroleras).</w:t>
      </w:r>
    </w:p>
    <w:p w14:paraId="74C33D63" w14:textId="77777777" w:rsidR="005F4B1B" w:rsidRPr="00377DA1" w:rsidRDefault="005F4B1B">
      <w:pPr>
        <w:numPr>
          <w:ilvl w:val="0"/>
          <w:numId w:val="41"/>
        </w:numPr>
        <w:spacing w:after="0"/>
        <w:rPr>
          <w:rFonts w:cs="Arial"/>
          <w:color w:val="000000"/>
          <w:szCs w:val="18"/>
        </w:rPr>
      </w:pPr>
      <w:r w:rsidRPr="00377DA1">
        <w:rPr>
          <w:rFonts w:cs="Arial"/>
          <w:color w:val="000000"/>
          <w:szCs w:val="18"/>
        </w:rPr>
        <w:t>Proyectos estratégicos de transformación (Parques Industriales y Plantas Energéticas).</w:t>
      </w:r>
    </w:p>
    <w:p w14:paraId="0116F6EE" w14:textId="77777777" w:rsidR="005F4B1B" w:rsidRPr="00377DA1" w:rsidRDefault="005F4B1B" w:rsidP="005F4B1B">
      <w:pPr>
        <w:spacing w:after="0"/>
        <w:rPr>
          <w:rFonts w:cs="Arial"/>
          <w:color w:val="000000"/>
          <w:szCs w:val="18"/>
        </w:rPr>
      </w:pPr>
      <w:r w:rsidRPr="00377DA1">
        <w:rPr>
          <w:rFonts w:cs="Arial"/>
          <w:b/>
          <w:bCs/>
          <w:color w:val="000000"/>
          <w:szCs w:val="18"/>
        </w:rPr>
        <w:t>Capas utilizadas:</w:t>
      </w:r>
    </w:p>
    <w:p w14:paraId="690BB497" w14:textId="77777777" w:rsidR="005F4B1B" w:rsidRPr="00C85EAC" w:rsidRDefault="005F4B1B">
      <w:pPr>
        <w:pStyle w:val="Prrafodelista"/>
        <w:numPr>
          <w:ilvl w:val="0"/>
          <w:numId w:val="4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C04_Parque_Industrial_Textil_OPMATPG_2023</w:t>
      </w:r>
      <w:r w:rsidRPr="00C85EAC">
        <w:rPr>
          <w:rFonts w:eastAsia="Times New Roman" w:cs="Times New Roman"/>
          <w:szCs w:val="18"/>
          <w:lang w:eastAsia="es-MX"/>
          <w14:ligatures w14:val="none"/>
        </w:rPr>
        <w:t> (1 y 3)</w:t>
      </w:r>
    </w:p>
    <w:p w14:paraId="011C048A" w14:textId="77777777" w:rsidR="005F4B1B" w:rsidRPr="00C85EAC" w:rsidRDefault="005F4B1B">
      <w:pPr>
        <w:pStyle w:val="Prrafodelista"/>
        <w:numPr>
          <w:ilvl w:val="0"/>
          <w:numId w:val="4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C04_Industria_Planta_Biocombustible_OPMATPG_2023</w:t>
      </w:r>
      <w:r w:rsidRPr="00C85EAC">
        <w:rPr>
          <w:rFonts w:eastAsia="Times New Roman" w:cs="Times New Roman"/>
          <w:szCs w:val="18"/>
          <w:lang w:eastAsia="es-MX"/>
          <w14:ligatures w14:val="none"/>
        </w:rPr>
        <w:t> (1 y 3)</w:t>
      </w:r>
    </w:p>
    <w:p w14:paraId="2AE6CE7E" w14:textId="77777777" w:rsidR="005F4B1B" w:rsidRPr="00C85EAC" w:rsidRDefault="005F4B1B">
      <w:pPr>
        <w:pStyle w:val="Prrafodelista"/>
        <w:numPr>
          <w:ilvl w:val="0"/>
          <w:numId w:val="4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C04_CentralidadEconomica_CE_DENUE_2019</w:t>
      </w:r>
      <w:r w:rsidRPr="00C85EAC">
        <w:rPr>
          <w:rFonts w:eastAsia="Times New Roman" w:cs="Times New Roman"/>
          <w:szCs w:val="18"/>
          <w:lang w:eastAsia="es-MX"/>
          <w14:ligatures w14:val="none"/>
        </w:rPr>
        <w:t> (3)</w:t>
      </w:r>
    </w:p>
    <w:p w14:paraId="738C7FA1" w14:textId="77777777" w:rsidR="005F4B1B" w:rsidRPr="00377DA1" w:rsidRDefault="005F4B1B" w:rsidP="005F4B1B">
      <w:pPr>
        <w:spacing w:after="0"/>
        <w:rPr>
          <w:rFonts w:cs="Arial"/>
          <w:b/>
          <w:bCs/>
          <w:color w:val="000000"/>
          <w:szCs w:val="18"/>
        </w:rPr>
      </w:pPr>
      <w:r>
        <w:rPr>
          <w:rFonts w:cs="Arial"/>
          <w:b/>
          <w:bCs/>
          <w:color w:val="000000"/>
          <w:szCs w:val="18"/>
        </w:rPr>
        <w:t xml:space="preserve">Descripción </w:t>
      </w:r>
      <w:r w:rsidRPr="00377DA1">
        <w:rPr>
          <w:rFonts w:cs="Arial"/>
          <w:b/>
          <w:bCs/>
          <w:color w:val="000000"/>
          <w:szCs w:val="18"/>
        </w:rPr>
        <w:t>Analítica</w:t>
      </w:r>
      <w:r>
        <w:rPr>
          <w:rFonts w:cs="Arial"/>
          <w:b/>
          <w:bCs/>
          <w:color w:val="000000"/>
          <w:szCs w:val="18"/>
        </w:rPr>
        <w:t>:</w:t>
      </w:r>
    </w:p>
    <w:p w14:paraId="7009303E" w14:textId="77777777" w:rsidR="005F4B1B" w:rsidRPr="00377DA1" w:rsidRDefault="005F4B1B">
      <w:pPr>
        <w:numPr>
          <w:ilvl w:val="0"/>
          <w:numId w:val="42"/>
        </w:numPr>
        <w:spacing w:after="0"/>
        <w:rPr>
          <w:rFonts w:cs="Arial"/>
          <w:color w:val="000000"/>
          <w:szCs w:val="18"/>
        </w:rPr>
      </w:pPr>
      <w:r w:rsidRPr="00377DA1">
        <w:rPr>
          <w:rFonts w:cs="Arial"/>
          <w:b/>
          <w:bCs/>
          <w:color w:val="000000"/>
          <w:szCs w:val="18"/>
        </w:rPr>
        <w:t>Concentración y Vocación Secundaria:</w:t>
      </w:r>
      <w:r w:rsidRPr="00377DA1">
        <w:rPr>
          <w:rStyle w:val="apple-converted-space"/>
          <w:rFonts w:cs="Arial"/>
          <w:color w:val="000000"/>
          <w:szCs w:val="18"/>
        </w:rPr>
        <w:t> </w:t>
      </w:r>
      <w:r w:rsidRPr="00377DA1">
        <w:rPr>
          <w:rFonts w:cs="Arial"/>
          <w:color w:val="000000"/>
          <w:szCs w:val="18"/>
        </w:rPr>
        <w:t>El municipio de</w:t>
      </w:r>
      <w:r w:rsidRPr="00377DA1">
        <w:rPr>
          <w:rStyle w:val="apple-converted-space"/>
          <w:rFonts w:cs="Arial"/>
          <w:color w:val="000000"/>
          <w:szCs w:val="18"/>
        </w:rPr>
        <w:t> </w:t>
      </w:r>
      <w:r w:rsidRPr="00377DA1">
        <w:rPr>
          <w:rFonts w:cs="Arial"/>
          <w:b/>
          <w:bCs/>
          <w:color w:val="000000"/>
          <w:szCs w:val="18"/>
        </w:rPr>
        <w:t>Carmen es el único con vocación productiva dominante en actividades secundarias</w:t>
      </w:r>
      <w:r w:rsidRPr="00377DA1">
        <w:rPr>
          <w:rStyle w:val="apple-converted-space"/>
          <w:rFonts w:cs="Arial"/>
          <w:color w:val="000000"/>
          <w:szCs w:val="18"/>
        </w:rPr>
        <w:t> </w:t>
      </w:r>
      <w:r w:rsidRPr="00377DA1">
        <w:rPr>
          <w:rFonts w:cs="Arial"/>
          <w:color w:val="000000"/>
          <w:szCs w:val="18"/>
        </w:rPr>
        <w:t xml:space="preserve">debido a la extracción de petróleo y gas natural (índice de especialización de 26.2 en unidades económicas). Sin embargo, la industria de fabricación de insumos y prendas de vestir (textil) presenta una fuerte </w:t>
      </w:r>
      <w:r w:rsidRPr="00377DA1">
        <w:rPr>
          <w:rFonts w:cs="Arial"/>
          <w:color w:val="000000"/>
          <w:szCs w:val="18"/>
        </w:rPr>
        <w:lastRenderedPageBreak/>
        <w:t>aglomeración de mano de obra e infraestructura, demostrando viabilidad para escalar hacia proyectos de desarrollo a gran escala.</w:t>
      </w:r>
    </w:p>
    <w:p w14:paraId="2B8CC092" w14:textId="77777777" w:rsidR="005F4B1B" w:rsidRPr="00377DA1" w:rsidRDefault="005F4B1B">
      <w:pPr>
        <w:numPr>
          <w:ilvl w:val="0"/>
          <w:numId w:val="42"/>
        </w:numPr>
        <w:spacing w:after="0"/>
        <w:rPr>
          <w:rFonts w:cs="Arial"/>
          <w:color w:val="000000"/>
          <w:szCs w:val="18"/>
        </w:rPr>
      </w:pPr>
      <w:r w:rsidRPr="00377DA1">
        <w:rPr>
          <w:rFonts w:cs="Arial"/>
          <w:b/>
          <w:bCs/>
          <w:color w:val="000000"/>
          <w:szCs w:val="18"/>
        </w:rPr>
        <w:t>Proyecto Detonador - Parque Industrial Textil:</w:t>
      </w:r>
      <w:r w:rsidRPr="00377DA1">
        <w:rPr>
          <w:rStyle w:val="apple-converted-space"/>
          <w:rFonts w:cs="Arial"/>
          <w:color w:val="000000"/>
          <w:szCs w:val="18"/>
        </w:rPr>
        <w:t> </w:t>
      </w:r>
      <w:r w:rsidRPr="00377DA1">
        <w:rPr>
          <w:rFonts w:cs="Arial"/>
          <w:color w:val="000000"/>
          <w:szCs w:val="18"/>
        </w:rPr>
        <w:t>Para romper la dependencia petrolera e incrementar la productividad vinculando productores, consumidores y nuevas tecnologías, el PEOTDU proyecta la creación de un</w:t>
      </w:r>
      <w:r w:rsidRPr="00377DA1">
        <w:rPr>
          <w:rStyle w:val="apple-converted-space"/>
          <w:rFonts w:cs="Arial"/>
          <w:color w:val="000000"/>
          <w:szCs w:val="18"/>
        </w:rPr>
        <w:t> </w:t>
      </w:r>
      <w:r w:rsidRPr="00377DA1">
        <w:rPr>
          <w:rFonts w:cs="Arial"/>
          <w:b/>
          <w:bCs/>
          <w:color w:val="000000"/>
          <w:szCs w:val="18"/>
        </w:rPr>
        <w:t>Parque Industrial Textil</w:t>
      </w:r>
      <w:r w:rsidRPr="00377DA1">
        <w:rPr>
          <w:rStyle w:val="apple-converted-space"/>
          <w:rFonts w:cs="Arial"/>
          <w:color w:val="000000"/>
          <w:szCs w:val="18"/>
        </w:rPr>
        <w:t> </w:t>
      </w:r>
      <w:r w:rsidRPr="00377DA1">
        <w:rPr>
          <w:rFonts w:cs="Arial"/>
          <w:color w:val="000000"/>
          <w:szCs w:val="18"/>
        </w:rPr>
        <w:t>en la localidad de</w:t>
      </w:r>
      <w:r w:rsidRPr="00377DA1">
        <w:rPr>
          <w:rStyle w:val="apple-converted-space"/>
          <w:rFonts w:cs="Arial"/>
          <w:color w:val="000000"/>
          <w:szCs w:val="18"/>
        </w:rPr>
        <w:t> </w:t>
      </w:r>
      <w:r w:rsidRPr="00377DA1">
        <w:rPr>
          <w:rFonts w:cs="Arial"/>
          <w:b/>
          <w:bCs/>
          <w:color w:val="000000"/>
          <w:szCs w:val="18"/>
        </w:rPr>
        <w:t>Bécal (Municipio de Calkiní)</w:t>
      </w:r>
      <w:r w:rsidRPr="00377DA1">
        <w:rPr>
          <w:rFonts w:cs="Arial"/>
          <w:color w:val="000000"/>
          <w:szCs w:val="18"/>
        </w:rPr>
        <w:t>, requiriendo una inversión macro de 64 millones de pesos, operada por el Estado y la Secretaría de Desarrollo Económico (SEDECO).</w:t>
      </w:r>
    </w:p>
    <w:p w14:paraId="51C4793B" w14:textId="77777777" w:rsidR="005F4B1B" w:rsidRPr="00377DA1" w:rsidRDefault="005F4B1B">
      <w:pPr>
        <w:numPr>
          <w:ilvl w:val="0"/>
          <w:numId w:val="42"/>
        </w:numPr>
        <w:spacing w:after="0"/>
        <w:rPr>
          <w:rFonts w:cs="Arial"/>
          <w:color w:val="000000"/>
          <w:szCs w:val="18"/>
        </w:rPr>
      </w:pPr>
      <w:r w:rsidRPr="00377DA1">
        <w:rPr>
          <w:rFonts w:cs="Arial"/>
          <w:b/>
          <w:bCs/>
          <w:color w:val="000000"/>
          <w:szCs w:val="18"/>
        </w:rPr>
        <w:t>Proyecto Detonador - Planta de Biocombustible:</w:t>
      </w:r>
      <w:r w:rsidRPr="00377DA1">
        <w:rPr>
          <w:rStyle w:val="apple-converted-space"/>
          <w:rFonts w:cs="Arial"/>
          <w:color w:val="000000"/>
          <w:szCs w:val="18"/>
        </w:rPr>
        <w:t> </w:t>
      </w:r>
      <w:r w:rsidRPr="00377DA1">
        <w:rPr>
          <w:rFonts w:cs="Arial"/>
          <w:color w:val="000000"/>
          <w:szCs w:val="18"/>
        </w:rPr>
        <w:t>Alineado a la alta vocación agrícola, específicamente en el cultivo de caña de azúcar (producción de 212,541.42 toneladas anuales en 2022), el instrumento justifica la construcción de una</w:t>
      </w:r>
      <w:r w:rsidRPr="00377DA1">
        <w:rPr>
          <w:rStyle w:val="apple-converted-space"/>
          <w:rFonts w:cs="Arial"/>
          <w:color w:val="000000"/>
          <w:szCs w:val="18"/>
        </w:rPr>
        <w:t> </w:t>
      </w:r>
      <w:r w:rsidRPr="00377DA1">
        <w:rPr>
          <w:rFonts w:cs="Arial"/>
          <w:b/>
          <w:bCs/>
          <w:color w:val="000000"/>
          <w:szCs w:val="18"/>
        </w:rPr>
        <w:t>Planta de Biocombustible en el municipio de Champotón</w:t>
      </w:r>
      <w:r w:rsidRPr="00377DA1">
        <w:rPr>
          <w:rStyle w:val="apple-converted-space"/>
          <w:rFonts w:cs="Arial"/>
          <w:color w:val="000000"/>
          <w:szCs w:val="18"/>
        </w:rPr>
        <w:t> </w:t>
      </w:r>
      <w:r w:rsidRPr="00377DA1">
        <w:rPr>
          <w:rFonts w:cs="Arial"/>
          <w:color w:val="000000"/>
          <w:szCs w:val="18"/>
        </w:rPr>
        <w:t>(inversión de 150 millones de pesos). Esta infraestructura industrial aprovechará la biomasa (hasta 80 litros de etanol por tonelada de caña), diversificando la matriz energética regional.</w:t>
      </w:r>
    </w:p>
    <w:p w14:paraId="796B9E41" w14:textId="77777777" w:rsidR="005F4B1B" w:rsidRPr="00377DA1" w:rsidRDefault="005F4B1B" w:rsidP="005F4B1B">
      <w:pPr>
        <w:spacing w:after="0"/>
        <w:rPr>
          <w:rFonts w:cs="Arial"/>
          <w:color w:val="000000"/>
          <w:szCs w:val="18"/>
        </w:rPr>
      </w:pPr>
      <w:r>
        <w:rPr>
          <w:rFonts w:cs="Arial"/>
          <w:b/>
          <w:bCs/>
          <w:color w:val="000000"/>
          <w:szCs w:val="18"/>
        </w:rPr>
        <w:t xml:space="preserve">Descripción </w:t>
      </w:r>
      <w:r w:rsidRPr="00377DA1">
        <w:rPr>
          <w:rFonts w:cs="Arial"/>
          <w:b/>
          <w:bCs/>
          <w:color w:val="000000"/>
          <w:szCs w:val="18"/>
        </w:rPr>
        <w:t>Narrativa:</w:t>
      </w:r>
    </w:p>
    <w:p w14:paraId="30A30AF1" w14:textId="77777777" w:rsidR="005F4B1B" w:rsidRPr="00377DA1" w:rsidRDefault="005F4B1B" w:rsidP="005F4B1B">
      <w:pPr>
        <w:spacing w:after="0"/>
        <w:rPr>
          <w:rFonts w:cs="Arial"/>
          <w:color w:val="000000"/>
          <w:szCs w:val="18"/>
        </w:rPr>
      </w:pPr>
      <w:r w:rsidRPr="00377DA1">
        <w:rPr>
          <w:rFonts w:cs="Arial"/>
          <w:color w:val="000000"/>
          <w:szCs w:val="18"/>
        </w:rPr>
        <w:t>La estructura económica de Campeche exhibe una vulnerabilidad estructural derivada de su absoluta concentración en la extracción de hidrocarburos. El análisis espacial de las actividades productivas comprueba que, fuera de la Sonda de Campeche y Ciudad del Carmen, el resto del territorio posee un enorme potencial manufacturero y agroindustrial que carece de infraestructura física (parques industriales) para consolidarse como motor económico.</w:t>
      </w:r>
    </w:p>
    <w:p w14:paraId="79E7859B" w14:textId="77777777" w:rsidR="005F4B1B" w:rsidRPr="00377DA1" w:rsidRDefault="005F4B1B" w:rsidP="005F4B1B">
      <w:pPr>
        <w:rPr>
          <w:rFonts w:cs="Arial"/>
          <w:color w:val="000000"/>
          <w:szCs w:val="18"/>
        </w:rPr>
      </w:pPr>
      <w:r w:rsidRPr="00377DA1">
        <w:rPr>
          <w:rFonts w:cs="Arial"/>
          <w:color w:val="000000"/>
          <w:szCs w:val="18"/>
        </w:rPr>
        <w:t>Entender los polígonos propuestos para el</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Parque Industrial Textil</w:t>
      </w:r>
      <w:r w:rsidRPr="00377DA1">
        <w:rPr>
          <w:rStyle w:val="apple-converted-space"/>
          <w:rFonts w:cs="Arial"/>
          <w:color w:val="000000"/>
          <w:szCs w:val="18"/>
        </w:rPr>
        <w:t xml:space="preserve"> </w:t>
      </w:r>
      <w:r w:rsidRPr="00377DA1">
        <w:rPr>
          <w:rFonts w:cs="Arial"/>
          <w:color w:val="000000"/>
          <w:szCs w:val="18"/>
        </w:rPr>
        <w:t>en Bécal y la</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 xml:space="preserve">Planta de Biocombustible </w:t>
      </w:r>
      <w:r w:rsidRPr="00377DA1">
        <w:rPr>
          <w:rFonts w:cs="Arial"/>
          <w:color w:val="000000"/>
          <w:szCs w:val="18"/>
        </w:rPr>
        <w:t>en Champotón resulta indispensable para alinear el ordenamiento urbano y la inversión en obra pública. Estas megaestructuras industriales requerirán garantizar dotación de redes, conectividad mediante el Corredor Puebla-Progreso y zonas de amortiguamiento para evitar conflictos de uso de suelo urbano. Dotar de esta base técnica y legal a la SEDECO y al gobierno estatal permitirá atraer inversión privada, detonando un crecimiento económico diversificado y mitigando los desequilibrios asimétricos entre los municipios del estado.</w:t>
      </w:r>
    </w:p>
    <w:p w14:paraId="41FD8524"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64</w:t>
      </w:r>
      <w:r w:rsidRPr="00377DA1">
        <w:rPr>
          <w:sz w:val="18"/>
        </w:rPr>
        <w:fldChar w:fldCharType="end"/>
      </w:r>
      <w:r w:rsidRPr="00377DA1">
        <w:rPr>
          <w:sz w:val="18"/>
        </w:rPr>
        <w:t xml:space="preserve"> Ficha Técnica Infraestructura Industrial y Parques de Transformación</w:t>
      </w:r>
    </w:p>
    <w:tbl>
      <w:tblPr>
        <w:tblStyle w:val="Tablaconcuadrcula"/>
        <w:tblW w:w="0" w:type="auto"/>
        <w:tblLayout w:type="fixed"/>
        <w:tblLook w:val="04A0" w:firstRow="1" w:lastRow="0" w:firstColumn="1" w:lastColumn="0" w:noHBand="0" w:noVBand="1"/>
      </w:tblPr>
      <w:tblGrid>
        <w:gridCol w:w="1970"/>
        <w:gridCol w:w="1569"/>
        <w:gridCol w:w="65"/>
        <w:gridCol w:w="2487"/>
        <w:gridCol w:w="3259"/>
      </w:tblGrid>
      <w:tr w:rsidR="005F4B1B" w:rsidRPr="00377DA1" w14:paraId="40E1C8F9" w14:textId="77777777" w:rsidTr="00BD2B64">
        <w:tc>
          <w:tcPr>
            <w:tcW w:w="1970" w:type="dxa"/>
            <w:shd w:val="clear" w:color="auto" w:fill="156082"/>
            <w:hideMark/>
          </w:tcPr>
          <w:p w14:paraId="35E99D68"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634" w:type="dxa"/>
            <w:gridSpan w:val="2"/>
            <w:shd w:val="clear" w:color="auto" w:fill="156082"/>
            <w:hideMark/>
          </w:tcPr>
          <w:p w14:paraId="5E4864C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487" w:type="dxa"/>
            <w:shd w:val="clear" w:color="auto" w:fill="156082"/>
            <w:hideMark/>
          </w:tcPr>
          <w:p w14:paraId="1A4E7FB5"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259" w:type="dxa"/>
            <w:shd w:val="clear" w:color="auto" w:fill="156082"/>
            <w:hideMark/>
          </w:tcPr>
          <w:p w14:paraId="508607B0"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71695DCD" w14:textId="77777777" w:rsidTr="00BD2B64">
        <w:tc>
          <w:tcPr>
            <w:tcW w:w="1970" w:type="dxa"/>
            <w:hideMark/>
          </w:tcPr>
          <w:p w14:paraId="30E7D0B9" w14:textId="77777777" w:rsidR="005F4B1B" w:rsidRPr="00377DA1" w:rsidRDefault="005F4B1B" w:rsidP="00BD2B64">
            <w:pPr>
              <w:rPr>
                <w:rFonts w:cs="Arial"/>
                <w:szCs w:val="18"/>
              </w:rPr>
            </w:pPr>
            <w:r w:rsidRPr="00377DA1">
              <w:rPr>
                <w:rFonts w:cs="Arial"/>
                <w:szCs w:val="18"/>
              </w:rPr>
              <w:t>Audita la especialización industrial del estado y espacializa los proyectos macroeconómicos destinados a diversificar el PIB, identificando los clústeres de manufactura y transformación.</w:t>
            </w:r>
          </w:p>
        </w:tc>
        <w:tc>
          <w:tcPr>
            <w:tcW w:w="1634" w:type="dxa"/>
            <w:gridSpan w:val="2"/>
            <w:hideMark/>
          </w:tcPr>
          <w:p w14:paraId="483F21FF" w14:textId="77777777" w:rsidR="005F4B1B" w:rsidRPr="00377DA1" w:rsidRDefault="005F4B1B" w:rsidP="00BD2B64">
            <w:pPr>
              <w:rPr>
                <w:rFonts w:cs="Arial"/>
                <w:szCs w:val="18"/>
              </w:rPr>
            </w:pPr>
            <w:r w:rsidRPr="00377DA1">
              <w:rPr>
                <w:rFonts w:cs="Arial"/>
                <w:szCs w:val="18"/>
              </w:rPr>
              <w:t>Análisis espacial de las vocaciones secundarias, unidades económicas de transformación y megaproyectos industriales.</w:t>
            </w:r>
          </w:p>
        </w:tc>
        <w:tc>
          <w:tcPr>
            <w:tcW w:w="2487" w:type="dxa"/>
            <w:hideMark/>
          </w:tcPr>
          <w:p w14:paraId="390816D8" w14:textId="77777777" w:rsidR="005F4B1B" w:rsidRPr="00377DA1" w:rsidRDefault="005F4B1B" w:rsidP="00BD2B64">
            <w:pPr>
              <w:rPr>
                <w:rFonts w:cs="Arial"/>
                <w:szCs w:val="18"/>
              </w:rPr>
            </w:pPr>
            <w:r w:rsidRPr="00377DA1">
              <w:rPr>
                <w:rFonts w:cs="Arial"/>
                <w:szCs w:val="18"/>
              </w:rPr>
              <w:t>- Índice de Especialización Industrial.</w:t>
            </w:r>
          </w:p>
          <w:p w14:paraId="066122D5" w14:textId="77777777" w:rsidR="005F4B1B" w:rsidRPr="00377DA1" w:rsidRDefault="005F4B1B" w:rsidP="00BD2B64">
            <w:pPr>
              <w:rPr>
                <w:rFonts w:cs="Arial"/>
                <w:szCs w:val="18"/>
              </w:rPr>
            </w:pPr>
            <w:r w:rsidRPr="00377DA1">
              <w:rPr>
                <w:rFonts w:cs="Arial"/>
                <w:szCs w:val="18"/>
              </w:rPr>
              <w:t>- Polígonos de Proyectos Detonadores (Textil / Bioenergía).</w:t>
            </w:r>
          </w:p>
          <w:p w14:paraId="5781E7FF" w14:textId="77777777" w:rsidR="005F4B1B" w:rsidRPr="00377DA1" w:rsidRDefault="005F4B1B" w:rsidP="00BD2B64">
            <w:pPr>
              <w:rPr>
                <w:rFonts w:cs="Arial"/>
                <w:szCs w:val="18"/>
              </w:rPr>
            </w:pPr>
            <w:r w:rsidRPr="00377DA1">
              <w:rPr>
                <w:rFonts w:cs="Arial"/>
                <w:szCs w:val="18"/>
              </w:rPr>
              <w:t>- Sectores productivos no petroleros.</w:t>
            </w:r>
          </w:p>
        </w:tc>
        <w:tc>
          <w:tcPr>
            <w:tcW w:w="3259" w:type="dxa"/>
            <w:hideMark/>
          </w:tcPr>
          <w:p w14:paraId="2DADF855"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C04_Parque_Industrial_Textil_OPMATPG_2023</w:t>
            </w:r>
            <w:r w:rsidRPr="00C85EAC">
              <w:rPr>
                <w:rFonts w:eastAsia="Times New Roman" w:cs="Times New Roman"/>
                <w:szCs w:val="18"/>
                <w:lang w:eastAsia="es-MX"/>
                <w14:ligatures w14:val="none"/>
              </w:rPr>
              <w:t> (1 y 3)</w:t>
            </w:r>
          </w:p>
          <w:p w14:paraId="061C8E6D"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C04_Industria_Planta_Biocombustible_OPMATPG_2023</w:t>
            </w:r>
            <w:r w:rsidRPr="00C85EAC">
              <w:rPr>
                <w:rFonts w:eastAsia="Times New Roman" w:cs="Times New Roman"/>
                <w:szCs w:val="18"/>
                <w:lang w:eastAsia="es-MX"/>
                <w14:ligatures w14:val="none"/>
              </w:rPr>
              <w:t> (1 y 3)</w:t>
            </w:r>
          </w:p>
          <w:p w14:paraId="1090B242"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C04_CentralidadEconomica_CE_DENUE_2019</w:t>
            </w:r>
            <w:r w:rsidRPr="00C85EAC">
              <w:rPr>
                <w:rFonts w:eastAsia="Times New Roman" w:cs="Times New Roman"/>
                <w:szCs w:val="18"/>
                <w:lang w:eastAsia="es-MX"/>
                <w14:ligatures w14:val="none"/>
              </w:rPr>
              <w:t> (3)</w:t>
            </w:r>
          </w:p>
          <w:p w14:paraId="1A134C78" w14:textId="77777777" w:rsidR="005F4B1B" w:rsidRPr="00377DA1" w:rsidRDefault="005F4B1B" w:rsidP="00BD2B64">
            <w:pPr>
              <w:rPr>
                <w:rFonts w:cs="Arial"/>
                <w:szCs w:val="18"/>
              </w:rPr>
            </w:pPr>
          </w:p>
        </w:tc>
      </w:tr>
      <w:tr w:rsidR="005F4B1B" w:rsidRPr="00377DA1" w14:paraId="2B1E30AD" w14:textId="77777777" w:rsidTr="00BD2B64">
        <w:tc>
          <w:tcPr>
            <w:tcW w:w="9350" w:type="dxa"/>
            <w:gridSpan w:val="5"/>
            <w:shd w:val="clear" w:color="auto" w:fill="156082"/>
            <w:hideMark/>
          </w:tcPr>
          <w:p w14:paraId="724062E0"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69576D2B" w14:textId="77777777" w:rsidTr="00BD2B64">
        <w:tc>
          <w:tcPr>
            <w:tcW w:w="3539" w:type="dxa"/>
            <w:gridSpan w:val="2"/>
            <w:shd w:val="clear" w:color="auto" w:fill="156082"/>
            <w:hideMark/>
          </w:tcPr>
          <w:p w14:paraId="403E15B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Vocaciones Industriales (Análisis Sectorial)</w:t>
            </w:r>
          </w:p>
        </w:tc>
        <w:tc>
          <w:tcPr>
            <w:tcW w:w="5811" w:type="dxa"/>
            <w:gridSpan w:val="3"/>
            <w:shd w:val="clear" w:color="auto" w:fill="156082"/>
            <w:hideMark/>
          </w:tcPr>
          <w:p w14:paraId="28D40884"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Indicadores de Especialización</w:t>
            </w:r>
          </w:p>
        </w:tc>
      </w:tr>
      <w:tr w:rsidR="005F4B1B" w:rsidRPr="00377DA1" w14:paraId="72FAD71B" w14:textId="77777777" w:rsidTr="00BD2B64">
        <w:tc>
          <w:tcPr>
            <w:tcW w:w="3539" w:type="dxa"/>
            <w:gridSpan w:val="2"/>
            <w:hideMark/>
          </w:tcPr>
          <w:p w14:paraId="5A03F3D2" w14:textId="77777777" w:rsidR="005F4B1B" w:rsidRPr="00377DA1" w:rsidRDefault="005F4B1B" w:rsidP="00BD2B64">
            <w:pPr>
              <w:rPr>
                <w:rFonts w:cs="Arial"/>
                <w:szCs w:val="18"/>
              </w:rPr>
            </w:pPr>
            <w:r w:rsidRPr="00377DA1">
              <w:rPr>
                <w:rFonts w:cs="Arial"/>
                <w:szCs w:val="18"/>
              </w:rPr>
              <w:t>Extracción de petróleo y gas (Concentrado en Carmen)</w:t>
            </w:r>
          </w:p>
        </w:tc>
        <w:tc>
          <w:tcPr>
            <w:tcW w:w="5811" w:type="dxa"/>
            <w:gridSpan w:val="3"/>
            <w:hideMark/>
          </w:tcPr>
          <w:p w14:paraId="64AD9A06" w14:textId="77777777" w:rsidR="005F4B1B" w:rsidRPr="00377DA1" w:rsidRDefault="005F4B1B" w:rsidP="00BD2B64">
            <w:pPr>
              <w:rPr>
                <w:rFonts w:cs="Arial"/>
                <w:szCs w:val="18"/>
              </w:rPr>
            </w:pPr>
            <w:r w:rsidRPr="00377DA1">
              <w:rPr>
                <w:rFonts w:cs="Arial"/>
                <w:szCs w:val="18"/>
              </w:rPr>
              <w:t>Concentra empresas (26.2), personal ocupado (48.9) y producción bruta (21.7).</w:t>
            </w:r>
          </w:p>
        </w:tc>
      </w:tr>
      <w:tr w:rsidR="005F4B1B" w:rsidRPr="00377DA1" w14:paraId="46D791F0" w14:textId="77777777" w:rsidTr="00BD2B64">
        <w:tc>
          <w:tcPr>
            <w:tcW w:w="3539" w:type="dxa"/>
            <w:gridSpan w:val="2"/>
            <w:hideMark/>
          </w:tcPr>
          <w:p w14:paraId="1C1B1B79" w14:textId="77777777" w:rsidR="005F4B1B" w:rsidRPr="00377DA1" w:rsidRDefault="005F4B1B" w:rsidP="00BD2B64">
            <w:pPr>
              <w:rPr>
                <w:rFonts w:cs="Arial"/>
                <w:szCs w:val="18"/>
              </w:rPr>
            </w:pPr>
            <w:r w:rsidRPr="00377DA1">
              <w:rPr>
                <w:rFonts w:cs="Arial"/>
                <w:szCs w:val="18"/>
              </w:rPr>
              <w:t>Industria de prendas de vestir y productos textiles</w:t>
            </w:r>
          </w:p>
        </w:tc>
        <w:tc>
          <w:tcPr>
            <w:tcW w:w="5811" w:type="dxa"/>
            <w:gridSpan w:val="3"/>
            <w:hideMark/>
          </w:tcPr>
          <w:p w14:paraId="56F9C3C0" w14:textId="77777777" w:rsidR="005F4B1B" w:rsidRPr="00377DA1" w:rsidRDefault="005F4B1B" w:rsidP="00BD2B64">
            <w:pPr>
              <w:rPr>
                <w:rFonts w:cs="Arial"/>
                <w:szCs w:val="18"/>
              </w:rPr>
            </w:pPr>
            <w:r w:rsidRPr="00377DA1">
              <w:rPr>
                <w:rFonts w:cs="Arial"/>
                <w:szCs w:val="18"/>
              </w:rPr>
              <w:t>Segunda actividad con mayor aglomeración de mano de obra y empresas en la entidad.</w:t>
            </w:r>
          </w:p>
        </w:tc>
      </w:tr>
      <w:tr w:rsidR="005F4B1B" w:rsidRPr="00377DA1" w14:paraId="134BDE90" w14:textId="77777777" w:rsidTr="00BD2B64">
        <w:tc>
          <w:tcPr>
            <w:tcW w:w="3539" w:type="dxa"/>
            <w:gridSpan w:val="2"/>
            <w:shd w:val="clear" w:color="auto" w:fill="156082"/>
            <w:hideMark/>
          </w:tcPr>
          <w:p w14:paraId="57068153"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Proyectos Detonadores Macro</w:t>
            </w:r>
          </w:p>
        </w:tc>
        <w:tc>
          <w:tcPr>
            <w:tcW w:w="5811" w:type="dxa"/>
            <w:gridSpan w:val="3"/>
            <w:shd w:val="clear" w:color="auto" w:fill="156082"/>
            <w:hideMark/>
          </w:tcPr>
          <w:p w14:paraId="2F9C1E87"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Inversión y Ubicación</w:t>
            </w:r>
          </w:p>
        </w:tc>
      </w:tr>
      <w:tr w:rsidR="005F4B1B" w:rsidRPr="00377DA1" w14:paraId="1441455F" w14:textId="77777777" w:rsidTr="00BD2B64">
        <w:tc>
          <w:tcPr>
            <w:tcW w:w="3539" w:type="dxa"/>
            <w:gridSpan w:val="2"/>
            <w:hideMark/>
          </w:tcPr>
          <w:p w14:paraId="60A5F2A8" w14:textId="77777777" w:rsidR="005F4B1B" w:rsidRPr="00377DA1" w:rsidRDefault="005F4B1B" w:rsidP="00BD2B64">
            <w:pPr>
              <w:rPr>
                <w:rFonts w:cs="Arial"/>
                <w:szCs w:val="18"/>
              </w:rPr>
            </w:pPr>
            <w:r w:rsidRPr="00377DA1">
              <w:rPr>
                <w:rFonts w:cs="Arial"/>
                <w:szCs w:val="18"/>
              </w:rPr>
              <w:t>Parque Industrial Textil</w:t>
            </w:r>
          </w:p>
        </w:tc>
        <w:tc>
          <w:tcPr>
            <w:tcW w:w="5811" w:type="dxa"/>
            <w:gridSpan w:val="3"/>
            <w:hideMark/>
          </w:tcPr>
          <w:p w14:paraId="595B07A6" w14:textId="77777777" w:rsidR="005F4B1B" w:rsidRPr="00377DA1" w:rsidRDefault="005F4B1B" w:rsidP="00BD2B64">
            <w:pPr>
              <w:rPr>
                <w:rFonts w:cs="Arial"/>
                <w:szCs w:val="18"/>
              </w:rPr>
            </w:pPr>
            <w:r w:rsidRPr="00377DA1">
              <w:rPr>
                <w:rFonts w:cs="Arial"/>
                <w:szCs w:val="18"/>
              </w:rPr>
              <w:t>Localidad de</w:t>
            </w:r>
            <w:r w:rsidRPr="00377DA1">
              <w:rPr>
                <w:rStyle w:val="apple-converted-space"/>
                <w:rFonts w:cs="Arial"/>
                <w:szCs w:val="18"/>
              </w:rPr>
              <w:t> </w:t>
            </w:r>
            <w:r w:rsidRPr="00377DA1">
              <w:rPr>
                <w:rFonts w:cs="Arial"/>
                <w:b/>
                <w:bCs/>
                <w:szCs w:val="18"/>
              </w:rPr>
              <w:t>Bécal, Calkiní</w:t>
            </w:r>
            <w:r w:rsidRPr="00377DA1">
              <w:rPr>
                <w:rFonts w:cs="Arial"/>
                <w:szCs w:val="18"/>
              </w:rPr>
              <w:t>. Inversión estimada: 64 millones de pesos.</w:t>
            </w:r>
          </w:p>
        </w:tc>
      </w:tr>
      <w:tr w:rsidR="005F4B1B" w:rsidRPr="00377DA1" w14:paraId="7CDC6DED" w14:textId="77777777" w:rsidTr="00BD2B64">
        <w:tc>
          <w:tcPr>
            <w:tcW w:w="3539" w:type="dxa"/>
            <w:gridSpan w:val="2"/>
            <w:hideMark/>
          </w:tcPr>
          <w:p w14:paraId="270F0DBA" w14:textId="77777777" w:rsidR="005F4B1B" w:rsidRPr="00377DA1" w:rsidRDefault="005F4B1B" w:rsidP="00BD2B64">
            <w:pPr>
              <w:rPr>
                <w:rFonts w:cs="Arial"/>
                <w:szCs w:val="18"/>
              </w:rPr>
            </w:pPr>
            <w:r w:rsidRPr="00377DA1">
              <w:rPr>
                <w:rFonts w:cs="Arial"/>
                <w:szCs w:val="18"/>
              </w:rPr>
              <w:t>Planta de Biocombustible (Etanol)</w:t>
            </w:r>
          </w:p>
        </w:tc>
        <w:tc>
          <w:tcPr>
            <w:tcW w:w="5811" w:type="dxa"/>
            <w:gridSpan w:val="3"/>
            <w:hideMark/>
          </w:tcPr>
          <w:p w14:paraId="078E659A" w14:textId="77777777" w:rsidR="005F4B1B" w:rsidRPr="00377DA1" w:rsidRDefault="005F4B1B" w:rsidP="00BD2B64">
            <w:pPr>
              <w:rPr>
                <w:rFonts w:cs="Arial"/>
                <w:szCs w:val="18"/>
              </w:rPr>
            </w:pPr>
            <w:r w:rsidRPr="00377DA1">
              <w:rPr>
                <w:rFonts w:cs="Arial"/>
                <w:szCs w:val="18"/>
              </w:rPr>
              <w:t>Municipio de</w:t>
            </w:r>
            <w:r w:rsidRPr="00377DA1">
              <w:rPr>
                <w:rStyle w:val="apple-converted-space"/>
                <w:rFonts w:cs="Arial"/>
                <w:szCs w:val="18"/>
              </w:rPr>
              <w:t> </w:t>
            </w:r>
            <w:r w:rsidRPr="00377DA1">
              <w:rPr>
                <w:rFonts w:cs="Arial"/>
                <w:b/>
                <w:bCs/>
                <w:szCs w:val="18"/>
              </w:rPr>
              <w:t>Champotón</w:t>
            </w:r>
            <w:r w:rsidRPr="00377DA1">
              <w:rPr>
                <w:rFonts w:cs="Arial"/>
                <w:szCs w:val="18"/>
              </w:rPr>
              <w:t>. Aprovechamiento de 212,541 toneladas de caña de azúcar. Inversión: 150 millones de pesos.</w:t>
            </w:r>
          </w:p>
        </w:tc>
      </w:tr>
    </w:tbl>
    <w:p w14:paraId="2F722B03"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49E8ED21"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(1) Capa validada y listada en el Dataset Oficial.</w:t>
      </w:r>
    </w:p>
    <w:p w14:paraId="07DDD911" w14:textId="77777777" w:rsidR="005F4B1B" w:rsidRPr="00377DA1" w:rsidRDefault="005F4B1B" w:rsidP="005F4B1B">
      <w:pPr>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(3) Capa detectada en el Directorio pero NO listada en el Dataset Oficial (Pendiente de alta).</w:t>
      </w:r>
    </w:p>
    <w:p w14:paraId="64DD1EFD" w14:textId="77777777" w:rsidR="005F4B1B" w:rsidRPr="00377DA1" w:rsidRDefault="005F4B1B" w:rsidP="005F4B1B">
      <w:pPr>
        <w:pStyle w:val="Ttulo8"/>
      </w:pPr>
      <w:r w:rsidRPr="00377DA1">
        <w:lastRenderedPageBreak/>
        <w:t xml:space="preserve">Abasto </w:t>
      </w:r>
      <w:r>
        <w:t>a</w:t>
      </w:r>
      <w:r w:rsidRPr="00377DA1">
        <w:t>groindustrial</w:t>
      </w:r>
    </w:p>
    <w:p w14:paraId="11FACA7F"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p>
    <w:p w14:paraId="5D3723E8" w14:textId="77777777" w:rsidR="005F4B1B" w:rsidRPr="00377DA1" w:rsidRDefault="005F4B1B" w:rsidP="005F4B1B">
      <w:pPr>
        <w:spacing w:after="0"/>
        <w:rPr>
          <w:rFonts w:cs="Arial"/>
          <w:color w:val="000000"/>
          <w:szCs w:val="18"/>
        </w:rPr>
      </w:pPr>
      <w:r w:rsidRPr="00377DA1">
        <w:rPr>
          <w:rFonts w:cs="Arial"/>
          <w:color w:val="000000"/>
          <w:szCs w:val="18"/>
        </w:rPr>
        <w:t>Este tema cartografía la infraestructura de acopio, distribución y tecnificación agropecuaria del estado. El ordenamiento de la infraestructura agroindustrial (sistemas de riego, núcleos de procesamiento lechero y centros de abasto regionales) resulta estratégico para sustituir modelos de producción de subsistencia por cadenas de valor de alta rentabilidad. La visualización de estos nodos productivos, interconectados mediante caminos saca cosechas, permite al gobierno justificar la inversión en conectividad logística de "última y primera milla", asegurando que los volúmenes de producción primaria (agricultura, apicultura, ganadería) alcancen el sistema multimodal logístico (Tren Maya y Puertos) sin mermas ni sobrecostos de traslado.</w:t>
      </w:r>
    </w:p>
    <w:p w14:paraId="276956D8"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0F3574F6" w14:textId="77777777" w:rsidR="005F4B1B" w:rsidRPr="00377DA1" w:rsidRDefault="005F4B1B">
      <w:pPr>
        <w:numPr>
          <w:ilvl w:val="0"/>
          <w:numId w:val="43"/>
        </w:numPr>
        <w:spacing w:after="0"/>
        <w:rPr>
          <w:rFonts w:cs="Arial"/>
          <w:color w:val="000000"/>
          <w:szCs w:val="18"/>
        </w:rPr>
      </w:pPr>
      <w:r w:rsidRPr="00377DA1">
        <w:rPr>
          <w:rFonts w:cs="Arial"/>
          <w:color w:val="000000"/>
          <w:szCs w:val="18"/>
        </w:rPr>
        <w:t>Inventario de centros regionales de acopio y abasto comercial.</w:t>
      </w:r>
    </w:p>
    <w:p w14:paraId="10D4C8B4" w14:textId="77777777" w:rsidR="005F4B1B" w:rsidRPr="00377DA1" w:rsidRDefault="005F4B1B">
      <w:pPr>
        <w:numPr>
          <w:ilvl w:val="0"/>
          <w:numId w:val="43"/>
        </w:numPr>
        <w:spacing w:after="0"/>
        <w:rPr>
          <w:rFonts w:cs="Arial"/>
          <w:color w:val="000000"/>
          <w:szCs w:val="18"/>
        </w:rPr>
      </w:pPr>
      <w:r w:rsidRPr="00377DA1">
        <w:rPr>
          <w:rFonts w:cs="Arial"/>
          <w:color w:val="000000"/>
          <w:szCs w:val="18"/>
        </w:rPr>
        <w:t>Polígonos de infraestructura de tecnificación hídrica (Sistemas de riego por gravedad/goteo).</w:t>
      </w:r>
    </w:p>
    <w:p w14:paraId="4E2451DE" w14:textId="77777777" w:rsidR="005F4B1B" w:rsidRPr="00377DA1" w:rsidRDefault="005F4B1B">
      <w:pPr>
        <w:numPr>
          <w:ilvl w:val="0"/>
          <w:numId w:val="43"/>
        </w:numPr>
        <w:spacing w:after="0"/>
        <w:rPr>
          <w:rFonts w:cs="Arial"/>
          <w:color w:val="000000"/>
          <w:szCs w:val="18"/>
        </w:rPr>
      </w:pPr>
      <w:r w:rsidRPr="00377DA1">
        <w:rPr>
          <w:rFonts w:cs="Arial"/>
          <w:color w:val="000000"/>
          <w:szCs w:val="18"/>
        </w:rPr>
        <w:t>Inventario de núcleos de procesamiento y almacenamiento agropecuario (Equipamiento lechero y apícola).</w:t>
      </w:r>
    </w:p>
    <w:p w14:paraId="62659F7E" w14:textId="77777777" w:rsidR="005F4B1B" w:rsidRPr="00377DA1" w:rsidRDefault="005F4B1B">
      <w:pPr>
        <w:numPr>
          <w:ilvl w:val="0"/>
          <w:numId w:val="43"/>
        </w:numPr>
        <w:spacing w:after="0"/>
        <w:rPr>
          <w:rFonts w:cs="Arial"/>
          <w:color w:val="000000"/>
          <w:szCs w:val="18"/>
        </w:rPr>
      </w:pPr>
      <w:r w:rsidRPr="00377DA1">
        <w:rPr>
          <w:rFonts w:cs="Arial"/>
          <w:color w:val="000000"/>
          <w:szCs w:val="18"/>
        </w:rPr>
        <w:t>Longitud y trazo de conectividad primaria (Caminos saca cosechas).</w:t>
      </w:r>
    </w:p>
    <w:p w14:paraId="6FA4898D" w14:textId="77777777" w:rsidR="005F4B1B" w:rsidRPr="00377DA1" w:rsidRDefault="005F4B1B" w:rsidP="005F4B1B">
      <w:pPr>
        <w:spacing w:after="0"/>
        <w:rPr>
          <w:rFonts w:cs="Arial"/>
          <w:color w:val="000000"/>
          <w:szCs w:val="18"/>
        </w:rPr>
      </w:pPr>
      <w:r w:rsidRPr="00377DA1">
        <w:rPr>
          <w:rFonts w:cs="Arial"/>
          <w:b/>
          <w:bCs/>
          <w:color w:val="000000"/>
          <w:szCs w:val="18"/>
        </w:rPr>
        <w:t>Capas utilizadas:</w:t>
      </w:r>
    </w:p>
    <w:p w14:paraId="163DCBD4" w14:textId="77777777" w:rsidR="005F4B1B" w:rsidRPr="00C85EAC" w:rsidRDefault="005F4B1B">
      <w:pPr>
        <w:pStyle w:val="Prrafodelista"/>
        <w:numPr>
          <w:ilvl w:val="0"/>
          <w:numId w:val="43"/>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C04_Centros_abasto_por_región_OPMATPG_2023</w:t>
      </w:r>
      <w:r w:rsidRPr="00C85EAC">
        <w:rPr>
          <w:rFonts w:eastAsia="Times New Roman" w:cs="Times New Roman"/>
          <w:szCs w:val="18"/>
          <w:lang w:eastAsia="es-MX"/>
          <w14:ligatures w14:val="none"/>
        </w:rPr>
        <w:t> (1 y 3)</w:t>
      </w:r>
    </w:p>
    <w:p w14:paraId="5BC1432E" w14:textId="77777777" w:rsidR="005F4B1B" w:rsidRPr="00C85EAC" w:rsidRDefault="005F4B1B">
      <w:pPr>
        <w:pStyle w:val="Prrafodelista"/>
        <w:numPr>
          <w:ilvl w:val="0"/>
          <w:numId w:val="43"/>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C04_Equipamiento_apicola_DENUE_2020_OPMATPG_2023</w:t>
      </w:r>
      <w:r w:rsidRPr="00C85EAC">
        <w:rPr>
          <w:rFonts w:eastAsia="Times New Roman" w:cs="Times New Roman"/>
          <w:szCs w:val="18"/>
          <w:lang w:eastAsia="es-MX"/>
          <w14:ligatures w14:val="none"/>
        </w:rPr>
        <w:t> (1 y 3)</w:t>
      </w:r>
    </w:p>
    <w:p w14:paraId="203B1A46" w14:textId="77777777" w:rsidR="005F4B1B" w:rsidRPr="00C85EAC" w:rsidRDefault="005F4B1B">
      <w:pPr>
        <w:pStyle w:val="Prrafodelista"/>
        <w:numPr>
          <w:ilvl w:val="0"/>
          <w:numId w:val="43"/>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C04_Infraestructura_produccion_arroz_SDA_2023</w:t>
      </w:r>
      <w:r w:rsidRPr="00C85EAC">
        <w:rPr>
          <w:rFonts w:eastAsia="Times New Roman" w:cs="Times New Roman"/>
          <w:szCs w:val="18"/>
          <w:lang w:eastAsia="es-MX"/>
          <w14:ligatures w14:val="none"/>
        </w:rPr>
        <w:t> (3)</w:t>
      </w:r>
    </w:p>
    <w:p w14:paraId="166BABC0" w14:textId="77777777" w:rsidR="005F4B1B" w:rsidRPr="00C85EAC" w:rsidRDefault="005F4B1B">
      <w:pPr>
        <w:pStyle w:val="Prrafodelista"/>
        <w:numPr>
          <w:ilvl w:val="0"/>
          <w:numId w:val="43"/>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C04_Nucleos_lecheros_SDA_2023</w:t>
      </w:r>
      <w:r w:rsidRPr="00C85EAC">
        <w:rPr>
          <w:rFonts w:eastAsia="Times New Roman" w:cs="Times New Roman"/>
          <w:szCs w:val="18"/>
          <w:lang w:eastAsia="es-MX"/>
          <w14:ligatures w14:val="none"/>
        </w:rPr>
        <w:t> (3)</w:t>
      </w:r>
    </w:p>
    <w:p w14:paraId="3BA8A0B1" w14:textId="77777777" w:rsidR="005F4B1B" w:rsidRPr="00377DA1" w:rsidRDefault="005F4B1B" w:rsidP="005F4B1B">
      <w:pPr>
        <w:spacing w:after="0"/>
        <w:rPr>
          <w:rFonts w:cs="Arial"/>
          <w:b/>
          <w:bCs/>
          <w:color w:val="000000"/>
          <w:szCs w:val="18"/>
        </w:rPr>
      </w:pPr>
      <w:r w:rsidRPr="00377DA1">
        <w:rPr>
          <w:rFonts w:cs="Arial"/>
          <w:b/>
          <w:bCs/>
          <w:color w:val="000000"/>
          <w:szCs w:val="18"/>
        </w:rPr>
        <w:t>Descripción Analítica</w:t>
      </w:r>
      <w:r>
        <w:rPr>
          <w:rFonts w:cs="Arial"/>
          <w:b/>
          <w:bCs/>
          <w:color w:val="000000"/>
          <w:szCs w:val="18"/>
        </w:rPr>
        <w:t>:</w:t>
      </w:r>
    </w:p>
    <w:p w14:paraId="4F298C21" w14:textId="77777777" w:rsidR="005F4B1B" w:rsidRPr="00377DA1" w:rsidRDefault="005F4B1B">
      <w:pPr>
        <w:numPr>
          <w:ilvl w:val="0"/>
          <w:numId w:val="44"/>
        </w:numPr>
        <w:spacing w:after="0"/>
        <w:rPr>
          <w:rFonts w:cs="Arial"/>
          <w:color w:val="000000"/>
          <w:szCs w:val="18"/>
        </w:rPr>
      </w:pPr>
      <w:r w:rsidRPr="00377DA1">
        <w:rPr>
          <w:rFonts w:cs="Arial"/>
          <w:b/>
          <w:bCs/>
          <w:color w:val="000000"/>
          <w:szCs w:val="18"/>
        </w:rPr>
        <w:t>Red de Abasto Regional:</w:t>
      </w:r>
      <w:r w:rsidRPr="00377DA1">
        <w:rPr>
          <w:rStyle w:val="apple-converted-space"/>
          <w:rFonts w:cs="Arial"/>
          <w:color w:val="000000"/>
          <w:szCs w:val="18"/>
        </w:rPr>
        <w:t> </w:t>
      </w:r>
      <w:r w:rsidRPr="00377DA1">
        <w:rPr>
          <w:rFonts w:cs="Arial"/>
          <w:color w:val="000000"/>
          <w:szCs w:val="18"/>
        </w:rPr>
        <w:t>El Estado carece de una red consolidada que articule la alta producción agrícola con los mercados. Para resolver esto, el PEOTDU proyecta la construcción de</w:t>
      </w:r>
      <w:r w:rsidRPr="00377DA1">
        <w:rPr>
          <w:rStyle w:val="apple-converted-space"/>
          <w:rFonts w:cs="Arial"/>
          <w:color w:val="000000"/>
          <w:szCs w:val="18"/>
        </w:rPr>
        <w:t> </w:t>
      </w:r>
      <w:r w:rsidRPr="00377DA1">
        <w:rPr>
          <w:rFonts w:cs="Arial"/>
          <w:b/>
          <w:bCs/>
          <w:color w:val="000000"/>
          <w:szCs w:val="18"/>
        </w:rPr>
        <w:t>Centros de Abasto por región</w:t>
      </w:r>
      <w:r w:rsidRPr="00377DA1">
        <w:rPr>
          <w:rFonts w:cs="Arial"/>
          <w:color w:val="000000"/>
          <w:szCs w:val="18"/>
        </w:rPr>
        <w:t>, priorizando las zonas geográficamente más desabastecidas:</w:t>
      </w:r>
      <w:r w:rsidRPr="00377DA1">
        <w:rPr>
          <w:rStyle w:val="apple-converted-space"/>
          <w:rFonts w:cs="Arial"/>
          <w:color w:val="000000"/>
          <w:szCs w:val="18"/>
        </w:rPr>
        <w:t> </w:t>
      </w:r>
      <w:r w:rsidRPr="00377DA1">
        <w:rPr>
          <w:rFonts w:cs="Arial"/>
          <w:b/>
          <w:bCs/>
          <w:color w:val="000000"/>
          <w:szCs w:val="18"/>
        </w:rPr>
        <w:t>1. Región Selva, 2. Región Laguna y 3. Región Caribe</w:t>
      </w:r>
      <w:r w:rsidRPr="00377DA1">
        <w:rPr>
          <w:rFonts w:cs="Arial"/>
          <w:color w:val="000000"/>
          <w:szCs w:val="18"/>
        </w:rPr>
        <w:t xml:space="preserve">. Este proyecto busca integrar </w:t>
      </w:r>
    </w:p>
    <w:p w14:paraId="07F1A210" w14:textId="77777777" w:rsidR="005F4B1B" w:rsidRPr="00377DA1" w:rsidRDefault="005F4B1B">
      <w:pPr>
        <w:numPr>
          <w:ilvl w:val="0"/>
          <w:numId w:val="44"/>
        </w:numPr>
        <w:spacing w:after="0"/>
        <w:rPr>
          <w:rFonts w:cs="Arial"/>
          <w:color w:val="000000"/>
          <w:szCs w:val="18"/>
        </w:rPr>
      </w:pPr>
      <w:r w:rsidRPr="00377DA1">
        <w:rPr>
          <w:rFonts w:cs="Arial"/>
          <w:b/>
          <w:bCs/>
          <w:color w:val="000000"/>
          <w:szCs w:val="18"/>
        </w:rPr>
        <w:t>Logística Pecuaria (Núcleos Lecheros):</w:t>
      </w:r>
      <w:r w:rsidRPr="00377DA1">
        <w:rPr>
          <w:rStyle w:val="apple-converted-space"/>
          <w:rFonts w:cs="Arial"/>
          <w:color w:val="000000"/>
          <w:szCs w:val="18"/>
        </w:rPr>
        <w:t> </w:t>
      </w:r>
      <w:r w:rsidRPr="00377DA1">
        <w:rPr>
          <w:rFonts w:cs="Arial"/>
          <w:color w:val="000000"/>
          <w:szCs w:val="18"/>
        </w:rPr>
        <w:t>Campeche posee las condiciones para ser una cuenca lechera a nivel nacional, pero el déficit de infraestructura obliga a los productores a arrendar transporte y sistemas de frío, pulverizando las utilidades. El instrumento programa la construcción estratégica de núcleos de acopio con tanques de almacenamiento, laboratorios y patios de maniobra en</w:t>
      </w:r>
      <w:r w:rsidRPr="00377DA1">
        <w:rPr>
          <w:rStyle w:val="apple-converted-space"/>
          <w:rFonts w:cs="Arial"/>
          <w:color w:val="000000"/>
          <w:szCs w:val="18"/>
        </w:rPr>
        <w:t> </w:t>
      </w:r>
      <w:r w:rsidRPr="00377DA1">
        <w:rPr>
          <w:rFonts w:cs="Arial"/>
          <w:b/>
          <w:bCs/>
          <w:color w:val="000000"/>
          <w:szCs w:val="18"/>
        </w:rPr>
        <w:t>Yohaltún (Champotón), Constitución (Calakmul) y Aguacatal (Carmen)</w:t>
      </w:r>
      <w:r w:rsidRPr="00377DA1">
        <w:rPr>
          <w:rFonts w:cs="Arial"/>
          <w:color w:val="000000"/>
          <w:szCs w:val="18"/>
        </w:rPr>
        <w:t>, con una inversión de 4 millones de pesos por instalación.</w:t>
      </w:r>
    </w:p>
    <w:p w14:paraId="5BE2EBA5" w14:textId="77777777" w:rsidR="005F4B1B" w:rsidRPr="00377DA1" w:rsidRDefault="005F4B1B">
      <w:pPr>
        <w:numPr>
          <w:ilvl w:val="0"/>
          <w:numId w:val="44"/>
        </w:numPr>
        <w:spacing w:after="0"/>
        <w:rPr>
          <w:rFonts w:cs="Arial"/>
          <w:color w:val="000000"/>
          <w:szCs w:val="18"/>
        </w:rPr>
      </w:pPr>
      <w:r w:rsidRPr="00377DA1">
        <w:rPr>
          <w:rFonts w:cs="Arial"/>
          <w:b/>
          <w:bCs/>
          <w:color w:val="000000"/>
          <w:szCs w:val="18"/>
        </w:rPr>
        <w:t>Tecnificación Agroindustrial (Riego y Almacenamiento):</w:t>
      </w:r>
      <w:r w:rsidRPr="00377DA1">
        <w:rPr>
          <w:rStyle w:val="apple-converted-space"/>
          <w:rFonts w:cs="Arial"/>
          <w:color w:val="000000"/>
          <w:szCs w:val="18"/>
        </w:rPr>
        <w:t> </w:t>
      </w:r>
      <w:r w:rsidRPr="00377DA1">
        <w:rPr>
          <w:rFonts w:cs="Arial"/>
          <w:color w:val="000000"/>
          <w:szCs w:val="18"/>
        </w:rPr>
        <w:t>Para transitar de esquemas de bajo rendimiento (12.92 ton/ha de forraje temporal) a cultivos de alto valor (como el arroz), se proyecta una inversión de</w:t>
      </w:r>
      <w:r w:rsidRPr="00377DA1">
        <w:rPr>
          <w:rStyle w:val="apple-converted-space"/>
          <w:rFonts w:cs="Arial"/>
          <w:color w:val="000000"/>
          <w:szCs w:val="18"/>
        </w:rPr>
        <w:t> </w:t>
      </w:r>
      <w:r w:rsidRPr="00377DA1">
        <w:rPr>
          <w:rFonts w:cs="Arial"/>
          <w:b/>
          <w:bCs/>
          <w:color w:val="000000"/>
          <w:szCs w:val="18"/>
        </w:rPr>
        <w:t>1,689 millones de pesos</w:t>
      </w:r>
      <w:r w:rsidRPr="00377DA1">
        <w:rPr>
          <w:rStyle w:val="apple-converted-space"/>
          <w:rFonts w:cs="Arial"/>
          <w:color w:val="000000"/>
          <w:szCs w:val="18"/>
        </w:rPr>
        <w:t> </w:t>
      </w:r>
      <w:r w:rsidRPr="00377DA1">
        <w:rPr>
          <w:rFonts w:cs="Arial"/>
          <w:color w:val="000000"/>
          <w:szCs w:val="18"/>
        </w:rPr>
        <w:t>en el municipio de</w:t>
      </w:r>
      <w:r w:rsidRPr="00377DA1">
        <w:rPr>
          <w:rStyle w:val="apple-converted-space"/>
          <w:rFonts w:cs="Arial"/>
          <w:color w:val="000000"/>
          <w:szCs w:val="18"/>
        </w:rPr>
        <w:t> </w:t>
      </w:r>
      <w:r w:rsidRPr="00377DA1">
        <w:rPr>
          <w:rFonts w:cs="Arial"/>
          <w:b/>
          <w:bCs/>
          <w:color w:val="000000"/>
          <w:szCs w:val="18"/>
        </w:rPr>
        <w:t>Candelaria</w:t>
      </w:r>
      <w:r w:rsidRPr="00377DA1">
        <w:rPr>
          <w:rFonts w:cs="Arial"/>
          <w:color w:val="000000"/>
          <w:szCs w:val="18"/>
        </w:rPr>
        <w:t>. La mega-infraestructura abarca 562.50 hectáreas de reservorios hídricos (8.3 millones de m³), 126.73 km de drenes primarios y secundarios, y 51 equipos de bombeo. Simultáneamente, el proyecto</w:t>
      </w:r>
      <w:r w:rsidRPr="00377DA1">
        <w:rPr>
          <w:rStyle w:val="apple-converted-space"/>
          <w:rFonts w:cs="Arial"/>
          <w:color w:val="000000"/>
          <w:szCs w:val="18"/>
        </w:rPr>
        <w:t> </w:t>
      </w:r>
      <w:r w:rsidRPr="00377DA1">
        <w:rPr>
          <w:rFonts w:cs="Arial"/>
          <w:b/>
          <w:bCs/>
          <w:color w:val="000000"/>
          <w:szCs w:val="18"/>
        </w:rPr>
        <w:t>"Los Chenes" (Hopelchén)</w:t>
      </w:r>
      <w:r w:rsidRPr="00377DA1">
        <w:rPr>
          <w:rStyle w:val="apple-converted-space"/>
          <w:rFonts w:cs="Arial"/>
          <w:color w:val="000000"/>
          <w:szCs w:val="18"/>
        </w:rPr>
        <w:t> </w:t>
      </w:r>
      <w:r w:rsidRPr="00377DA1">
        <w:rPr>
          <w:rFonts w:cs="Arial"/>
          <w:color w:val="000000"/>
          <w:szCs w:val="18"/>
        </w:rPr>
        <w:t>instalará infraestructura para regar</w:t>
      </w:r>
      <w:r w:rsidRPr="00377DA1">
        <w:rPr>
          <w:rStyle w:val="apple-converted-space"/>
          <w:rFonts w:cs="Arial"/>
          <w:color w:val="000000"/>
          <w:szCs w:val="18"/>
        </w:rPr>
        <w:t> </w:t>
      </w:r>
      <w:r w:rsidRPr="00377DA1">
        <w:rPr>
          <w:rFonts w:cs="Arial"/>
          <w:b/>
          <w:bCs/>
          <w:color w:val="000000"/>
          <w:szCs w:val="18"/>
        </w:rPr>
        <w:t>9,213.80 hectáreas</w:t>
      </w:r>
      <w:r w:rsidRPr="00377DA1">
        <w:rPr>
          <w:rStyle w:val="apple-converted-space"/>
          <w:rFonts w:cs="Arial"/>
          <w:color w:val="000000"/>
          <w:szCs w:val="18"/>
        </w:rPr>
        <w:t> </w:t>
      </w:r>
      <w:r w:rsidRPr="00377DA1">
        <w:rPr>
          <w:rFonts w:cs="Arial"/>
          <w:color w:val="000000"/>
          <w:szCs w:val="18"/>
        </w:rPr>
        <w:t>mediante pozos profundos.</w:t>
      </w:r>
    </w:p>
    <w:p w14:paraId="2B76FCBF" w14:textId="77777777" w:rsidR="005F4B1B" w:rsidRPr="00377DA1" w:rsidRDefault="005F4B1B">
      <w:pPr>
        <w:numPr>
          <w:ilvl w:val="0"/>
          <w:numId w:val="44"/>
        </w:numPr>
        <w:spacing w:after="0"/>
        <w:rPr>
          <w:rFonts w:cs="Arial"/>
          <w:color w:val="000000"/>
          <w:szCs w:val="18"/>
        </w:rPr>
      </w:pPr>
      <w:r w:rsidRPr="00377DA1">
        <w:rPr>
          <w:rFonts w:cs="Arial"/>
          <w:b/>
          <w:bCs/>
          <w:color w:val="000000"/>
          <w:szCs w:val="18"/>
        </w:rPr>
        <w:t>Conectividad de "Primera Milla":</w:t>
      </w:r>
      <w:r w:rsidRPr="00377DA1">
        <w:rPr>
          <w:rStyle w:val="apple-converted-space"/>
          <w:rFonts w:cs="Arial"/>
          <w:color w:val="000000"/>
          <w:szCs w:val="18"/>
        </w:rPr>
        <w:t> </w:t>
      </w:r>
      <w:r w:rsidRPr="00377DA1">
        <w:rPr>
          <w:rFonts w:cs="Arial"/>
          <w:color w:val="000000"/>
          <w:szCs w:val="18"/>
        </w:rPr>
        <w:t>Todo el esfuerzo de acopio fracasa si la producción no puede extraerse de las parcelas. El PEOTDU incluye un proyecto macro transversal: la</w:t>
      </w:r>
      <w:r w:rsidRPr="00377DA1">
        <w:rPr>
          <w:rStyle w:val="apple-converted-space"/>
          <w:rFonts w:cs="Arial"/>
          <w:color w:val="000000"/>
          <w:szCs w:val="18"/>
        </w:rPr>
        <w:t> </w:t>
      </w:r>
      <w:r w:rsidRPr="00377DA1">
        <w:rPr>
          <w:rFonts w:cs="Arial"/>
          <w:b/>
          <w:bCs/>
          <w:color w:val="000000"/>
          <w:szCs w:val="18"/>
        </w:rPr>
        <w:t>construcción y rehabilitación de 2,500 km de caminos saca cosechas</w:t>
      </w:r>
      <w:r w:rsidRPr="00377DA1">
        <w:rPr>
          <w:rStyle w:val="apple-converted-space"/>
          <w:rFonts w:cs="Arial"/>
          <w:color w:val="000000"/>
          <w:szCs w:val="18"/>
        </w:rPr>
        <w:t> </w:t>
      </w:r>
      <w:r w:rsidRPr="00377DA1">
        <w:rPr>
          <w:rFonts w:cs="Arial"/>
          <w:color w:val="000000"/>
          <w:szCs w:val="18"/>
        </w:rPr>
        <w:t>en los 13 municipios, con una inversión proyectada de 2,750 millones de pesos, garantizando el desplazamiento de vehículos pesados hacia los corredores logísticos troncales en toda época del año.</w:t>
      </w:r>
    </w:p>
    <w:p w14:paraId="0ECB0322" w14:textId="77777777" w:rsidR="005F4B1B" w:rsidRDefault="005F4B1B" w:rsidP="005F4B1B">
      <w:pPr>
        <w:spacing w:after="0"/>
        <w:rPr>
          <w:rStyle w:val="apple-converted-space"/>
          <w:rFonts w:cs="Arial"/>
          <w:color w:val="000000"/>
          <w:szCs w:val="18"/>
        </w:rPr>
      </w:pPr>
      <w:r w:rsidRPr="00377DA1">
        <w:rPr>
          <w:rFonts w:cs="Arial"/>
          <w:b/>
          <w:bCs/>
          <w:color w:val="000000"/>
          <w:szCs w:val="18"/>
        </w:rPr>
        <w:t>Descripción Narrativa:</w:t>
      </w:r>
    </w:p>
    <w:p w14:paraId="1D43D75E" w14:textId="77777777" w:rsidR="005F4B1B" w:rsidRPr="00377DA1" w:rsidRDefault="005F4B1B" w:rsidP="005F4B1B">
      <w:pPr>
        <w:spacing w:after="0"/>
        <w:rPr>
          <w:rFonts w:cs="Arial"/>
          <w:color w:val="000000"/>
          <w:szCs w:val="18"/>
        </w:rPr>
      </w:pPr>
      <w:r w:rsidRPr="00377DA1">
        <w:rPr>
          <w:rFonts w:cs="Arial"/>
          <w:color w:val="000000"/>
          <w:szCs w:val="18"/>
        </w:rPr>
        <w:t>La fragmentación de la cadena de suministro agropecuario es la principal limitante para la competitividad industrial de las zonas rurales de Campeche. El diagnóstico espacial revela un divorcio crítico entre la capacidad productiva de los suelos y la infraestructura técnica: los productores se ven obligados a trabajar bajo esquemas de temporal por falta de sistemas de riego, y a rematar sus productos por no contar con núcleos de almacenamiento en frío (como en Calakmul y Champotón) ni caminos saca cosechas transitables durante la época de lluvia.</w:t>
      </w:r>
    </w:p>
    <w:p w14:paraId="4EA9E479" w14:textId="77777777" w:rsidR="005F4B1B" w:rsidRPr="00377DA1" w:rsidRDefault="005F4B1B" w:rsidP="005F4B1B">
      <w:pPr>
        <w:rPr>
          <w:rFonts w:cs="Arial"/>
          <w:color w:val="000000"/>
          <w:szCs w:val="18"/>
        </w:rPr>
      </w:pPr>
      <w:r w:rsidRPr="00377DA1">
        <w:rPr>
          <w:rFonts w:cs="Arial"/>
          <w:color w:val="000000"/>
          <w:szCs w:val="18"/>
        </w:rPr>
        <w:t xml:space="preserve">El análisis de </w:t>
      </w:r>
      <w:r w:rsidRPr="00377DA1">
        <w:rPr>
          <w:rStyle w:val="CdigoHTML"/>
          <w:rFonts w:ascii="Montserrat" w:eastAsiaTheme="minorHAnsi" w:hAnsi="Montserrat" w:cs="Arial"/>
          <w:color w:val="000000"/>
          <w:sz w:val="18"/>
          <w:szCs w:val="18"/>
        </w:rPr>
        <w:t>Centros de Abasto</w:t>
      </w:r>
      <w:r w:rsidRPr="00377DA1">
        <w:rPr>
          <w:rFonts w:cs="Arial"/>
          <w:color w:val="000000"/>
          <w:szCs w:val="18"/>
        </w:rPr>
        <w:t>,</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Equipamiento apícola</w:t>
      </w:r>
      <w:r w:rsidRPr="00377DA1">
        <w:rPr>
          <w:rStyle w:val="apple-converted-space"/>
          <w:rFonts w:cs="Arial"/>
          <w:color w:val="000000"/>
          <w:szCs w:val="18"/>
        </w:rPr>
        <w:t xml:space="preserve"> </w:t>
      </w:r>
      <w:r w:rsidRPr="00377DA1">
        <w:rPr>
          <w:rFonts w:cs="Arial"/>
          <w:color w:val="000000"/>
          <w:szCs w:val="18"/>
        </w:rPr>
        <w:t>y</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Camino</w:t>
      </w:r>
      <w:r w:rsidRPr="00377DA1">
        <w:rPr>
          <w:rFonts w:cs="Arial"/>
          <w:color w:val="000000"/>
          <w:szCs w:val="18"/>
        </w:rPr>
        <w:t>, permite a la Secretaría de Desarrollo Agropecuario (SDA) cruzar la ubicación de las inversiones agroindustriales con la</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 xml:space="preserve">Red </w:t>
      </w:r>
      <w:r w:rsidRPr="00377DA1">
        <w:rPr>
          <w:rStyle w:val="CdigoHTML"/>
          <w:rFonts w:ascii="Montserrat" w:eastAsiaTheme="minorHAnsi" w:hAnsi="Montserrat" w:cs="Arial"/>
          <w:color w:val="000000"/>
          <w:sz w:val="18"/>
          <w:szCs w:val="18"/>
        </w:rPr>
        <w:lastRenderedPageBreak/>
        <w:t>Nacional de Caminos</w:t>
      </w:r>
      <w:r w:rsidRPr="00377DA1">
        <w:rPr>
          <w:rFonts w:cs="Arial"/>
          <w:color w:val="000000"/>
          <w:szCs w:val="18"/>
        </w:rPr>
        <w:t>. Esta correlación técnica justifica legal y económicamente la habilitación de los distritos de riego proyectados en Candelaria y Los Chenes, garantizando que el incremento exponencial de la producción agrícola (ej. arroz y caña) disponga de la plataforma logística necesaria para ser procesada localmente y exportada a través del Tren Maya o los puertos de altura.</w:t>
      </w:r>
    </w:p>
    <w:p w14:paraId="66AEE00E"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65</w:t>
      </w:r>
      <w:r w:rsidRPr="00377DA1">
        <w:rPr>
          <w:sz w:val="18"/>
        </w:rPr>
        <w:fldChar w:fldCharType="end"/>
      </w:r>
      <w:r w:rsidRPr="00377DA1">
        <w:rPr>
          <w:sz w:val="18"/>
        </w:rPr>
        <w:t xml:space="preserve"> Ficha Técnica Nodos de Abasto y Logistica Agroindustrial</w:t>
      </w:r>
    </w:p>
    <w:tbl>
      <w:tblPr>
        <w:tblStyle w:val="Tablaconcuadrcula"/>
        <w:tblW w:w="0" w:type="auto"/>
        <w:tblLayout w:type="fixed"/>
        <w:tblLook w:val="04A0" w:firstRow="1" w:lastRow="0" w:firstColumn="1" w:lastColumn="0" w:noHBand="0" w:noVBand="1"/>
      </w:tblPr>
      <w:tblGrid>
        <w:gridCol w:w="2405"/>
        <w:gridCol w:w="1843"/>
        <w:gridCol w:w="1843"/>
        <w:gridCol w:w="3259"/>
      </w:tblGrid>
      <w:tr w:rsidR="005F4B1B" w:rsidRPr="00377DA1" w14:paraId="3522DB90" w14:textId="77777777" w:rsidTr="00BD2B64">
        <w:tc>
          <w:tcPr>
            <w:tcW w:w="2405" w:type="dxa"/>
            <w:shd w:val="clear" w:color="auto" w:fill="156082"/>
            <w:hideMark/>
          </w:tcPr>
          <w:p w14:paraId="5DD65AB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843" w:type="dxa"/>
            <w:shd w:val="clear" w:color="auto" w:fill="156082"/>
            <w:hideMark/>
          </w:tcPr>
          <w:p w14:paraId="03631253"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843" w:type="dxa"/>
            <w:shd w:val="clear" w:color="auto" w:fill="156082"/>
            <w:hideMark/>
          </w:tcPr>
          <w:p w14:paraId="0AC2A69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259" w:type="dxa"/>
            <w:shd w:val="clear" w:color="auto" w:fill="156082"/>
            <w:hideMark/>
          </w:tcPr>
          <w:p w14:paraId="687D975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7C69D6FE" w14:textId="77777777" w:rsidTr="00BD2B64">
        <w:tc>
          <w:tcPr>
            <w:tcW w:w="2405" w:type="dxa"/>
            <w:hideMark/>
          </w:tcPr>
          <w:p w14:paraId="154DF4B0" w14:textId="77777777" w:rsidR="005F4B1B" w:rsidRPr="00377DA1" w:rsidRDefault="005F4B1B" w:rsidP="00BD2B64">
            <w:pPr>
              <w:rPr>
                <w:rFonts w:cs="Arial"/>
                <w:szCs w:val="18"/>
              </w:rPr>
            </w:pPr>
            <w:r w:rsidRPr="00377DA1">
              <w:rPr>
                <w:rFonts w:cs="Arial"/>
                <w:szCs w:val="18"/>
              </w:rPr>
              <w:t>Audita la presencia y el déficit de infraestructura agropecuaria de acopio, distribución y tecnificación de riego, determinando la viabilidad logística para escalar la producción primaria hacia cadenas de valor industrial.</w:t>
            </w:r>
          </w:p>
        </w:tc>
        <w:tc>
          <w:tcPr>
            <w:tcW w:w="1843" w:type="dxa"/>
            <w:hideMark/>
          </w:tcPr>
          <w:p w14:paraId="6AB0C174" w14:textId="77777777" w:rsidR="005F4B1B" w:rsidRPr="00377DA1" w:rsidRDefault="005F4B1B" w:rsidP="00BD2B64">
            <w:pPr>
              <w:rPr>
                <w:rFonts w:cs="Arial"/>
                <w:szCs w:val="18"/>
              </w:rPr>
            </w:pPr>
            <w:r w:rsidRPr="00377DA1">
              <w:rPr>
                <w:rFonts w:cs="Arial"/>
                <w:szCs w:val="18"/>
              </w:rPr>
              <w:t>Análisis geoespacial de centros de abasto, infraestructura de acopio lechero/apícola y redes de conectividad primaria (caminos rurales).</w:t>
            </w:r>
          </w:p>
        </w:tc>
        <w:tc>
          <w:tcPr>
            <w:tcW w:w="1843" w:type="dxa"/>
            <w:hideMark/>
          </w:tcPr>
          <w:p w14:paraId="19FA5DDA" w14:textId="77777777" w:rsidR="005F4B1B" w:rsidRPr="00377DA1" w:rsidRDefault="005F4B1B" w:rsidP="00BD2B64">
            <w:pPr>
              <w:rPr>
                <w:rFonts w:cs="Arial"/>
                <w:szCs w:val="18"/>
              </w:rPr>
            </w:pPr>
            <w:r w:rsidRPr="00377DA1">
              <w:rPr>
                <w:rFonts w:cs="Arial"/>
                <w:szCs w:val="18"/>
              </w:rPr>
              <w:t>- Polígonos de distritos de riego.</w:t>
            </w:r>
          </w:p>
          <w:p w14:paraId="34EF3E73" w14:textId="77777777" w:rsidR="005F4B1B" w:rsidRPr="00377DA1" w:rsidRDefault="005F4B1B" w:rsidP="00BD2B64">
            <w:pPr>
              <w:rPr>
                <w:rFonts w:cs="Arial"/>
                <w:szCs w:val="18"/>
              </w:rPr>
            </w:pPr>
            <w:r w:rsidRPr="00377DA1">
              <w:rPr>
                <w:rFonts w:cs="Arial"/>
                <w:szCs w:val="18"/>
              </w:rPr>
              <w:t>- Puntos de núcleos de acopio agropecuario.</w:t>
            </w:r>
          </w:p>
          <w:p w14:paraId="593B9BD7" w14:textId="77777777" w:rsidR="005F4B1B" w:rsidRPr="00377DA1" w:rsidRDefault="005F4B1B" w:rsidP="00BD2B64">
            <w:pPr>
              <w:rPr>
                <w:rFonts w:cs="Arial"/>
                <w:szCs w:val="18"/>
              </w:rPr>
            </w:pPr>
            <w:r w:rsidRPr="00377DA1">
              <w:rPr>
                <w:rFonts w:cs="Arial"/>
                <w:szCs w:val="18"/>
              </w:rPr>
              <w:t>- Trazado de caminos saca cosechas (km).</w:t>
            </w:r>
          </w:p>
        </w:tc>
        <w:tc>
          <w:tcPr>
            <w:tcW w:w="3259" w:type="dxa"/>
            <w:hideMark/>
          </w:tcPr>
          <w:p w14:paraId="5ED66DAE"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C04_Centros_abasto_por_región_OPMATPG_2023</w:t>
            </w:r>
            <w:r w:rsidRPr="00C85EAC">
              <w:rPr>
                <w:rFonts w:eastAsia="Times New Roman" w:cs="Times New Roman"/>
                <w:szCs w:val="18"/>
                <w:lang w:eastAsia="es-MX"/>
                <w14:ligatures w14:val="none"/>
              </w:rPr>
              <w:t> (1 y 3)</w:t>
            </w:r>
          </w:p>
          <w:p w14:paraId="633A9F99"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C04_Equipamiento_apicola_DENUE_2020_OPMATPG_2023</w:t>
            </w:r>
            <w:r w:rsidRPr="00C85EAC">
              <w:rPr>
                <w:rFonts w:eastAsia="Times New Roman" w:cs="Times New Roman"/>
                <w:szCs w:val="18"/>
                <w:lang w:eastAsia="es-MX"/>
                <w14:ligatures w14:val="none"/>
              </w:rPr>
              <w:t> (1 y 3)</w:t>
            </w:r>
          </w:p>
          <w:p w14:paraId="5B09A64B"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C04_Infraestructura_produccion_arroz_SDA_2023</w:t>
            </w:r>
            <w:r w:rsidRPr="00C85EAC">
              <w:rPr>
                <w:rFonts w:eastAsia="Times New Roman" w:cs="Times New Roman"/>
                <w:szCs w:val="18"/>
                <w:lang w:eastAsia="es-MX"/>
                <w14:ligatures w14:val="none"/>
              </w:rPr>
              <w:t> (3)</w:t>
            </w:r>
          </w:p>
          <w:p w14:paraId="1C3D72CD"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C04_Nucleos_lecheros_SDA_2023</w:t>
            </w:r>
            <w:r w:rsidRPr="00C85EAC">
              <w:rPr>
                <w:rFonts w:eastAsia="Times New Roman" w:cs="Times New Roman"/>
                <w:szCs w:val="18"/>
                <w:lang w:eastAsia="es-MX"/>
                <w14:ligatures w14:val="none"/>
              </w:rPr>
              <w:t> (3)</w:t>
            </w:r>
          </w:p>
        </w:tc>
      </w:tr>
      <w:tr w:rsidR="005F4B1B" w:rsidRPr="00377DA1" w14:paraId="0F08BA24" w14:textId="77777777" w:rsidTr="00BD2B64">
        <w:tc>
          <w:tcPr>
            <w:tcW w:w="9350" w:type="dxa"/>
            <w:gridSpan w:val="4"/>
            <w:shd w:val="clear" w:color="auto" w:fill="156082"/>
            <w:hideMark/>
          </w:tcPr>
          <w:p w14:paraId="0369DB25"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583723A9" w14:textId="77777777" w:rsidTr="00BD2B64">
        <w:tc>
          <w:tcPr>
            <w:tcW w:w="2405" w:type="dxa"/>
            <w:shd w:val="clear" w:color="auto" w:fill="156082"/>
            <w:hideMark/>
          </w:tcPr>
          <w:p w14:paraId="5CD9A42F"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Centros de Abasto Regional</w:t>
            </w:r>
          </w:p>
        </w:tc>
        <w:tc>
          <w:tcPr>
            <w:tcW w:w="6945" w:type="dxa"/>
            <w:gridSpan w:val="3"/>
            <w:shd w:val="clear" w:color="auto" w:fill="156082"/>
            <w:hideMark/>
          </w:tcPr>
          <w:p w14:paraId="247C8641"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Priorización Territorial</w:t>
            </w:r>
          </w:p>
        </w:tc>
      </w:tr>
      <w:tr w:rsidR="005F4B1B" w:rsidRPr="00377DA1" w14:paraId="1CAEEB6C" w14:textId="77777777" w:rsidTr="00BD2B64">
        <w:tc>
          <w:tcPr>
            <w:tcW w:w="2405" w:type="dxa"/>
            <w:hideMark/>
          </w:tcPr>
          <w:p w14:paraId="565FDF23" w14:textId="77777777" w:rsidR="005F4B1B" w:rsidRPr="00377DA1" w:rsidRDefault="005F4B1B" w:rsidP="00BD2B64">
            <w:pPr>
              <w:rPr>
                <w:rFonts w:cs="Arial"/>
                <w:szCs w:val="18"/>
              </w:rPr>
            </w:pPr>
            <w:r w:rsidRPr="00377DA1">
              <w:rPr>
                <w:rFonts w:cs="Arial"/>
                <w:szCs w:val="18"/>
              </w:rPr>
              <w:t>Cobertura y Distribución Macro</w:t>
            </w:r>
          </w:p>
        </w:tc>
        <w:tc>
          <w:tcPr>
            <w:tcW w:w="6945" w:type="dxa"/>
            <w:gridSpan w:val="3"/>
            <w:hideMark/>
          </w:tcPr>
          <w:p w14:paraId="37002C44" w14:textId="77777777" w:rsidR="005F4B1B" w:rsidRPr="00377DA1" w:rsidRDefault="005F4B1B" w:rsidP="00BD2B64">
            <w:pPr>
              <w:rPr>
                <w:rFonts w:cs="Arial"/>
                <w:szCs w:val="18"/>
              </w:rPr>
            </w:pPr>
            <w:r w:rsidRPr="00377DA1">
              <w:rPr>
                <w:rFonts w:cs="Arial"/>
                <w:szCs w:val="18"/>
              </w:rPr>
              <w:t>Desarrollo proyectado en Región Selva, Región Laguna y Región Caribe para abatir el desabastecimiento logístico.</w:t>
            </w:r>
          </w:p>
        </w:tc>
      </w:tr>
      <w:tr w:rsidR="005F4B1B" w:rsidRPr="00377DA1" w14:paraId="615C8AFD" w14:textId="77777777" w:rsidTr="00BD2B64">
        <w:tc>
          <w:tcPr>
            <w:tcW w:w="2405" w:type="dxa"/>
            <w:hideMark/>
          </w:tcPr>
          <w:p w14:paraId="7D8A42FB" w14:textId="77777777" w:rsidR="005F4B1B" w:rsidRPr="00377DA1" w:rsidRDefault="005F4B1B" w:rsidP="00BD2B64">
            <w:pPr>
              <w:rPr>
                <w:rFonts w:cs="Arial"/>
                <w:szCs w:val="18"/>
              </w:rPr>
            </w:pPr>
            <w:r w:rsidRPr="00377DA1">
              <w:rPr>
                <w:rFonts w:cs="Arial"/>
                <w:szCs w:val="18"/>
              </w:rPr>
              <w:t>Infraestructura de Procesamiento (Acopio Lechero)</w:t>
            </w:r>
          </w:p>
        </w:tc>
        <w:tc>
          <w:tcPr>
            <w:tcW w:w="6945" w:type="dxa"/>
            <w:gridSpan w:val="3"/>
            <w:hideMark/>
          </w:tcPr>
          <w:p w14:paraId="3C389297" w14:textId="77777777" w:rsidR="005F4B1B" w:rsidRPr="00377DA1" w:rsidRDefault="005F4B1B" w:rsidP="00BD2B64">
            <w:pPr>
              <w:rPr>
                <w:rFonts w:cs="Arial"/>
                <w:szCs w:val="18"/>
              </w:rPr>
            </w:pPr>
            <w:r w:rsidRPr="00377DA1">
              <w:rPr>
                <w:rFonts w:cs="Arial"/>
                <w:szCs w:val="18"/>
              </w:rPr>
              <w:t>Puntos Estratégicos de Inversión</w:t>
            </w:r>
          </w:p>
        </w:tc>
      </w:tr>
      <w:tr w:rsidR="005F4B1B" w:rsidRPr="00377DA1" w14:paraId="5067341C" w14:textId="77777777" w:rsidTr="00BD2B64">
        <w:tc>
          <w:tcPr>
            <w:tcW w:w="2405" w:type="dxa"/>
            <w:hideMark/>
          </w:tcPr>
          <w:p w14:paraId="364CE779" w14:textId="77777777" w:rsidR="005F4B1B" w:rsidRPr="00377DA1" w:rsidRDefault="005F4B1B" w:rsidP="00BD2B64">
            <w:pPr>
              <w:rPr>
                <w:rFonts w:cs="Arial"/>
                <w:szCs w:val="18"/>
              </w:rPr>
            </w:pPr>
            <w:r w:rsidRPr="00377DA1">
              <w:rPr>
                <w:rFonts w:cs="Arial"/>
                <w:szCs w:val="18"/>
              </w:rPr>
              <w:t>Yohaltún (Champotón)</w:t>
            </w:r>
          </w:p>
        </w:tc>
        <w:tc>
          <w:tcPr>
            <w:tcW w:w="6945" w:type="dxa"/>
            <w:gridSpan w:val="3"/>
            <w:hideMark/>
          </w:tcPr>
          <w:p w14:paraId="3F58E573" w14:textId="77777777" w:rsidR="005F4B1B" w:rsidRPr="00377DA1" w:rsidRDefault="005F4B1B" w:rsidP="00BD2B64">
            <w:pPr>
              <w:rPr>
                <w:rFonts w:cs="Arial"/>
                <w:szCs w:val="18"/>
              </w:rPr>
            </w:pPr>
            <w:r w:rsidRPr="00377DA1">
              <w:rPr>
                <w:rFonts w:cs="Arial"/>
                <w:szCs w:val="18"/>
              </w:rPr>
              <w:t>Núcleo de acopio con tanques, laboratorio y red eléctrica (4 MDP).</w:t>
            </w:r>
          </w:p>
        </w:tc>
      </w:tr>
      <w:tr w:rsidR="005F4B1B" w:rsidRPr="00377DA1" w14:paraId="04F5AA9B" w14:textId="77777777" w:rsidTr="00BD2B64">
        <w:tc>
          <w:tcPr>
            <w:tcW w:w="2405" w:type="dxa"/>
            <w:hideMark/>
          </w:tcPr>
          <w:p w14:paraId="2246ED04" w14:textId="77777777" w:rsidR="005F4B1B" w:rsidRPr="00377DA1" w:rsidRDefault="005F4B1B" w:rsidP="00BD2B64">
            <w:pPr>
              <w:rPr>
                <w:rFonts w:cs="Arial"/>
                <w:szCs w:val="18"/>
              </w:rPr>
            </w:pPr>
            <w:r w:rsidRPr="00377DA1">
              <w:rPr>
                <w:rFonts w:cs="Arial"/>
                <w:szCs w:val="18"/>
              </w:rPr>
              <w:t>Constitución (Calakmul) y Aguacatal (Carmen)</w:t>
            </w:r>
          </w:p>
        </w:tc>
        <w:tc>
          <w:tcPr>
            <w:tcW w:w="6945" w:type="dxa"/>
            <w:gridSpan w:val="3"/>
            <w:hideMark/>
          </w:tcPr>
          <w:p w14:paraId="15FF79F0" w14:textId="77777777" w:rsidR="005F4B1B" w:rsidRPr="00377DA1" w:rsidRDefault="005F4B1B" w:rsidP="00BD2B64">
            <w:pPr>
              <w:rPr>
                <w:rFonts w:cs="Arial"/>
                <w:szCs w:val="18"/>
              </w:rPr>
            </w:pPr>
            <w:r w:rsidRPr="00377DA1">
              <w:rPr>
                <w:rFonts w:cs="Arial"/>
                <w:szCs w:val="18"/>
              </w:rPr>
              <w:t>Consolidación de cuenca lechera mediante centros de recolección en frío para revertir el abandono productivo.</w:t>
            </w:r>
          </w:p>
        </w:tc>
      </w:tr>
      <w:tr w:rsidR="005F4B1B" w:rsidRPr="00377DA1" w14:paraId="4659E786" w14:textId="77777777" w:rsidTr="00BD2B64">
        <w:tc>
          <w:tcPr>
            <w:tcW w:w="2405" w:type="dxa"/>
            <w:hideMark/>
          </w:tcPr>
          <w:p w14:paraId="5F9EBB8C" w14:textId="77777777" w:rsidR="005F4B1B" w:rsidRPr="00377DA1" w:rsidRDefault="005F4B1B" w:rsidP="00BD2B64">
            <w:pPr>
              <w:rPr>
                <w:rFonts w:cs="Arial"/>
                <w:szCs w:val="18"/>
              </w:rPr>
            </w:pPr>
            <w:r w:rsidRPr="00377DA1">
              <w:rPr>
                <w:rFonts w:cs="Arial"/>
                <w:szCs w:val="18"/>
              </w:rPr>
              <w:t>Megaproyectos de Tecnificación Hídrica</w:t>
            </w:r>
          </w:p>
        </w:tc>
        <w:tc>
          <w:tcPr>
            <w:tcW w:w="6945" w:type="dxa"/>
            <w:gridSpan w:val="3"/>
            <w:hideMark/>
          </w:tcPr>
          <w:p w14:paraId="678DCF63" w14:textId="77777777" w:rsidR="005F4B1B" w:rsidRPr="00377DA1" w:rsidRDefault="005F4B1B" w:rsidP="00BD2B64">
            <w:pPr>
              <w:rPr>
                <w:rFonts w:cs="Arial"/>
                <w:szCs w:val="18"/>
              </w:rPr>
            </w:pPr>
            <w:r w:rsidRPr="00377DA1">
              <w:rPr>
                <w:rFonts w:cs="Arial"/>
                <w:szCs w:val="18"/>
              </w:rPr>
              <w:t>Polígonos de Desarrollo</w:t>
            </w:r>
          </w:p>
        </w:tc>
      </w:tr>
      <w:tr w:rsidR="005F4B1B" w:rsidRPr="00377DA1" w14:paraId="56B15666" w14:textId="77777777" w:rsidTr="00BD2B64">
        <w:tc>
          <w:tcPr>
            <w:tcW w:w="2405" w:type="dxa"/>
            <w:hideMark/>
          </w:tcPr>
          <w:p w14:paraId="0213E25D" w14:textId="77777777" w:rsidR="005F4B1B" w:rsidRPr="00377DA1" w:rsidRDefault="005F4B1B" w:rsidP="00BD2B64">
            <w:pPr>
              <w:rPr>
                <w:rFonts w:cs="Arial"/>
                <w:szCs w:val="18"/>
              </w:rPr>
            </w:pPr>
            <w:r w:rsidRPr="00377DA1">
              <w:rPr>
                <w:rFonts w:cs="Arial"/>
                <w:szCs w:val="18"/>
              </w:rPr>
              <w:t>Proyecto Arrocero (Candelaria)</w:t>
            </w:r>
          </w:p>
        </w:tc>
        <w:tc>
          <w:tcPr>
            <w:tcW w:w="6945" w:type="dxa"/>
            <w:gridSpan w:val="3"/>
            <w:hideMark/>
          </w:tcPr>
          <w:p w14:paraId="4FDFC5BA" w14:textId="77777777" w:rsidR="005F4B1B" w:rsidRPr="00377DA1" w:rsidRDefault="005F4B1B" w:rsidP="00BD2B64">
            <w:pPr>
              <w:rPr>
                <w:rFonts w:cs="Arial"/>
                <w:szCs w:val="18"/>
              </w:rPr>
            </w:pPr>
            <w:r w:rsidRPr="00377DA1">
              <w:rPr>
                <w:rFonts w:cs="Arial"/>
                <w:szCs w:val="18"/>
              </w:rPr>
              <w:t>Construcción de 126.73 km de drenes y 9 reservorios hídricos (Capacidad: 8.3 millones de m³ de captación). Inversión: 1,689 MDP.</w:t>
            </w:r>
          </w:p>
        </w:tc>
      </w:tr>
      <w:tr w:rsidR="005F4B1B" w:rsidRPr="00377DA1" w14:paraId="1873D488" w14:textId="77777777" w:rsidTr="00BD2B64">
        <w:tc>
          <w:tcPr>
            <w:tcW w:w="2405" w:type="dxa"/>
            <w:hideMark/>
          </w:tcPr>
          <w:p w14:paraId="6C4C7220" w14:textId="77777777" w:rsidR="005F4B1B" w:rsidRPr="00377DA1" w:rsidRDefault="005F4B1B" w:rsidP="00BD2B64">
            <w:pPr>
              <w:rPr>
                <w:rFonts w:cs="Arial"/>
                <w:szCs w:val="18"/>
              </w:rPr>
            </w:pPr>
            <w:r w:rsidRPr="00377DA1">
              <w:rPr>
                <w:rFonts w:cs="Arial"/>
                <w:szCs w:val="18"/>
              </w:rPr>
              <w:t>Sistema "Los Chenes" (Hopelchén)</w:t>
            </w:r>
          </w:p>
        </w:tc>
        <w:tc>
          <w:tcPr>
            <w:tcW w:w="6945" w:type="dxa"/>
            <w:gridSpan w:val="3"/>
            <w:hideMark/>
          </w:tcPr>
          <w:p w14:paraId="4BC3251E" w14:textId="77777777" w:rsidR="005F4B1B" w:rsidRPr="00377DA1" w:rsidRDefault="005F4B1B" w:rsidP="00BD2B64">
            <w:pPr>
              <w:rPr>
                <w:rFonts w:cs="Arial"/>
                <w:szCs w:val="18"/>
              </w:rPr>
            </w:pPr>
            <w:r w:rsidRPr="00377DA1">
              <w:rPr>
                <w:rFonts w:cs="Arial"/>
                <w:szCs w:val="18"/>
              </w:rPr>
              <w:t>Instalación de 9,213.80 hectáreas de infraestructura hidroagrícola para riego por goteo (perforación profunda).</w:t>
            </w:r>
          </w:p>
        </w:tc>
      </w:tr>
      <w:tr w:rsidR="005F4B1B" w:rsidRPr="00377DA1" w14:paraId="43BFF17D" w14:textId="77777777" w:rsidTr="00BD2B64">
        <w:tc>
          <w:tcPr>
            <w:tcW w:w="2405" w:type="dxa"/>
            <w:hideMark/>
          </w:tcPr>
          <w:p w14:paraId="2EAD16B6" w14:textId="77777777" w:rsidR="005F4B1B" w:rsidRPr="00377DA1" w:rsidRDefault="005F4B1B" w:rsidP="00BD2B64">
            <w:pPr>
              <w:rPr>
                <w:rFonts w:cs="Arial"/>
                <w:szCs w:val="18"/>
              </w:rPr>
            </w:pPr>
            <w:r w:rsidRPr="00377DA1">
              <w:rPr>
                <w:rFonts w:cs="Arial"/>
                <w:szCs w:val="18"/>
              </w:rPr>
              <w:t>Conectividad Logística de Primera Milla</w:t>
            </w:r>
          </w:p>
        </w:tc>
        <w:tc>
          <w:tcPr>
            <w:tcW w:w="6945" w:type="dxa"/>
            <w:gridSpan w:val="3"/>
            <w:hideMark/>
          </w:tcPr>
          <w:p w14:paraId="414D0B86" w14:textId="77777777" w:rsidR="005F4B1B" w:rsidRPr="00377DA1" w:rsidRDefault="005F4B1B" w:rsidP="00BD2B64">
            <w:pPr>
              <w:rPr>
                <w:rFonts w:cs="Arial"/>
                <w:szCs w:val="18"/>
              </w:rPr>
            </w:pPr>
            <w:r w:rsidRPr="00377DA1">
              <w:rPr>
                <w:rFonts w:cs="Arial"/>
                <w:szCs w:val="18"/>
              </w:rPr>
              <w:t>Alcance Estatal</w:t>
            </w:r>
          </w:p>
        </w:tc>
      </w:tr>
      <w:tr w:rsidR="005F4B1B" w:rsidRPr="00377DA1" w14:paraId="49E861F2" w14:textId="77777777" w:rsidTr="00BD2B64">
        <w:tc>
          <w:tcPr>
            <w:tcW w:w="2405" w:type="dxa"/>
            <w:hideMark/>
          </w:tcPr>
          <w:p w14:paraId="35A03223" w14:textId="77777777" w:rsidR="005F4B1B" w:rsidRPr="00377DA1" w:rsidRDefault="005F4B1B" w:rsidP="00BD2B64">
            <w:pPr>
              <w:rPr>
                <w:rFonts w:cs="Arial"/>
                <w:szCs w:val="18"/>
              </w:rPr>
            </w:pPr>
            <w:r w:rsidRPr="00377DA1">
              <w:rPr>
                <w:rFonts w:cs="Arial"/>
                <w:szCs w:val="18"/>
              </w:rPr>
              <w:t>Caminos Saca Cosechas</w:t>
            </w:r>
          </w:p>
        </w:tc>
        <w:tc>
          <w:tcPr>
            <w:tcW w:w="6945" w:type="dxa"/>
            <w:gridSpan w:val="3"/>
            <w:hideMark/>
          </w:tcPr>
          <w:p w14:paraId="5DB02781" w14:textId="77777777" w:rsidR="005F4B1B" w:rsidRPr="00377DA1" w:rsidRDefault="005F4B1B" w:rsidP="00BD2B64">
            <w:pPr>
              <w:rPr>
                <w:rFonts w:cs="Arial"/>
                <w:szCs w:val="18"/>
              </w:rPr>
            </w:pPr>
            <w:r w:rsidRPr="00377DA1">
              <w:rPr>
                <w:rFonts w:cs="Arial"/>
                <w:szCs w:val="18"/>
              </w:rPr>
              <w:t>Construcción/rehabilitación de</w:t>
            </w:r>
            <w:r w:rsidRPr="00377DA1">
              <w:rPr>
                <w:rStyle w:val="apple-converted-space"/>
                <w:rFonts w:cs="Arial"/>
                <w:szCs w:val="18"/>
              </w:rPr>
              <w:t> </w:t>
            </w:r>
            <w:r w:rsidRPr="00377DA1">
              <w:rPr>
                <w:rFonts w:cs="Arial"/>
                <w:b/>
                <w:bCs/>
                <w:szCs w:val="18"/>
              </w:rPr>
              <w:t>2,500 km</w:t>
            </w:r>
            <w:r w:rsidRPr="00377DA1">
              <w:rPr>
                <w:rStyle w:val="apple-converted-space"/>
                <w:rFonts w:cs="Arial"/>
                <w:szCs w:val="18"/>
              </w:rPr>
              <w:t> </w:t>
            </w:r>
            <w:r w:rsidRPr="00377DA1">
              <w:rPr>
                <w:rFonts w:cs="Arial"/>
                <w:szCs w:val="18"/>
              </w:rPr>
              <w:t>en los 13 municipios para enlazar las parcelas con los corredores troncales (2,750 MDP).</w:t>
            </w:r>
          </w:p>
        </w:tc>
      </w:tr>
    </w:tbl>
    <w:p w14:paraId="730251D5"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3B0A5F2D"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(1) Capa validada y listada en el Dataset Oficial.</w:t>
      </w:r>
    </w:p>
    <w:p w14:paraId="17F2127F" w14:textId="77777777" w:rsidR="005F4B1B" w:rsidRPr="00377DA1" w:rsidRDefault="005F4B1B" w:rsidP="005F4B1B">
      <w:pPr>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(3) Capa detectada en el Directorio pero NO listada en el Dataset Oficial (Pendiente de alta).</w:t>
      </w:r>
    </w:p>
    <w:p w14:paraId="3CBC611D" w14:textId="77777777" w:rsidR="005F4B1B" w:rsidRPr="00377DA1" w:rsidRDefault="005F4B1B" w:rsidP="005F4B1B">
      <w:pPr>
        <w:pStyle w:val="Ttulo8"/>
      </w:pPr>
      <w:r w:rsidRPr="00377DA1">
        <w:t xml:space="preserve">Corredores </w:t>
      </w:r>
      <w:r>
        <w:t>t</w:t>
      </w:r>
      <w:r w:rsidRPr="00377DA1">
        <w:t>urísticos</w:t>
      </w:r>
    </w:p>
    <w:p w14:paraId="21E65A3F"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p>
    <w:p w14:paraId="1D20EC05" w14:textId="77777777" w:rsidR="005F4B1B" w:rsidRPr="00377DA1" w:rsidRDefault="005F4B1B" w:rsidP="005F4B1B">
      <w:pPr>
        <w:spacing w:after="0"/>
        <w:rPr>
          <w:rFonts w:cs="Arial"/>
          <w:color w:val="000000"/>
          <w:szCs w:val="18"/>
        </w:rPr>
      </w:pPr>
      <w:r w:rsidRPr="00377DA1">
        <w:rPr>
          <w:rFonts w:cs="Arial"/>
          <w:color w:val="000000"/>
          <w:szCs w:val="18"/>
        </w:rPr>
        <w:t>Este tema cartografía la capacidad instalada y la aptitud del territorio para soportar megaproyectos turísticos y circuitos económicos a nivel regional. El sector turístico en Campeche funge como un instrumento de desarrollo industrial que exige infraestructura de alto calado: complejos hoteleros, redes de transporte intermodal y dotación de servicios a gran escala. Mapear los circuitos turísticos y la aptitud territorial garantiza que la masificación de visitantes (detonada por la macro-conectividad) se restrinja a polígonos donde la capacidad de carga de los ecosistemas, la suficiencia hídrica y el manejo de residuos estén técnicamente garantizados, bloqueando inversiones especulativas en áreas no aptas.</w:t>
      </w:r>
    </w:p>
    <w:p w14:paraId="130B3A16"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30C00F4C" w14:textId="77777777" w:rsidR="005F4B1B" w:rsidRPr="00377DA1" w:rsidRDefault="005F4B1B">
      <w:pPr>
        <w:numPr>
          <w:ilvl w:val="0"/>
          <w:numId w:val="45"/>
        </w:numPr>
        <w:spacing w:after="0"/>
        <w:rPr>
          <w:rFonts w:cs="Arial"/>
          <w:color w:val="000000"/>
          <w:szCs w:val="18"/>
        </w:rPr>
      </w:pPr>
      <w:r w:rsidRPr="00377DA1">
        <w:rPr>
          <w:rFonts w:cs="Arial"/>
          <w:color w:val="000000"/>
          <w:szCs w:val="18"/>
        </w:rPr>
        <w:t>Inventario de establecimientos hoteleros y capacidad de cuartos por categoría técnica.</w:t>
      </w:r>
    </w:p>
    <w:p w14:paraId="53179E04" w14:textId="77777777" w:rsidR="005F4B1B" w:rsidRPr="00377DA1" w:rsidRDefault="005F4B1B">
      <w:pPr>
        <w:numPr>
          <w:ilvl w:val="0"/>
          <w:numId w:val="45"/>
        </w:numPr>
        <w:spacing w:after="0"/>
        <w:rPr>
          <w:rFonts w:cs="Arial"/>
          <w:color w:val="000000"/>
          <w:szCs w:val="18"/>
        </w:rPr>
      </w:pPr>
      <w:r w:rsidRPr="00377DA1">
        <w:rPr>
          <w:rFonts w:cs="Arial"/>
          <w:color w:val="000000"/>
          <w:szCs w:val="18"/>
        </w:rPr>
        <w:t>Polígonos de Aptitud Turística (Análisis multicriterio de viabilidad).</w:t>
      </w:r>
    </w:p>
    <w:p w14:paraId="4C15DD43" w14:textId="77777777" w:rsidR="005F4B1B" w:rsidRPr="00377DA1" w:rsidRDefault="005F4B1B">
      <w:pPr>
        <w:numPr>
          <w:ilvl w:val="0"/>
          <w:numId w:val="45"/>
        </w:numPr>
        <w:spacing w:after="0"/>
        <w:rPr>
          <w:rFonts w:cs="Arial"/>
          <w:color w:val="000000"/>
          <w:szCs w:val="18"/>
        </w:rPr>
      </w:pPr>
      <w:r w:rsidRPr="00377DA1">
        <w:rPr>
          <w:rFonts w:cs="Arial"/>
          <w:color w:val="000000"/>
          <w:szCs w:val="18"/>
        </w:rPr>
        <w:t>Zonas de Desarrollo Turístico Sustentable (Proyectos de ordenamiento espacial).</w:t>
      </w:r>
    </w:p>
    <w:p w14:paraId="7DD63D0F" w14:textId="77777777" w:rsidR="005F4B1B" w:rsidRPr="00377DA1" w:rsidRDefault="005F4B1B">
      <w:pPr>
        <w:numPr>
          <w:ilvl w:val="0"/>
          <w:numId w:val="45"/>
        </w:numPr>
        <w:spacing w:after="0"/>
        <w:rPr>
          <w:rFonts w:cs="Arial"/>
          <w:color w:val="000000"/>
          <w:szCs w:val="18"/>
        </w:rPr>
      </w:pPr>
      <w:r w:rsidRPr="00377DA1">
        <w:rPr>
          <w:rFonts w:cs="Arial"/>
          <w:color w:val="000000"/>
          <w:szCs w:val="18"/>
        </w:rPr>
        <w:lastRenderedPageBreak/>
        <w:t>Trazado de Circuitos Artesanales y Culturales (Rutas de impacto regional).</w:t>
      </w:r>
    </w:p>
    <w:p w14:paraId="1EF173F8" w14:textId="77777777" w:rsidR="005F4B1B" w:rsidRPr="00377DA1" w:rsidRDefault="005F4B1B" w:rsidP="005F4B1B">
      <w:pPr>
        <w:spacing w:after="0"/>
        <w:rPr>
          <w:rFonts w:cs="Arial"/>
          <w:color w:val="000000"/>
          <w:szCs w:val="18"/>
        </w:rPr>
      </w:pPr>
      <w:r w:rsidRPr="00377DA1">
        <w:rPr>
          <w:rFonts w:cs="Arial"/>
          <w:b/>
          <w:bCs/>
          <w:color w:val="000000"/>
          <w:szCs w:val="18"/>
        </w:rPr>
        <w:t>Capas utilizadas</w:t>
      </w:r>
      <w:r>
        <w:rPr>
          <w:rFonts w:cs="Arial"/>
          <w:b/>
          <w:bCs/>
          <w:color w:val="000000"/>
          <w:szCs w:val="18"/>
        </w:rPr>
        <w:t>:</w:t>
      </w:r>
    </w:p>
    <w:p w14:paraId="2FFAACF6" w14:textId="77777777" w:rsidR="005F4B1B" w:rsidRPr="00C85EAC" w:rsidRDefault="005F4B1B">
      <w:pPr>
        <w:pStyle w:val="Prrafodelista"/>
        <w:numPr>
          <w:ilvl w:val="0"/>
          <w:numId w:val="45"/>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R04_APTITUD_TURISTICA_OPMATPG_2023</w:t>
      </w:r>
      <w:r w:rsidRPr="00C85EAC">
        <w:rPr>
          <w:rFonts w:eastAsia="Times New Roman" w:cs="Times New Roman"/>
          <w:szCs w:val="18"/>
          <w:lang w:eastAsia="es-MX"/>
          <w14:ligatures w14:val="none"/>
        </w:rPr>
        <w:t> (1 y 3)</w:t>
      </w:r>
    </w:p>
    <w:p w14:paraId="3ECA383A" w14:textId="77777777" w:rsidR="005F4B1B" w:rsidRPr="00C85EAC" w:rsidRDefault="005F4B1B">
      <w:pPr>
        <w:pStyle w:val="Prrafodelista"/>
        <w:numPr>
          <w:ilvl w:val="0"/>
          <w:numId w:val="45"/>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C04_Circuitos_turisticos_SICM_2020_OPMATPG_2023</w:t>
      </w:r>
      <w:r w:rsidRPr="00C85EAC">
        <w:rPr>
          <w:rFonts w:eastAsia="Times New Roman" w:cs="Times New Roman"/>
          <w:szCs w:val="18"/>
          <w:lang w:eastAsia="es-MX"/>
          <w14:ligatures w14:val="none"/>
        </w:rPr>
        <w:t> (1 y 3)</w:t>
      </w:r>
    </w:p>
    <w:p w14:paraId="6EDBE142" w14:textId="77777777" w:rsidR="005F4B1B" w:rsidRPr="0068263B" w:rsidRDefault="005F4B1B" w:rsidP="005F4B1B">
      <w:pPr>
        <w:spacing w:after="0"/>
        <w:rPr>
          <w:rFonts w:cs="Arial"/>
          <w:b/>
          <w:bCs/>
          <w:color w:val="000000"/>
          <w:szCs w:val="18"/>
        </w:rPr>
      </w:pPr>
      <w:r>
        <w:rPr>
          <w:rFonts w:cs="Arial"/>
          <w:b/>
          <w:bCs/>
          <w:color w:val="000000"/>
          <w:szCs w:val="18"/>
        </w:rPr>
        <w:t xml:space="preserve">Descripción </w:t>
      </w:r>
      <w:r w:rsidRPr="0068263B">
        <w:rPr>
          <w:rFonts w:cs="Arial"/>
          <w:b/>
          <w:bCs/>
          <w:color w:val="000000"/>
          <w:szCs w:val="18"/>
        </w:rPr>
        <w:t>Analítica</w:t>
      </w:r>
      <w:r>
        <w:rPr>
          <w:rFonts w:cs="Arial"/>
          <w:b/>
          <w:bCs/>
          <w:color w:val="000000"/>
          <w:szCs w:val="18"/>
        </w:rPr>
        <w:t>:</w:t>
      </w:r>
    </w:p>
    <w:p w14:paraId="045D992A" w14:textId="77777777" w:rsidR="005F4B1B" w:rsidRPr="00377DA1" w:rsidRDefault="005F4B1B">
      <w:pPr>
        <w:numPr>
          <w:ilvl w:val="0"/>
          <w:numId w:val="46"/>
        </w:numPr>
        <w:spacing w:after="0"/>
        <w:rPr>
          <w:rFonts w:cs="Arial"/>
          <w:color w:val="000000"/>
          <w:szCs w:val="18"/>
        </w:rPr>
      </w:pPr>
      <w:r w:rsidRPr="00377DA1">
        <w:rPr>
          <w:rFonts w:cs="Arial"/>
          <w:b/>
          <w:bCs/>
          <w:color w:val="000000"/>
          <w:szCs w:val="18"/>
        </w:rPr>
        <w:t>Capacidad Instalada e Infraestructura Hotelera:</w:t>
      </w:r>
      <w:r w:rsidRPr="00377DA1">
        <w:rPr>
          <w:rStyle w:val="apple-converted-space"/>
          <w:rFonts w:cs="Arial"/>
          <w:color w:val="000000"/>
          <w:szCs w:val="18"/>
        </w:rPr>
        <w:t> </w:t>
      </w:r>
      <w:r w:rsidRPr="00377DA1">
        <w:rPr>
          <w:rFonts w:cs="Arial"/>
          <w:color w:val="000000"/>
          <w:szCs w:val="18"/>
        </w:rPr>
        <w:t>El parque hotelero estatal ha experimentado un crecimiento sostenido para soportar la demanda. El inventario documenta</w:t>
      </w:r>
      <w:r w:rsidRPr="00377DA1">
        <w:rPr>
          <w:rStyle w:val="apple-converted-space"/>
          <w:rFonts w:cs="Arial"/>
          <w:color w:val="000000"/>
          <w:szCs w:val="18"/>
        </w:rPr>
        <w:t> </w:t>
      </w:r>
      <w:r w:rsidRPr="00377DA1">
        <w:rPr>
          <w:rFonts w:cs="Arial"/>
          <w:b/>
          <w:bCs/>
          <w:color w:val="000000"/>
          <w:szCs w:val="18"/>
        </w:rPr>
        <w:t>296 establecimientos hoteleros</w:t>
      </w:r>
      <w:r w:rsidRPr="00377DA1">
        <w:rPr>
          <w:rStyle w:val="apple-converted-space"/>
          <w:rFonts w:cs="Arial"/>
          <w:color w:val="000000"/>
          <w:szCs w:val="18"/>
        </w:rPr>
        <w:t> </w:t>
      </w:r>
      <w:r w:rsidRPr="00377DA1">
        <w:rPr>
          <w:rFonts w:cs="Arial"/>
          <w:color w:val="000000"/>
          <w:szCs w:val="18"/>
        </w:rPr>
        <w:t>que ofertan una capacidad total de</w:t>
      </w:r>
      <w:r w:rsidRPr="00377DA1">
        <w:rPr>
          <w:rStyle w:val="apple-converted-space"/>
          <w:rFonts w:cs="Arial"/>
          <w:color w:val="000000"/>
          <w:szCs w:val="18"/>
        </w:rPr>
        <w:t> </w:t>
      </w:r>
      <w:r w:rsidRPr="00377DA1">
        <w:rPr>
          <w:rFonts w:cs="Arial"/>
          <w:b/>
          <w:bCs/>
          <w:color w:val="000000"/>
          <w:szCs w:val="18"/>
        </w:rPr>
        <w:t>8,390 cuartos</w:t>
      </w:r>
      <w:r w:rsidRPr="00377DA1">
        <w:rPr>
          <w:rStyle w:val="apple-converted-space"/>
          <w:rFonts w:cs="Arial"/>
          <w:color w:val="000000"/>
          <w:szCs w:val="18"/>
        </w:rPr>
        <w:t> </w:t>
      </w:r>
      <w:r w:rsidRPr="00377DA1">
        <w:rPr>
          <w:rFonts w:cs="Arial"/>
          <w:color w:val="000000"/>
          <w:szCs w:val="18"/>
        </w:rPr>
        <w:t>a nivel estatal.</w:t>
      </w:r>
    </w:p>
    <w:p w14:paraId="15C9A139" w14:textId="77777777" w:rsidR="005F4B1B" w:rsidRPr="00377DA1" w:rsidRDefault="005F4B1B">
      <w:pPr>
        <w:numPr>
          <w:ilvl w:val="0"/>
          <w:numId w:val="46"/>
        </w:numPr>
        <w:spacing w:after="0"/>
        <w:rPr>
          <w:rFonts w:cs="Arial"/>
          <w:color w:val="000000"/>
          <w:szCs w:val="18"/>
        </w:rPr>
      </w:pPr>
      <w:r w:rsidRPr="00377DA1">
        <w:rPr>
          <w:rFonts w:cs="Arial"/>
          <w:b/>
          <w:bCs/>
          <w:color w:val="000000"/>
          <w:szCs w:val="18"/>
        </w:rPr>
        <w:t>Perfil Económico del Visitante:</w:t>
      </w:r>
      <w:r w:rsidRPr="00377DA1">
        <w:rPr>
          <w:rStyle w:val="apple-converted-space"/>
          <w:rFonts w:cs="Arial"/>
          <w:color w:val="000000"/>
          <w:szCs w:val="18"/>
        </w:rPr>
        <w:t> </w:t>
      </w:r>
      <w:r w:rsidRPr="00377DA1">
        <w:rPr>
          <w:rFonts w:cs="Arial"/>
          <w:color w:val="000000"/>
          <w:szCs w:val="18"/>
        </w:rPr>
        <w:t>La infraestructura orientada al segmento de alto poder adquisitivo concentra el dinamismo operativo. De los 8,390 cuartos totales,</w:t>
      </w:r>
      <w:r w:rsidRPr="00377DA1">
        <w:rPr>
          <w:rStyle w:val="apple-converted-space"/>
          <w:rFonts w:cs="Arial"/>
          <w:color w:val="000000"/>
          <w:szCs w:val="18"/>
        </w:rPr>
        <w:t> </w:t>
      </w:r>
      <w:r w:rsidRPr="00377DA1">
        <w:rPr>
          <w:rFonts w:cs="Arial"/>
          <w:b/>
          <w:bCs/>
          <w:color w:val="000000"/>
          <w:szCs w:val="18"/>
        </w:rPr>
        <w:t>3,585 cuartos pertenecen a las categorías de cuatro y cinco estrellas</w:t>
      </w:r>
      <w:r w:rsidRPr="00377DA1">
        <w:rPr>
          <w:rFonts w:cs="Arial"/>
          <w:color w:val="000000"/>
          <w:szCs w:val="18"/>
        </w:rPr>
        <w:t>. Estos complejos registran las mayores tasas de ocupación (superando el 50% en la categoría de cinco estrellas), consolidando el flujo de turistas de alto gasto.</w:t>
      </w:r>
    </w:p>
    <w:p w14:paraId="733ACDB0" w14:textId="77777777" w:rsidR="005F4B1B" w:rsidRPr="00377DA1" w:rsidRDefault="005F4B1B">
      <w:pPr>
        <w:numPr>
          <w:ilvl w:val="0"/>
          <w:numId w:val="46"/>
        </w:numPr>
        <w:spacing w:after="0"/>
        <w:rPr>
          <w:rFonts w:cs="Arial"/>
          <w:color w:val="000000"/>
          <w:szCs w:val="18"/>
        </w:rPr>
      </w:pPr>
      <w:r w:rsidRPr="00377DA1">
        <w:rPr>
          <w:rFonts w:cs="Arial"/>
          <w:b/>
          <w:bCs/>
          <w:color w:val="000000"/>
          <w:szCs w:val="18"/>
        </w:rPr>
        <w:t>Gestión de Capacidad de Carga y Restricciones:</w:t>
      </w:r>
      <w:r w:rsidRPr="00377DA1">
        <w:rPr>
          <w:rStyle w:val="apple-converted-space"/>
          <w:rFonts w:cs="Arial"/>
          <w:color w:val="000000"/>
          <w:szCs w:val="18"/>
        </w:rPr>
        <w:t> </w:t>
      </w:r>
      <w:r w:rsidRPr="00377DA1">
        <w:rPr>
          <w:rFonts w:cs="Arial"/>
          <w:color w:val="000000"/>
          <w:szCs w:val="18"/>
        </w:rPr>
        <w:t>La vecindad con el estado de Quintana Roo (y su mercado cautivo) sumada al inicio de operaciones del Tren Maya, generará presiones asimétricas sobre el territorio. El PEOTDU advierte categóricamente que es imperante regular los efectos espaciales para</w:t>
      </w:r>
      <w:r w:rsidRPr="00377DA1">
        <w:rPr>
          <w:rStyle w:val="apple-converted-space"/>
          <w:rFonts w:cs="Arial"/>
          <w:color w:val="000000"/>
          <w:szCs w:val="18"/>
        </w:rPr>
        <w:t> </w:t>
      </w:r>
      <w:r w:rsidRPr="00377DA1">
        <w:rPr>
          <w:rFonts w:cs="Arial"/>
          <w:b/>
          <w:bCs/>
          <w:color w:val="000000"/>
          <w:szCs w:val="18"/>
        </w:rPr>
        <w:t>evitar rebasar la capacidad de carga de los sitios turísticos</w:t>
      </w:r>
      <w:r w:rsidRPr="00377DA1">
        <w:rPr>
          <w:rFonts w:cs="Arial"/>
          <w:color w:val="000000"/>
          <w:szCs w:val="18"/>
        </w:rPr>
        <w:t>.</w:t>
      </w:r>
    </w:p>
    <w:p w14:paraId="31F1CBCE" w14:textId="77777777" w:rsidR="005F4B1B" w:rsidRPr="00377DA1" w:rsidRDefault="005F4B1B">
      <w:pPr>
        <w:numPr>
          <w:ilvl w:val="0"/>
          <w:numId w:val="46"/>
        </w:numPr>
        <w:spacing w:after="0"/>
        <w:rPr>
          <w:rFonts w:cs="Arial"/>
          <w:color w:val="000000"/>
          <w:szCs w:val="18"/>
        </w:rPr>
      </w:pPr>
      <w:r w:rsidRPr="00377DA1">
        <w:rPr>
          <w:rFonts w:cs="Arial"/>
          <w:b/>
          <w:bCs/>
          <w:color w:val="000000"/>
          <w:szCs w:val="18"/>
        </w:rPr>
        <w:t>Proyecto Detonador Macro:</w:t>
      </w:r>
      <w:r w:rsidRPr="00377DA1">
        <w:rPr>
          <w:rStyle w:val="apple-converted-space"/>
          <w:rFonts w:cs="Arial"/>
          <w:color w:val="000000"/>
          <w:szCs w:val="18"/>
        </w:rPr>
        <w:t> </w:t>
      </w:r>
      <w:r w:rsidRPr="00377DA1">
        <w:rPr>
          <w:rFonts w:cs="Arial"/>
          <w:color w:val="000000"/>
          <w:szCs w:val="18"/>
        </w:rPr>
        <w:t>Para regular la inyección de capital en el sector, el Estado plantea el</w:t>
      </w:r>
      <w:r w:rsidRPr="00377DA1">
        <w:rPr>
          <w:rStyle w:val="apple-converted-space"/>
          <w:rFonts w:cs="Arial"/>
          <w:color w:val="000000"/>
          <w:szCs w:val="18"/>
        </w:rPr>
        <w:t> </w:t>
      </w:r>
      <w:r w:rsidRPr="00377DA1">
        <w:rPr>
          <w:rFonts w:cs="Arial"/>
          <w:b/>
          <w:bCs/>
          <w:color w:val="000000"/>
          <w:szCs w:val="18"/>
        </w:rPr>
        <w:t>Programa de Ordenamiento Turístico del Territorio del Estado</w:t>
      </w:r>
      <w:r w:rsidRPr="00377DA1">
        <w:rPr>
          <w:rStyle w:val="apple-converted-space"/>
          <w:rFonts w:cs="Arial"/>
          <w:color w:val="000000"/>
          <w:szCs w:val="18"/>
        </w:rPr>
        <w:t> </w:t>
      </w:r>
      <w:r w:rsidRPr="00377DA1">
        <w:rPr>
          <w:rFonts w:cs="Arial"/>
          <w:color w:val="000000"/>
          <w:szCs w:val="18"/>
        </w:rPr>
        <w:t>(inversión de 3 MDP). Este instrumento técnico determinará jurídicamente las "Zonas de Desarrollo Turístico Sustentable", imponiendo criterios estrictos de zonificación, uso de suelo y restricciones de densificación en regiones con vulnerabilidad histórico-monumental y natural. A la par, se proyectan los</w:t>
      </w:r>
      <w:r w:rsidRPr="00377DA1">
        <w:rPr>
          <w:rStyle w:val="apple-converted-space"/>
          <w:rFonts w:cs="Arial"/>
          <w:color w:val="000000"/>
          <w:szCs w:val="18"/>
        </w:rPr>
        <w:t> </w:t>
      </w:r>
      <w:r w:rsidRPr="00377DA1">
        <w:rPr>
          <w:rFonts w:cs="Arial"/>
          <w:b/>
          <w:bCs/>
          <w:color w:val="000000"/>
          <w:szCs w:val="18"/>
        </w:rPr>
        <w:t>Circuitos turísticos artesanales y culturales</w:t>
      </w:r>
      <w:r w:rsidRPr="00377DA1">
        <w:rPr>
          <w:rStyle w:val="apple-converted-space"/>
          <w:rFonts w:cs="Arial"/>
          <w:color w:val="000000"/>
          <w:szCs w:val="18"/>
        </w:rPr>
        <w:t> </w:t>
      </w:r>
      <w:r w:rsidRPr="00377DA1">
        <w:rPr>
          <w:rFonts w:cs="Arial"/>
          <w:color w:val="000000"/>
          <w:szCs w:val="18"/>
        </w:rPr>
        <w:t>para canalizar el flujo económico hacia polos productivos locales.</w:t>
      </w:r>
    </w:p>
    <w:p w14:paraId="242462D9" w14:textId="77777777" w:rsidR="005F4B1B" w:rsidRPr="00377DA1" w:rsidRDefault="005F4B1B" w:rsidP="005F4B1B">
      <w:pPr>
        <w:spacing w:after="0"/>
        <w:rPr>
          <w:rFonts w:cs="Arial"/>
          <w:color w:val="000000"/>
          <w:szCs w:val="18"/>
        </w:rPr>
      </w:pPr>
      <w:r>
        <w:rPr>
          <w:rFonts w:cs="Arial"/>
          <w:b/>
          <w:bCs/>
          <w:color w:val="000000"/>
          <w:szCs w:val="18"/>
        </w:rPr>
        <w:t xml:space="preserve">Descripción </w:t>
      </w:r>
      <w:r w:rsidRPr="00377DA1">
        <w:rPr>
          <w:rFonts w:cs="Arial"/>
          <w:b/>
          <w:bCs/>
          <w:color w:val="000000"/>
          <w:szCs w:val="18"/>
        </w:rPr>
        <w:t>Narrativa:</w:t>
      </w:r>
    </w:p>
    <w:p w14:paraId="22F0DD79" w14:textId="77777777" w:rsidR="005F4B1B" w:rsidRPr="00377DA1" w:rsidRDefault="005F4B1B" w:rsidP="005F4B1B">
      <w:pPr>
        <w:spacing w:after="0"/>
        <w:rPr>
          <w:rFonts w:cs="Arial"/>
          <w:color w:val="000000"/>
          <w:szCs w:val="18"/>
        </w:rPr>
      </w:pPr>
      <w:r w:rsidRPr="00377DA1">
        <w:rPr>
          <w:rFonts w:cs="Arial"/>
          <w:color w:val="000000"/>
          <w:szCs w:val="18"/>
        </w:rPr>
        <w:t>La consolidación de Campeche como un hub turístico macrorregional requiere una transición técnica: pasar de la promoción comercial a la gestión del uso de suelo industrial. La actual concentración de infraestructura (más de 8,300 habitaciones de hotel) exige redes hidrosanitarias y energéticas capaces de soportar la demanda temporal de miles de usuarios adicionales sin colapsar el abastecimiento de las poblaciones locales. El riesgo de hiperdensificación provocado por la infraestructura ferroviaria obliga a aplicar candados territoriales.</w:t>
      </w:r>
    </w:p>
    <w:p w14:paraId="0D6D3F1B" w14:textId="77777777" w:rsidR="005F4B1B" w:rsidRPr="00377DA1" w:rsidRDefault="005F4B1B" w:rsidP="005F4B1B">
      <w:pPr>
        <w:rPr>
          <w:rFonts w:cs="Arial"/>
          <w:color w:val="000000"/>
          <w:szCs w:val="18"/>
        </w:rPr>
      </w:pPr>
      <w:r w:rsidRPr="00377DA1">
        <w:rPr>
          <w:rFonts w:cs="Arial"/>
          <w:color w:val="000000"/>
          <w:szCs w:val="18"/>
        </w:rPr>
        <w:t>La</w:t>
      </w:r>
      <w:r w:rsidRPr="00377DA1">
        <w:rPr>
          <w:rStyle w:val="apple-converted-space"/>
          <w:rFonts w:cs="Arial"/>
          <w:color w:val="000000"/>
          <w:szCs w:val="18"/>
        </w:rPr>
        <w:t xml:space="preserve"> Aptitud Turística, </w:t>
      </w:r>
      <w:r w:rsidRPr="00377DA1">
        <w:rPr>
          <w:rFonts w:cs="Arial"/>
          <w:color w:val="000000"/>
          <w:szCs w:val="18"/>
        </w:rPr>
        <w:t>superpuesta con el trazado de los Circuitos Turísticos otorga a la administración estatal el instrumento legal y analítico para dictaminar usos de suelo. Los polígonos que carezcan de aptitud alta no deberán recibir autorizaciones para complejos macro hoteleros. Esta zonificación estricta asegura que el impacto económico derivado de la conectividad no se traduzca en una depredación de las Zonas de Desarrollo Turístico Sustentable, obligando a los inversionistas a ceñirse a un modelo de expansión planificado y de baja densidad destructiva.</w:t>
      </w:r>
    </w:p>
    <w:p w14:paraId="331AA19C"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66</w:t>
      </w:r>
      <w:r w:rsidRPr="00377DA1">
        <w:rPr>
          <w:sz w:val="18"/>
        </w:rPr>
        <w:fldChar w:fldCharType="end"/>
      </w:r>
      <w:r w:rsidRPr="00377DA1">
        <w:rPr>
          <w:sz w:val="18"/>
        </w:rPr>
        <w:t xml:space="preserve"> Ficha Técnica Corredores Turísticos y Circuitos de Gran Escala</w:t>
      </w:r>
    </w:p>
    <w:tbl>
      <w:tblPr>
        <w:tblStyle w:val="Tablaconcuadrcula"/>
        <w:tblW w:w="9504" w:type="dxa"/>
        <w:tblLayout w:type="fixed"/>
        <w:tblLook w:val="04A0" w:firstRow="1" w:lastRow="0" w:firstColumn="1" w:lastColumn="0" w:noHBand="0" w:noVBand="1"/>
      </w:tblPr>
      <w:tblGrid>
        <w:gridCol w:w="1980"/>
        <w:gridCol w:w="1598"/>
        <w:gridCol w:w="2513"/>
        <w:gridCol w:w="3413"/>
      </w:tblGrid>
      <w:tr w:rsidR="005F4B1B" w:rsidRPr="00377DA1" w14:paraId="0737746F" w14:textId="77777777" w:rsidTr="00BD2B64">
        <w:tc>
          <w:tcPr>
            <w:tcW w:w="1980" w:type="dxa"/>
            <w:shd w:val="clear" w:color="auto" w:fill="156082"/>
            <w:hideMark/>
          </w:tcPr>
          <w:p w14:paraId="1FB6BD5C"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598" w:type="dxa"/>
            <w:shd w:val="clear" w:color="auto" w:fill="156082"/>
            <w:hideMark/>
          </w:tcPr>
          <w:p w14:paraId="408B242D"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513" w:type="dxa"/>
            <w:shd w:val="clear" w:color="auto" w:fill="156082"/>
            <w:hideMark/>
          </w:tcPr>
          <w:p w14:paraId="34F79D34"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413" w:type="dxa"/>
            <w:shd w:val="clear" w:color="auto" w:fill="156082"/>
            <w:hideMark/>
          </w:tcPr>
          <w:p w14:paraId="1A5698FA"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32DD938E" w14:textId="77777777" w:rsidTr="00BD2B64">
        <w:tc>
          <w:tcPr>
            <w:tcW w:w="1980" w:type="dxa"/>
            <w:hideMark/>
          </w:tcPr>
          <w:p w14:paraId="757A6FFB" w14:textId="77777777" w:rsidR="005F4B1B" w:rsidRPr="00377DA1" w:rsidRDefault="005F4B1B" w:rsidP="00BD2B64">
            <w:pPr>
              <w:rPr>
                <w:rFonts w:cs="Arial"/>
                <w:szCs w:val="18"/>
              </w:rPr>
            </w:pPr>
            <w:r w:rsidRPr="00377DA1">
              <w:rPr>
                <w:rFonts w:cs="Arial"/>
                <w:szCs w:val="18"/>
              </w:rPr>
              <w:t>Cuantifica la capacidad instalada de cuartos y la aptitud territorial para soportar megaproyectos turísticos, estableciendo polígonos de desarrollo para evitar la saturación de los ecosistemas.</w:t>
            </w:r>
          </w:p>
        </w:tc>
        <w:tc>
          <w:tcPr>
            <w:tcW w:w="1598" w:type="dxa"/>
            <w:hideMark/>
          </w:tcPr>
          <w:p w14:paraId="7526F015" w14:textId="77777777" w:rsidR="005F4B1B" w:rsidRPr="00377DA1" w:rsidRDefault="005F4B1B" w:rsidP="00BD2B64">
            <w:pPr>
              <w:rPr>
                <w:rFonts w:cs="Arial"/>
                <w:szCs w:val="18"/>
              </w:rPr>
            </w:pPr>
            <w:r w:rsidRPr="00377DA1">
              <w:rPr>
                <w:rFonts w:cs="Arial"/>
                <w:szCs w:val="18"/>
              </w:rPr>
              <w:t>Análisis espacial de la infraestructura de hospedaje, corredores turísticos y modelado de aptitud del suelo para recepción de visitantes a gran escala.</w:t>
            </w:r>
          </w:p>
        </w:tc>
        <w:tc>
          <w:tcPr>
            <w:tcW w:w="2513" w:type="dxa"/>
            <w:hideMark/>
          </w:tcPr>
          <w:p w14:paraId="71D5583A" w14:textId="77777777" w:rsidR="005F4B1B" w:rsidRPr="00377DA1" w:rsidRDefault="005F4B1B" w:rsidP="00BD2B64">
            <w:pPr>
              <w:rPr>
                <w:rFonts w:cs="Arial"/>
                <w:szCs w:val="18"/>
              </w:rPr>
            </w:pPr>
            <w:r w:rsidRPr="00377DA1">
              <w:rPr>
                <w:rFonts w:cs="Arial"/>
                <w:szCs w:val="18"/>
              </w:rPr>
              <w:t>- Establecimientos y cuartos hoteleros.</w:t>
            </w:r>
          </w:p>
          <w:p w14:paraId="20A699FD" w14:textId="77777777" w:rsidR="005F4B1B" w:rsidRPr="00377DA1" w:rsidRDefault="005F4B1B" w:rsidP="00BD2B64">
            <w:pPr>
              <w:rPr>
                <w:rFonts w:cs="Arial"/>
                <w:szCs w:val="18"/>
              </w:rPr>
            </w:pPr>
            <w:r w:rsidRPr="00377DA1">
              <w:rPr>
                <w:rFonts w:cs="Arial"/>
                <w:szCs w:val="18"/>
              </w:rPr>
              <w:t>- Ocupación por categoría.</w:t>
            </w:r>
          </w:p>
          <w:p w14:paraId="326E4E8F" w14:textId="77777777" w:rsidR="005F4B1B" w:rsidRPr="00377DA1" w:rsidRDefault="005F4B1B" w:rsidP="00BD2B64">
            <w:pPr>
              <w:rPr>
                <w:rFonts w:cs="Arial"/>
                <w:szCs w:val="18"/>
              </w:rPr>
            </w:pPr>
            <w:r w:rsidRPr="00377DA1">
              <w:rPr>
                <w:rFonts w:cs="Arial"/>
                <w:szCs w:val="18"/>
              </w:rPr>
              <w:t>- Polígonos de circuitos turísticos.</w:t>
            </w:r>
          </w:p>
          <w:p w14:paraId="4CC8A102" w14:textId="77777777" w:rsidR="005F4B1B" w:rsidRPr="00377DA1" w:rsidRDefault="005F4B1B" w:rsidP="00BD2B64">
            <w:pPr>
              <w:rPr>
                <w:rFonts w:cs="Arial"/>
                <w:szCs w:val="18"/>
              </w:rPr>
            </w:pPr>
            <w:r w:rsidRPr="00377DA1">
              <w:rPr>
                <w:rFonts w:cs="Arial"/>
                <w:szCs w:val="18"/>
              </w:rPr>
              <w:t>- Ráster de Aptitud Turística.</w:t>
            </w:r>
          </w:p>
        </w:tc>
        <w:tc>
          <w:tcPr>
            <w:tcW w:w="3413" w:type="dxa"/>
            <w:hideMark/>
          </w:tcPr>
          <w:p w14:paraId="47D5BA7E"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R04_APTITUD_TURISTICA_OPMATPG_2023</w:t>
            </w:r>
            <w:r w:rsidRPr="00C85EAC">
              <w:rPr>
                <w:rFonts w:eastAsia="Times New Roman" w:cs="Times New Roman"/>
                <w:szCs w:val="18"/>
                <w:lang w:eastAsia="es-MX"/>
                <w14:ligatures w14:val="none"/>
              </w:rPr>
              <w:t> (1 y 3)</w:t>
            </w:r>
          </w:p>
          <w:p w14:paraId="6D605BC5"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C04_Circuitos_turisticos_SICM_2020_OPMATPG_2023</w:t>
            </w:r>
            <w:r w:rsidRPr="00C85EAC">
              <w:rPr>
                <w:rFonts w:eastAsia="Times New Roman" w:cs="Times New Roman"/>
                <w:szCs w:val="18"/>
                <w:lang w:eastAsia="es-MX"/>
                <w14:ligatures w14:val="none"/>
              </w:rPr>
              <w:t> (1 y 3)</w:t>
            </w:r>
          </w:p>
          <w:p w14:paraId="24AD9944" w14:textId="77777777" w:rsidR="005F4B1B" w:rsidRPr="00377DA1" w:rsidRDefault="005F4B1B" w:rsidP="00BD2B64">
            <w:pPr>
              <w:rPr>
                <w:rFonts w:cs="Arial"/>
                <w:szCs w:val="18"/>
              </w:rPr>
            </w:pPr>
          </w:p>
        </w:tc>
      </w:tr>
      <w:tr w:rsidR="005F4B1B" w:rsidRPr="00377DA1" w14:paraId="38534181" w14:textId="77777777" w:rsidTr="00BD2B64">
        <w:tc>
          <w:tcPr>
            <w:tcW w:w="9504" w:type="dxa"/>
            <w:gridSpan w:val="4"/>
            <w:shd w:val="clear" w:color="auto" w:fill="156082"/>
            <w:hideMark/>
          </w:tcPr>
          <w:p w14:paraId="79727DD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1F89558D" w14:textId="77777777" w:rsidTr="00BD2B64">
        <w:tc>
          <w:tcPr>
            <w:tcW w:w="3578" w:type="dxa"/>
            <w:gridSpan w:val="2"/>
            <w:shd w:val="clear" w:color="auto" w:fill="156082"/>
            <w:hideMark/>
          </w:tcPr>
          <w:p w14:paraId="6D04D0F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Capacidad Instalada de Hospedaje (2021)</w:t>
            </w:r>
          </w:p>
        </w:tc>
        <w:tc>
          <w:tcPr>
            <w:tcW w:w="5926" w:type="dxa"/>
            <w:gridSpan w:val="2"/>
            <w:shd w:val="clear" w:color="auto" w:fill="156082"/>
            <w:hideMark/>
          </w:tcPr>
          <w:p w14:paraId="6CD0C10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Volumen Operativo</w:t>
            </w:r>
          </w:p>
        </w:tc>
      </w:tr>
      <w:tr w:rsidR="005F4B1B" w:rsidRPr="00377DA1" w14:paraId="32F97023" w14:textId="77777777" w:rsidTr="00BD2B64">
        <w:tc>
          <w:tcPr>
            <w:tcW w:w="3578" w:type="dxa"/>
            <w:gridSpan w:val="2"/>
            <w:hideMark/>
          </w:tcPr>
          <w:p w14:paraId="72A3C462" w14:textId="77777777" w:rsidR="005F4B1B" w:rsidRPr="00377DA1" w:rsidRDefault="005F4B1B" w:rsidP="00BD2B64">
            <w:pPr>
              <w:rPr>
                <w:rFonts w:cs="Arial"/>
                <w:szCs w:val="18"/>
              </w:rPr>
            </w:pPr>
            <w:r w:rsidRPr="00377DA1">
              <w:rPr>
                <w:rFonts w:cs="Arial"/>
                <w:szCs w:val="18"/>
              </w:rPr>
              <w:lastRenderedPageBreak/>
              <w:t>Total Estatal</w:t>
            </w:r>
          </w:p>
        </w:tc>
        <w:tc>
          <w:tcPr>
            <w:tcW w:w="5926" w:type="dxa"/>
            <w:gridSpan w:val="2"/>
            <w:hideMark/>
          </w:tcPr>
          <w:p w14:paraId="0FB1CC5B" w14:textId="77777777" w:rsidR="005F4B1B" w:rsidRPr="00377DA1" w:rsidRDefault="005F4B1B" w:rsidP="00BD2B64">
            <w:pPr>
              <w:rPr>
                <w:rFonts w:cs="Arial"/>
                <w:szCs w:val="18"/>
              </w:rPr>
            </w:pPr>
            <w:r w:rsidRPr="00377DA1">
              <w:rPr>
                <w:rFonts w:cs="Arial"/>
                <w:szCs w:val="18"/>
              </w:rPr>
              <w:t>296 establecimientos /</w:t>
            </w:r>
            <w:r w:rsidRPr="00377DA1">
              <w:rPr>
                <w:rStyle w:val="apple-converted-space"/>
                <w:rFonts w:cs="Arial"/>
                <w:szCs w:val="18"/>
              </w:rPr>
              <w:t> </w:t>
            </w:r>
            <w:r w:rsidRPr="00377DA1">
              <w:rPr>
                <w:rFonts w:cs="Arial"/>
                <w:b/>
                <w:bCs/>
                <w:szCs w:val="18"/>
              </w:rPr>
              <w:t>8,390 cuartos</w:t>
            </w:r>
            <w:r w:rsidRPr="00377DA1">
              <w:rPr>
                <w:rFonts w:cs="Arial"/>
                <w:szCs w:val="18"/>
              </w:rPr>
              <w:t>.</w:t>
            </w:r>
          </w:p>
        </w:tc>
      </w:tr>
      <w:tr w:rsidR="005F4B1B" w:rsidRPr="00377DA1" w14:paraId="1FE879CA" w14:textId="77777777" w:rsidTr="00BD2B64">
        <w:tc>
          <w:tcPr>
            <w:tcW w:w="3578" w:type="dxa"/>
            <w:gridSpan w:val="2"/>
            <w:hideMark/>
          </w:tcPr>
          <w:p w14:paraId="264FC795" w14:textId="77777777" w:rsidR="005F4B1B" w:rsidRPr="00377DA1" w:rsidRDefault="005F4B1B" w:rsidP="00BD2B64">
            <w:pPr>
              <w:rPr>
                <w:rFonts w:cs="Arial"/>
                <w:szCs w:val="18"/>
              </w:rPr>
            </w:pPr>
            <w:r w:rsidRPr="00377DA1">
              <w:rPr>
                <w:rFonts w:cs="Arial"/>
                <w:szCs w:val="18"/>
              </w:rPr>
              <w:t>Categoría de Alta Densidad Económica (4 y 5 Estrellas)</w:t>
            </w:r>
          </w:p>
        </w:tc>
        <w:tc>
          <w:tcPr>
            <w:tcW w:w="5926" w:type="dxa"/>
            <w:gridSpan w:val="2"/>
            <w:hideMark/>
          </w:tcPr>
          <w:p w14:paraId="5DA862F0" w14:textId="77777777" w:rsidR="005F4B1B" w:rsidRPr="00377DA1" w:rsidRDefault="005F4B1B" w:rsidP="00BD2B64">
            <w:pPr>
              <w:rPr>
                <w:rFonts w:cs="Arial"/>
                <w:szCs w:val="18"/>
              </w:rPr>
            </w:pPr>
            <w:r w:rsidRPr="00377DA1">
              <w:rPr>
                <w:rFonts w:cs="Arial"/>
                <w:szCs w:val="18"/>
              </w:rPr>
              <w:t>45 establecimientos /</w:t>
            </w:r>
            <w:r w:rsidRPr="00377DA1">
              <w:rPr>
                <w:rStyle w:val="apple-converted-space"/>
                <w:rFonts w:cs="Arial"/>
                <w:szCs w:val="18"/>
              </w:rPr>
              <w:t> </w:t>
            </w:r>
            <w:r w:rsidRPr="00377DA1">
              <w:rPr>
                <w:rFonts w:cs="Arial"/>
                <w:b/>
                <w:bCs/>
                <w:szCs w:val="18"/>
              </w:rPr>
              <w:t>3,585 cuartos</w:t>
            </w:r>
            <w:r w:rsidRPr="00377DA1">
              <w:rPr>
                <w:rFonts w:cs="Arial"/>
                <w:szCs w:val="18"/>
              </w:rPr>
              <w:t>.</w:t>
            </w:r>
          </w:p>
        </w:tc>
      </w:tr>
      <w:tr w:rsidR="005F4B1B" w:rsidRPr="00377DA1" w14:paraId="1DD382AF" w14:textId="77777777" w:rsidTr="00BD2B64">
        <w:tc>
          <w:tcPr>
            <w:tcW w:w="3578" w:type="dxa"/>
            <w:gridSpan w:val="2"/>
            <w:hideMark/>
          </w:tcPr>
          <w:p w14:paraId="349503BD" w14:textId="77777777" w:rsidR="005F4B1B" w:rsidRPr="00377DA1" w:rsidRDefault="005F4B1B" w:rsidP="00BD2B64">
            <w:pPr>
              <w:rPr>
                <w:rFonts w:cs="Arial"/>
                <w:szCs w:val="18"/>
              </w:rPr>
            </w:pPr>
            <w:r w:rsidRPr="00377DA1">
              <w:rPr>
                <w:rFonts w:cs="Arial"/>
                <w:szCs w:val="18"/>
              </w:rPr>
              <w:t>Rendimiento Operativo</w:t>
            </w:r>
          </w:p>
        </w:tc>
        <w:tc>
          <w:tcPr>
            <w:tcW w:w="5926" w:type="dxa"/>
            <w:gridSpan w:val="2"/>
            <w:hideMark/>
          </w:tcPr>
          <w:p w14:paraId="53BD3CD4" w14:textId="77777777" w:rsidR="005F4B1B" w:rsidRPr="00377DA1" w:rsidRDefault="005F4B1B" w:rsidP="00BD2B64">
            <w:pPr>
              <w:rPr>
                <w:rFonts w:cs="Arial"/>
                <w:szCs w:val="18"/>
              </w:rPr>
            </w:pPr>
            <w:r w:rsidRPr="00377DA1">
              <w:rPr>
                <w:rFonts w:cs="Arial"/>
                <w:szCs w:val="18"/>
              </w:rPr>
              <w:t>Ocupación dominante (&gt;50%) en segmento de cinco estrellas (turismo de alto gasto).</w:t>
            </w:r>
          </w:p>
        </w:tc>
      </w:tr>
      <w:tr w:rsidR="005F4B1B" w:rsidRPr="00377DA1" w14:paraId="06160A5C" w14:textId="77777777" w:rsidTr="00BD2B64">
        <w:tc>
          <w:tcPr>
            <w:tcW w:w="3578" w:type="dxa"/>
            <w:gridSpan w:val="2"/>
            <w:shd w:val="clear" w:color="auto" w:fill="156082"/>
            <w:hideMark/>
          </w:tcPr>
          <w:p w14:paraId="56493C1B"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Mecanismos de Ordenamiento y Restricción</w:t>
            </w:r>
          </w:p>
        </w:tc>
        <w:tc>
          <w:tcPr>
            <w:tcW w:w="5926" w:type="dxa"/>
            <w:gridSpan w:val="2"/>
            <w:shd w:val="clear" w:color="auto" w:fill="156082"/>
            <w:hideMark/>
          </w:tcPr>
          <w:p w14:paraId="5293AB0E"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Proyectos y Limitantes</w:t>
            </w:r>
          </w:p>
        </w:tc>
      </w:tr>
      <w:tr w:rsidR="005F4B1B" w:rsidRPr="00377DA1" w14:paraId="47D818C0" w14:textId="77777777" w:rsidTr="00BD2B64">
        <w:tc>
          <w:tcPr>
            <w:tcW w:w="3578" w:type="dxa"/>
            <w:gridSpan w:val="2"/>
            <w:hideMark/>
          </w:tcPr>
          <w:p w14:paraId="16982FD6" w14:textId="77777777" w:rsidR="005F4B1B" w:rsidRPr="00377DA1" w:rsidRDefault="005F4B1B" w:rsidP="00BD2B64">
            <w:pPr>
              <w:rPr>
                <w:rFonts w:cs="Arial"/>
                <w:szCs w:val="18"/>
              </w:rPr>
            </w:pPr>
            <w:r w:rsidRPr="00377DA1">
              <w:rPr>
                <w:rFonts w:cs="Arial"/>
                <w:szCs w:val="18"/>
              </w:rPr>
              <w:t>Programa de Ordenamiento Turístico del Territorio</w:t>
            </w:r>
          </w:p>
        </w:tc>
        <w:tc>
          <w:tcPr>
            <w:tcW w:w="5926" w:type="dxa"/>
            <w:gridSpan w:val="2"/>
            <w:hideMark/>
          </w:tcPr>
          <w:p w14:paraId="676FD1FF" w14:textId="77777777" w:rsidR="005F4B1B" w:rsidRPr="00377DA1" w:rsidRDefault="005F4B1B" w:rsidP="00BD2B64">
            <w:pPr>
              <w:rPr>
                <w:rFonts w:cs="Arial"/>
                <w:szCs w:val="18"/>
              </w:rPr>
            </w:pPr>
            <w:r w:rsidRPr="00377DA1">
              <w:rPr>
                <w:rFonts w:cs="Arial"/>
                <w:szCs w:val="18"/>
              </w:rPr>
              <w:t>Delimitación jurídica de Zonas de Desarrollo Turístico Sustentable y criterios de uso de suelo (Inversión 3 MDP).</w:t>
            </w:r>
          </w:p>
        </w:tc>
      </w:tr>
      <w:tr w:rsidR="005F4B1B" w:rsidRPr="00377DA1" w14:paraId="4F7C88CA" w14:textId="77777777" w:rsidTr="00BD2B64">
        <w:tc>
          <w:tcPr>
            <w:tcW w:w="3578" w:type="dxa"/>
            <w:gridSpan w:val="2"/>
            <w:hideMark/>
          </w:tcPr>
          <w:p w14:paraId="483A53EB" w14:textId="77777777" w:rsidR="005F4B1B" w:rsidRPr="00377DA1" w:rsidRDefault="005F4B1B" w:rsidP="00BD2B64">
            <w:pPr>
              <w:rPr>
                <w:rFonts w:cs="Arial"/>
                <w:szCs w:val="18"/>
              </w:rPr>
            </w:pPr>
            <w:r w:rsidRPr="00377DA1">
              <w:rPr>
                <w:rFonts w:cs="Arial"/>
                <w:szCs w:val="18"/>
              </w:rPr>
              <w:t>Control de Capacidad de Carga</w:t>
            </w:r>
          </w:p>
        </w:tc>
        <w:tc>
          <w:tcPr>
            <w:tcW w:w="5926" w:type="dxa"/>
            <w:gridSpan w:val="2"/>
            <w:hideMark/>
          </w:tcPr>
          <w:p w14:paraId="00B233DE" w14:textId="77777777" w:rsidR="005F4B1B" w:rsidRPr="00377DA1" w:rsidRDefault="005F4B1B" w:rsidP="00BD2B64">
            <w:pPr>
              <w:rPr>
                <w:rFonts w:cs="Arial"/>
                <w:szCs w:val="18"/>
              </w:rPr>
            </w:pPr>
            <w:r w:rsidRPr="00377DA1">
              <w:rPr>
                <w:rFonts w:cs="Arial"/>
                <w:szCs w:val="18"/>
              </w:rPr>
              <w:t>Restricción técnica inalienable para evitar la sobresaturación ecológica derivada de la afluencia ferroviaria masiva.</w:t>
            </w:r>
          </w:p>
        </w:tc>
      </w:tr>
      <w:tr w:rsidR="005F4B1B" w:rsidRPr="00377DA1" w14:paraId="1978EDAC" w14:textId="77777777" w:rsidTr="00BD2B64">
        <w:tc>
          <w:tcPr>
            <w:tcW w:w="3578" w:type="dxa"/>
            <w:gridSpan w:val="2"/>
            <w:hideMark/>
          </w:tcPr>
          <w:p w14:paraId="77988F9D" w14:textId="77777777" w:rsidR="005F4B1B" w:rsidRPr="00377DA1" w:rsidRDefault="005F4B1B" w:rsidP="00BD2B64">
            <w:pPr>
              <w:rPr>
                <w:rFonts w:cs="Arial"/>
                <w:szCs w:val="18"/>
              </w:rPr>
            </w:pPr>
            <w:r w:rsidRPr="00377DA1">
              <w:rPr>
                <w:rFonts w:cs="Arial"/>
                <w:szCs w:val="18"/>
              </w:rPr>
              <w:t>Circuitos Turísticos Artesanales y Culturales</w:t>
            </w:r>
          </w:p>
        </w:tc>
        <w:tc>
          <w:tcPr>
            <w:tcW w:w="5926" w:type="dxa"/>
            <w:gridSpan w:val="2"/>
            <w:hideMark/>
          </w:tcPr>
          <w:p w14:paraId="32CA645C" w14:textId="77777777" w:rsidR="005F4B1B" w:rsidRPr="00377DA1" w:rsidRDefault="005F4B1B" w:rsidP="00BD2B64">
            <w:pPr>
              <w:rPr>
                <w:rFonts w:cs="Arial"/>
                <w:szCs w:val="18"/>
              </w:rPr>
            </w:pPr>
            <w:r w:rsidRPr="00377DA1">
              <w:rPr>
                <w:rFonts w:cs="Arial"/>
                <w:szCs w:val="18"/>
              </w:rPr>
              <w:t>Trazado de corredores económicos regionales para conectar a los productores locales con los nodos de afluencia macro.</w:t>
            </w:r>
          </w:p>
        </w:tc>
      </w:tr>
    </w:tbl>
    <w:p w14:paraId="4F42A791"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4B233579"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(1) Capa validada y listada en el Dataset Oficial.</w:t>
      </w:r>
    </w:p>
    <w:p w14:paraId="20C74DF5" w14:textId="77777777" w:rsidR="005F4B1B" w:rsidRPr="00377DA1" w:rsidRDefault="005F4B1B" w:rsidP="005F4B1B">
      <w:pPr>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(3) Capa detectada en el Directorio pero NO listada en el Dataset Oficial (Pendiente de alta).</w:t>
      </w:r>
    </w:p>
    <w:p w14:paraId="1906722B" w14:textId="77777777" w:rsidR="005F4B1B" w:rsidRPr="00377DA1" w:rsidRDefault="005F4B1B" w:rsidP="005F4B1B">
      <w:pPr>
        <w:pStyle w:val="Ttulo7"/>
      </w:pPr>
      <w:r>
        <w:t>Gobernanza institucional</w:t>
      </w:r>
    </w:p>
    <w:p w14:paraId="27569E02" w14:textId="77777777" w:rsidR="005F4B1B" w:rsidRPr="00377DA1" w:rsidRDefault="005F4B1B" w:rsidP="005F4B1B">
      <w:pPr>
        <w:pStyle w:val="Ttulo8"/>
      </w:pPr>
      <w:r w:rsidRPr="00377DA1">
        <w:t xml:space="preserve">Restricciones </w:t>
      </w:r>
      <w:r>
        <w:t>e</w:t>
      </w:r>
      <w:r w:rsidRPr="00377DA1">
        <w:t>cológicas</w:t>
      </w:r>
    </w:p>
    <w:p w14:paraId="40F88A05"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p>
    <w:p w14:paraId="19D3ACBF" w14:textId="77777777" w:rsidR="005F4B1B" w:rsidRPr="00377DA1" w:rsidRDefault="005F4B1B" w:rsidP="005F4B1B">
      <w:pPr>
        <w:spacing w:after="0"/>
        <w:rPr>
          <w:rFonts w:cs="Arial"/>
          <w:color w:val="000000"/>
          <w:szCs w:val="18"/>
        </w:rPr>
      </w:pPr>
      <w:r w:rsidRPr="00377DA1">
        <w:rPr>
          <w:rFonts w:cs="Arial"/>
          <w:color w:val="000000"/>
          <w:szCs w:val="18"/>
        </w:rPr>
        <w:t>La viabilidad legal de la infraestructura pesada (puertos, aeropuertos, centros logísticos y plantas de transformación) está estrictamente supeditada al ordenamiento ecológico del territorio. Este tema cartografía los polígonos de protección ambiental federal, estatal y municipal, los cuales operan normativamente como áreas de restricción absoluta o condicionada. La superposición de la infraestructura proyectada con las Áreas Naturales Protegidas (ANP) y las Áreas Destinadas Voluntariamente a la Conservación (ADVC) es el primer filtro técnico para la emisión de Manifiestos de Impacto Ambiental (MIA), evitando la cancelación de proyectos, litigios territoriales y sanciones patrimoniales contra el Estado y los inversionistas.</w:t>
      </w:r>
    </w:p>
    <w:p w14:paraId="6896E770"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00399B8B" w14:textId="77777777" w:rsidR="005F4B1B" w:rsidRPr="00377DA1" w:rsidRDefault="005F4B1B">
      <w:pPr>
        <w:numPr>
          <w:ilvl w:val="0"/>
          <w:numId w:val="47"/>
        </w:numPr>
        <w:spacing w:after="0"/>
        <w:rPr>
          <w:rFonts w:cs="Arial"/>
          <w:color w:val="000000"/>
          <w:szCs w:val="18"/>
        </w:rPr>
      </w:pPr>
      <w:r w:rsidRPr="00377DA1">
        <w:rPr>
          <w:rFonts w:cs="Arial"/>
          <w:color w:val="000000"/>
          <w:szCs w:val="18"/>
        </w:rPr>
        <w:t>Superficie territorial bajo regímenes de protección ecológica (Porcentaje estatal y municipal).</w:t>
      </w:r>
    </w:p>
    <w:p w14:paraId="3D10CD88" w14:textId="77777777" w:rsidR="005F4B1B" w:rsidRPr="00377DA1" w:rsidRDefault="005F4B1B">
      <w:pPr>
        <w:numPr>
          <w:ilvl w:val="0"/>
          <w:numId w:val="47"/>
        </w:numPr>
        <w:spacing w:after="0"/>
        <w:rPr>
          <w:rFonts w:cs="Arial"/>
          <w:color w:val="000000"/>
          <w:szCs w:val="18"/>
        </w:rPr>
      </w:pPr>
      <w:r w:rsidRPr="00377DA1">
        <w:rPr>
          <w:rFonts w:cs="Arial"/>
          <w:color w:val="000000"/>
          <w:szCs w:val="18"/>
        </w:rPr>
        <w:t>Categorización de polígonos (ANP federal/estatal, ADVC, Corredores Biológicos).</w:t>
      </w:r>
    </w:p>
    <w:p w14:paraId="48A9B06D" w14:textId="77777777" w:rsidR="005F4B1B" w:rsidRPr="00377DA1" w:rsidRDefault="005F4B1B">
      <w:pPr>
        <w:numPr>
          <w:ilvl w:val="0"/>
          <w:numId w:val="47"/>
        </w:numPr>
        <w:spacing w:after="0"/>
        <w:rPr>
          <w:rFonts w:cs="Arial"/>
          <w:color w:val="000000"/>
          <w:szCs w:val="18"/>
        </w:rPr>
      </w:pPr>
      <w:r w:rsidRPr="00377DA1">
        <w:rPr>
          <w:rFonts w:cs="Arial"/>
          <w:color w:val="000000"/>
          <w:szCs w:val="18"/>
        </w:rPr>
        <w:t>Restricciones normativas de uso de suelo industrial y logístico en zonas de amortiguamiento.</w:t>
      </w:r>
    </w:p>
    <w:p w14:paraId="30E21B8B" w14:textId="77777777" w:rsidR="005F4B1B" w:rsidRPr="00377DA1" w:rsidRDefault="005F4B1B" w:rsidP="005F4B1B">
      <w:pPr>
        <w:spacing w:after="0"/>
        <w:rPr>
          <w:rFonts w:cs="Arial"/>
          <w:color w:val="000000"/>
          <w:szCs w:val="18"/>
        </w:rPr>
      </w:pPr>
      <w:r w:rsidRPr="00377DA1">
        <w:rPr>
          <w:rFonts w:cs="Arial"/>
          <w:b/>
          <w:bCs/>
          <w:color w:val="000000"/>
          <w:szCs w:val="18"/>
        </w:rPr>
        <w:t>Capas utilizadas:</w:t>
      </w:r>
    </w:p>
    <w:p w14:paraId="6D476415" w14:textId="77777777" w:rsidR="005F4B1B" w:rsidRPr="00C85EAC" w:rsidRDefault="005F4B1B">
      <w:pPr>
        <w:pStyle w:val="Prrafodelista"/>
        <w:numPr>
          <w:ilvl w:val="0"/>
          <w:numId w:val="47"/>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C00_ANP_CONANP_2025</w:t>
      </w:r>
      <w:r w:rsidRPr="00C85EAC">
        <w:rPr>
          <w:rFonts w:eastAsia="Times New Roman" w:cs="Times New Roman"/>
          <w:szCs w:val="18"/>
          <w:lang w:eastAsia="es-MX"/>
          <w14:ligatures w14:val="none"/>
        </w:rPr>
        <w:t> (1)</w:t>
      </w:r>
    </w:p>
    <w:p w14:paraId="66D7697F" w14:textId="77777777" w:rsidR="005F4B1B" w:rsidRPr="00C85EAC" w:rsidRDefault="005F4B1B">
      <w:pPr>
        <w:pStyle w:val="Prrafodelista"/>
        <w:numPr>
          <w:ilvl w:val="0"/>
          <w:numId w:val="47"/>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C04_ADVC_CONANP_CONABIO_2022</w:t>
      </w:r>
      <w:r w:rsidRPr="00C85EAC">
        <w:rPr>
          <w:rFonts w:eastAsia="Times New Roman" w:cs="Times New Roman"/>
          <w:szCs w:val="18"/>
          <w:lang w:eastAsia="es-MX"/>
          <w14:ligatures w14:val="none"/>
        </w:rPr>
        <w:t> (1 y 3)</w:t>
      </w:r>
    </w:p>
    <w:p w14:paraId="70F70E51" w14:textId="77777777" w:rsidR="005F4B1B" w:rsidRPr="00C85EAC" w:rsidRDefault="005F4B1B">
      <w:pPr>
        <w:pStyle w:val="Prrafodelista"/>
        <w:numPr>
          <w:ilvl w:val="0"/>
          <w:numId w:val="47"/>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C04_Propuesta_Corredor_Balam_Beh_SEMABICCE_2023</w:t>
      </w:r>
      <w:r w:rsidRPr="00C85EAC">
        <w:rPr>
          <w:rFonts w:eastAsia="Times New Roman" w:cs="Times New Roman"/>
          <w:szCs w:val="18"/>
          <w:lang w:eastAsia="es-MX"/>
          <w14:ligatures w14:val="none"/>
        </w:rPr>
        <w:t> (1 y 3</w:t>
      </w:r>
    </w:p>
    <w:p w14:paraId="50ED29D1" w14:textId="77777777" w:rsidR="005F4B1B" w:rsidRPr="00377DA1" w:rsidRDefault="005F4B1B" w:rsidP="005F4B1B">
      <w:pPr>
        <w:spacing w:after="0"/>
        <w:rPr>
          <w:rFonts w:cs="Arial"/>
          <w:b/>
          <w:bCs/>
          <w:color w:val="000000"/>
          <w:szCs w:val="18"/>
        </w:rPr>
      </w:pPr>
      <w:r w:rsidRPr="00377DA1">
        <w:rPr>
          <w:rFonts w:cs="Arial"/>
          <w:b/>
          <w:bCs/>
          <w:color w:val="000000"/>
          <w:szCs w:val="18"/>
        </w:rPr>
        <w:t>Descripción Analítica</w:t>
      </w:r>
      <w:r>
        <w:rPr>
          <w:rFonts w:cs="Arial"/>
          <w:b/>
          <w:bCs/>
          <w:color w:val="000000"/>
          <w:szCs w:val="18"/>
        </w:rPr>
        <w:t>:</w:t>
      </w:r>
    </w:p>
    <w:p w14:paraId="356A2273" w14:textId="77777777" w:rsidR="005F4B1B" w:rsidRPr="00377DA1" w:rsidRDefault="005F4B1B">
      <w:pPr>
        <w:numPr>
          <w:ilvl w:val="0"/>
          <w:numId w:val="48"/>
        </w:numPr>
        <w:spacing w:after="0"/>
        <w:rPr>
          <w:rFonts w:cs="Arial"/>
          <w:color w:val="000000"/>
          <w:szCs w:val="18"/>
        </w:rPr>
      </w:pPr>
      <w:r w:rsidRPr="00377DA1">
        <w:rPr>
          <w:rFonts w:cs="Arial"/>
          <w:b/>
          <w:bCs/>
          <w:color w:val="000000"/>
          <w:szCs w:val="18"/>
        </w:rPr>
        <w:t>Extensión de la Restricción Ambiental:</w:t>
      </w:r>
      <w:r w:rsidRPr="00377DA1">
        <w:rPr>
          <w:rStyle w:val="apple-converted-space"/>
          <w:rFonts w:cs="Arial"/>
          <w:color w:val="000000"/>
          <w:szCs w:val="18"/>
        </w:rPr>
        <w:t> </w:t>
      </w:r>
      <w:r w:rsidRPr="00377DA1">
        <w:rPr>
          <w:rFonts w:cs="Arial"/>
          <w:color w:val="000000"/>
          <w:szCs w:val="18"/>
        </w:rPr>
        <w:t>El territorio de Campeche presenta un nivel de regulación ecológica superior a la media del país. Las Áreas Naturales Protegidas (ANP) de carácter federal y las Áreas Destinadas Voluntariamente a la Conservación (ADVC) representan el</w:t>
      </w:r>
      <w:r w:rsidRPr="00377DA1">
        <w:rPr>
          <w:rStyle w:val="apple-converted-space"/>
          <w:rFonts w:cs="Arial"/>
          <w:color w:val="000000"/>
          <w:szCs w:val="18"/>
        </w:rPr>
        <w:t> </w:t>
      </w:r>
      <w:r w:rsidRPr="00377DA1">
        <w:rPr>
          <w:rFonts w:cs="Arial"/>
          <w:b/>
          <w:bCs/>
          <w:color w:val="000000"/>
          <w:szCs w:val="18"/>
        </w:rPr>
        <w:t>27% de la superficie total de la entidad</w:t>
      </w:r>
      <w:r w:rsidRPr="00377DA1">
        <w:rPr>
          <w:rFonts w:cs="Arial"/>
          <w:color w:val="000000"/>
          <w:szCs w:val="18"/>
        </w:rPr>
        <w:t>. Esta proporción coloca a Campeche en el quinto lugar a nivel nacional con mayor superficie bajo estas categorías de conservación.</w:t>
      </w:r>
    </w:p>
    <w:p w14:paraId="43B8625B" w14:textId="77777777" w:rsidR="005F4B1B" w:rsidRPr="00377DA1" w:rsidRDefault="005F4B1B">
      <w:pPr>
        <w:numPr>
          <w:ilvl w:val="0"/>
          <w:numId w:val="48"/>
        </w:numPr>
        <w:spacing w:after="0"/>
        <w:rPr>
          <w:rFonts w:cs="Arial"/>
          <w:color w:val="000000"/>
          <w:szCs w:val="18"/>
        </w:rPr>
      </w:pPr>
      <w:r w:rsidRPr="00377DA1">
        <w:rPr>
          <w:rFonts w:cs="Arial"/>
          <w:b/>
          <w:bCs/>
          <w:color w:val="000000"/>
          <w:szCs w:val="18"/>
        </w:rPr>
        <w:t>Condicionantes Logísticas Municipales:</w:t>
      </w:r>
      <w:r w:rsidRPr="00377DA1">
        <w:rPr>
          <w:rStyle w:val="apple-converted-space"/>
          <w:rFonts w:cs="Arial"/>
          <w:color w:val="000000"/>
          <w:szCs w:val="18"/>
        </w:rPr>
        <w:t> </w:t>
      </w:r>
      <w:r w:rsidRPr="00377DA1">
        <w:rPr>
          <w:rFonts w:cs="Arial"/>
          <w:color w:val="000000"/>
          <w:szCs w:val="18"/>
        </w:rPr>
        <w:t>El impacto de las restricciones ambientales se concentra en municipios estratégicos para la logística de hidrocarburos y la red ferroviaria. Al interior de la entidad, sobresale la restricción territorial en</w:t>
      </w:r>
      <w:r w:rsidRPr="00377DA1">
        <w:rPr>
          <w:rStyle w:val="apple-converted-space"/>
          <w:rFonts w:cs="Arial"/>
          <w:color w:val="000000"/>
          <w:szCs w:val="18"/>
        </w:rPr>
        <w:t> </w:t>
      </w:r>
      <w:r w:rsidRPr="00377DA1">
        <w:rPr>
          <w:rFonts w:cs="Arial"/>
          <w:b/>
          <w:bCs/>
          <w:color w:val="000000"/>
          <w:szCs w:val="18"/>
        </w:rPr>
        <w:t>Palizada con el 67.9% de su territorio protegido, seguido de Calakmul (54.3%), Carmen (48.2%) y Calkiní (45%)</w:t>
      </w:r>
      <w:r w:rsidRPr="00377DA1">
        <w:rPr>
          <w:rFonts w:cs="Arial"/>
          <w:color w:val="000000"/>
          <w:szCs w:val="18"/>
        </w:rPr>
        <w:t>. Cualquier expansión portuaria o ferroviaria en estas demarcaciones exige protocolos de viabilidad excepcionales.</w:t>
      </w:r>
    </w:p>
    <w:p w14:paraId="13A208F7" w14:textId="77777777" w:rsidR="005F4B1B" w:rsidRPr="00377DA1" w:rsidRDefault="005F4B1B">
      <w:pPr>
        <w:numPr>
          <w:ilvl w:val="0"/>
          <w:numId w:val="48"/>
        </w:numPr>
        <w:spacing w:after="0"/>
        <w:rPr>
          <w:rFonts w:cs="Arial"/>
          <w:color w:val="000000"/>
          <w:szCs w:val="18"/>
        </w:rPr>
      </w:pPr>
      <w:r w:rsidRPr="00377DA1">
        <w:rPr>
          <w:rFonts w:cs="Arial"/>
          <w:b/>
          <w:bCs/>
          <w:color w:val="000000"/>
          <w:szCs w:val="18"/>
        </w:rPr>
        <w:t>Conectividad Ecosistémica (Corredores):</w:t>
      </w:r>
      <w:r w:rsidRPr="00377DA1">
        <w:rPr>
          <w:rStyle w:val="apple-converted-space"/>
          <w:rFonts w:cs="Arial"/>
          <w:color w:val="000000"/>
          <w:szCs w:val="18"/>
        </w:rPr>
        <w:t> </w:t>
      </w:r>
      <w:r w:rsidRPr="00377DA1">
        <w:rPr>
          <w:rFonts w:cs="Arial"/>
          <w:color w:val="000000"/>
          <w:szCs w:val="18"/>
        </w:rPr>
        <w:t>El ordenamiento ecológico proyecta la interconexión de reservas, como el Corredor Biológico Balam Beh y el Corredor Palizada, integrando variables que impiden la fragmentación del hábitat mediante el bloqueo legal a nuevos trazos carreteros invasivos y la exigencia de infraestructura de mitigación (pasos de fauna) en las obras lineales.</w:t>
      </w:r>
    </w:p>
    <w:p w14:paraId="4A3E9F48" w14:textId="77777777" w:rsidR="005F4B1B" w:rsidRDefault="005F4B1B" w:rsidP="005F4B1B">
      <w:pPr>
        <w:spacing w:after="0"/>
        <w:rPr>
          <w:rStyle w:val="apple-converted-space"/>
          <w:rFonts w:cs="Arial"/>
          <w:color w:val="000000"/>
          <w:szCs w:val="18"/>
        </w:rPr>
      </w:pPr>
      <w:r w:rsidRPr="00377DA1">
        <w:rPr>
          <w:rFonts w:cs="Arial"/>
          <w:b/>
          <w:bCs/>
          <w:color w:val="000000"/>
          <w:szCs w:val="18"/>
        </w:rPr>
        <w:t>Descripción Narrativa:</w:t>
      </w:r>
    </w:p>
    <w:p w14:paraId="5F7165CB" w14:textId="77777777" w:rsidR="005F4B1B" w:rsidRPr="00377DA1" w:rsidRDefault="005F4B1B" w:rsidP="005F4B1B">
      <w:pPr>
        <w:spacing w:after="0"/>
        <w:rPr>
          <w:rFonts w:cs="Arial"/>
          <w:color w:val="000000"/>
          <w:szCs w:val="18"/>
        </w:rPr>
      </w:pPr>
      <w:r w:rsidRPr="00377DA1">
        <w:rPr>
          <w:rFonts w:cs="Arial"/>
          <w:color w:val="000000"/>
          <w:szCs w:val="18"/>
        </w:rPr>
        <w:lastRenderedPageBreak/>
        <w:t>La riqueza ecosistémica de Campeche constituye, desde la óptica de la infraestructura estratégica, la principal condicionante técnica y jurídica para el emplazamiento industrial y logístico. El hecho de que más de una cuarta parte del territorio estatal opere bajo decretos de protección ambiental exige una planeación espacial de altísima precisión. La viabilidad de corredores de carga pesada o parques de transformación en municipios como Carmen o Calakmul (donde aproximadamente la mitad de la superficie es área natural protegida) depende de evitar la colisión física con las poligonales de conservación.</w:t>
      </w:r>
    </w:p>
    <w:p w14:paraId="1C5B1861" w14:textId="77777777" w:rsidR="005F4B1B" w:rsidRPr="00377DA1" w:rsidRDefault="005F4B1B" w:rsidP="005F4B1B">
      <w:pPr>
        <w:rPr>
          <w:rFonts w:cs="Arial"/>
          <w:color w:val="000000"/>
          <w:szCs w:val="18"/>
        </w:rPr>
      </w:pPr>
      <w:r w:rsidRPr="00377DA1">
        <w:rPr>
          <w:rFonts w:cs="Arial"/>
          <w:color w:val="000000"/>
          <w:szCs w:val="18"/>
        </w:rPr>
        <w:t>La ubicación de las zonas de Áreas Naturales Protegidas funciona como un semáforo regulatorio. Al realizar el cruce espacial de estas áreas ambientales con la red de ductos, vías férreas y propuestas industriales, las autoridades estatales obtienen la dictaminación técnica preliminar para negar cambios de uso de suelo incompatibles y dirigir la inversión en infraestructura hacia los polígonos de aptitud consolidada (zonas urbanas y corredores preexistentes), asegurando la viabilidad jurídica de los proyectos y el respeto inalienable a la Ley General del Equilibrio Ecológico y la Protección al Ambiente.</w:t>
      </w:r>
    </w:p>
    <w:p w14:paraId="6DC30FD6"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67</w:t>
      </w:r>
      <w:r w:rsidRPr="00377DA1">
        <w:rPr>
          <w:sz w:val="18"/>
        </w:rPr>
        <w:fldChar w:fldCharType="end"/>
      </w:r>
      <w:r w:rsidRPr="00377DA1">
        <w:rPr>
          <w:sz w:val="18"/>
        </w:rPr>
        <w:t xml:space="preserve"> Ficha Técnica Áreas Naturales Protegidas y Restriciones Ecológicas</w:t>
      </w:r>
    </w:p>
    <w:tbl>
      <w:tblPr>
        <w:tblStyle w:val="Tablaconcuadrcula"/>
        <w:tblW w:w="0" w:type="auto"/>
        <w:tblLayout w:type="fixed"/>
        <w:tblLook w:val="04A0" w:firstRow="1" w:lastRow="0" w:firstColumn="1" w:lastColumn="0" w:noHBand="0" w:noVBand="1"/>
      </w:tblPr>
      <w:tblGrid>
        <w:gridCol w:w="2122"/>
        <w:gridCol w:w="2126"/>
        <w:gridCol w:w="2268"/>
        <w:gridCol w:w="2834"/>
      </w:tblGrid>
      <w:tr w:rsidR="005F4B1B" w:rsidRPr="00377DA1" w14:paraId="40D1EC72" w14:textId="77777777" w:rsidTr="00BD2B64">
        <w:tc>
          <w:tcPr>
            <w:tcW w:w="2122" w:type="dxa"/>
            <w:shd w:val="clear" w:color="auto" w:fill="156082"/>
            <w:hideMark/>
          </w:tcPr>
          <w:p w14:paraId="6F437355"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2126" w:type="dxa"/>
            <w:shd w:val="clear" w:color="auto" w:fill="156082"/>
            <w:hideMark/>
          </w:tcPr>
          <w:p w14:paraId="09AC87FB"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2268" w:type="dxa"/>
            <w:shd w:val="clear" w:color="auto" w:fill="156082"/>
            <w:hideMark/>
          </w:tcPr>
          <w:p w14:paraId="3AE964A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834" w:type="dxa"/>
            <w:shd w:val="clear" w:color="auto" w:fill="156082"/>
            <w:hideMark/>
          </w:tcPr>
          <w:p w14:paraId="26C7248D"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0DCDB123" w14:textId="77777777" w:rsidTr="00BD2B64">
        <w:tc>
          <w:tcPr>
            <w:tcW w:w="2122" w:type="dxa"/>
            <w:hideMark/>
          </w:tcPr>
          <w:p w14:paraId="5068A63B" w14:textId="77777777" w:rsidR="005F4B1B" w:rsidRPr="00377DA1" w:rsidRDefault="005F4B1B" w:rsidP="00BD2B64">
            <w:pPr>
              <w:rPr>
                <w:rFonts w:cs="Arial"/>
                <w:szCs w:val="18"/>
              </w:rPr>
            </w:pPr>
            <w:r w:rsidRPr="00377DA1">
              <w:rPr>
                <w:rFonts w:cs="Arial"/>
                <w:szCs w:val="18"/>
              </w:rPr>
              <w:t>Mapea los polígonos de restricción ambiental para garantizar la viabilidad jurídica de los megaproyectos y evitar la invasión de infraestructura pesada en zonas de conservación ecosistémica.</w:t>
            </w:r>
          </w:p>
        </w:tc>
        <w:tc>
          <w:tcPr>
            <w:tcW w:w="2126" w:type="dxa"/>
            <w:hideMark/>
          </w:tcPr>
          <w:p w14:paraId="59BE16F3" w14:textId="77777777" w:rsidR="005F4B1B" w:rsidRPr="00377DA1" w:rsidRDefault="005F4B1B" w:rsidP="00BD2B64">
            <w:pPr>
              <w:rPr>
                <w:rFonts w:cs="Arial"/>
                <w:szCs w:val="18"/>
              </w:rPr>
            </w:pPr>
            <w:r w:rsidRPr="00377DA1">
              <w:rPr>
                <w:rFonts w:cs="Arial"/>
                <w:szCs w:val="18"/>
              </w:rPr>
              <w:t>Análisis espacial de las áreas bajo decreto de protección, dictaminando zonas incompatibles para el desarrollo industrial, portuario o de logística macro.</w:t>
            </w:r>
          </w:p>
        </w:tc>
        <w:tc>
          <w:tcPr>
            <w:tcW w:w="2268" w:type="dxa"/>
            <w:hideMark/>
          </w:tcPr>
          <w:p w14:paraId="6C83493B" w14:textId="77777777" w:rsidR="005F4B1B" w:rsidRPr="00377DA1" w:rsidRDefault="005F4B1B" w:rsidP="00BD2B64">
            <w:pPr>
              <w:rPr>
                <w:rFonts w:cs="Arial"/>
                <w:szCs w:val="18"/>
              </w:rPr>
            </w:pPr>
            <w:r w:rsidRPr="00377DA1">
              <w:rPr>
                <w:rFonts w:cs="Arial"/>
                <w:szCs w:val="18"/>
              </w:rPr>
              <w:t>- % de superficie estatal protegida.</w:t>
            </w:r>
          </w:p>
        </w:tc>
        <w:tc>
          <w:tcPr>
            <w:tcW w:w="2834" w:type="dxa"/>
            <w:hideMark/>
          </w:tcPr>
          <w:p w14:paraId="039D5E4A"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C00_ANP_CONANP_2025</w:t>
            </w:r>
            <w:r w:rsidRPr="00C85EAC">
              <w:rPr>
                <w:rFonts w:eastAsia="Times New Roman" w:cs="Times New Roman"/>
                <w:szCs w:val="18"/>
                <w:lang w:eastAsia="es-MX"/>
                <w14:ligatures w14:val="none"/>
              </w:rPr>
              <w:t> (1)</w:t>
            </w:r>
          </w:p>
          <w:p w14:paraId="4736E81E"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C04_ADVC_CONANP_CONABIO_2022</w:t>
            </w:r>
            <w:r w:rsidRPr="00C85EAC">
              <w:rPr>
                <w:rFonts w:eastAsia="Times New Roman" w:cs="Times New Roman"/>
                <w:szCs w:val="18"/>
                <w:lang w:eastAsia="es-MX"/>
                <w14:ligatures w14:val="none"/>
              </w:rPr>
              <w:t> (1 y 3)</w:t>
            </w:r>
          </w:p>
          <w:p w14:paraId="20739952"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C04_Propuesta_Corredor_Balam_Beh_SEMABICCE_2023</w:t>
            </w:r>
            <w:r w:rsidRPr="00C85EAC">
              <w:rPr>
                <w:rFonts w:eastAsia="Times New Roman" w:cs="Times New Roman"/>
                <w:szCs w:val="18"/>
                <w:lang w:eastAsia="es-MX"/>
                <w14:ligatures w14:val="none"/>
              </w:rPr>
              <w:t> (1 y 3</w:t>
            </w:r>
          </w:p>
        </w:tc>
      </w:tr>
      <w:tr w:rsidR="005F4B1B" w:rsidRPr="00377DA1" w14:paraId="5F470337" w14:textId="77777777" w:rsidTr="00BD2B64">
        <w:tc>
          <w:tcPr>
            <w:tcW w:w="9350" w:type="dxa"/>
            <w:gridSpan w:val="4"/>
            <w:shd w:val="clear" w:color="auto" w:fill="156082"/>
            <w:hideMark/>
          </w:tcPr>
          <w:p w14:paraId="27115718"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4E76D086" w14:textId="77777777" w:rsidTr="00BD2B64">
        <w:tc>
          <w:tcPr>
            <w:tcW w:w="4248" w:type="dxa"/>
            <w:gridSpan w:val="2"/>
            <w:hideMark/>
          </w:tcPr>
          <w:p w14:paraId="42534A78" w14:textId="77777777" w:rsidR="005F4B1B" w:rsidRPr="00377DA1" w:rsidRDefault="005F4B1B" w:rsidP="00BD2B64">
            <w:pPr>
              <w:rPr>
                <w:rFonts w:cs="Arial"/>
                <w:szCs w:val="18"/>
              </w:rPr>
            </w:pPr>
            <w:r w:rsidRPr="00377DA1">
              <w:rPr>
                <w:rFonts w:cs="Arial"/>
                <w:szCs w:val="18"/>
              </w:rPr>
              <w:t>Superficie Estatal Restringida</w:t>
            </w:r>
          </w:p>
        </w:tc>
        <w:tc>
          <w:tcPr>
            <w:tcW w:w="5102" w:type="dxa"/>
            <w:gridSpan w:val="2"/>
            <w:hideMark/>
          </w:tcPr>
          <w:p w14:paraId="105CB03E" w14:textId="77777777" w:rsidR="005F4B1B" w:rsidRPr="00377DA1" w:rsidRDefault="005F4B1B" w:rsidP="00BD2B64">
            <w:pPr>
              <w:rPr>
                <w:rFonts w:cs="Arial"/>
                <w:szCs w:val="18"/>
              </w:rPr>
            </w:pPr>
            <w:r w:rsidRPr="00377DA1">
              <w:rPr>
                <w:rFonts w:cs="Arial"/>
                <w:szCs w:val="18"/>
              </w:rPr>
              <w:t>Nivel de Protección</w:t>
            </w:r>
          </w:p>
          <w:p w14:paraId="4EE1FB69" w14:textId="77777777" w:rsidR="005F4B1B" w:rsidRPr="00377DA1" w:rsidRDefault="005F4B1B" w:rsidP="00BD2B64">
            <w:pPr>
              <w:rPr>
                <w:rFonts w:cs="Arial"/>
                <w:szCs w:val="18"/>
              </w:rPr>
            </w:pPr>
          </w:p>
        </w:tc>
      </w:tr>
      <w:tr w:rsidR="005F4B1B" w:rsidRPr="00377DA1" w14:paraId="500033BF" w14:textId="77777777" w:rsidTr="00BD2B64">
        <w:tc>
          <w:tcPr>
            <w:tcW w:w="4248" w:type="dxa"/>
            <w:gridSpan w:val="2"/>
            <w:hideMark/>
          </w:tcPr>
          <w:p w14:paraId="3F2A754E" w14:textId="77777777" w:rsidR="005F4B1B" w:rsidRPr="00377DA1" w:rsidRDefault="005F4B1B" w:rsidP="00BD2B64">
            <w:pPr>
              <w:rPr>
                <w:rFonts w:cs="Arial"/>
                <w:szCs w:val="18"/>
              </w:rPr>
            </w:pPr>
            <w:r w:rsidRPr="00377DA1">
              <w:rPr>
                <w:rFonts w:cs="Arial"/>
                <w:szCs w:val="18"/>
              </w:rPr>
              <w:t>Cobertura Total</w:t>
            </w:r>
          </w:p>
        </w:tc>
        <w:tc>
          <w:tcPr>
            <w:tcW w:w="5102" w:type="dxa"/>
            <w:gridSpan w:val="2"/>
            <w:hideMark/>
          </w:tcPr>
          <w:p w14:paraId="5AE2F5E5" w14:textId="77777777" w:rsidR="005F4B1B" w:rsidRPr="00377DA1" w:rsidRDefault="005F4B1B" w:rsidP="00BD2B64">
            <w:pPr>
              <w:rPr>
                <w:rFonts w:cs="Arial"/>
                <w:szCs w:val="18"/>
              </w:rPr>
            </w:pPr>
            <w:r w:rsidRPr="00377DA1">
              <w:rPr>
                <w:rFonts w:cs="Arial"/>
                <w:b/>
                <w:bCs/>
                <w:szCs w:val="18"/>
              </w:rPr>
              <w:t>27% de la superficie del estado</w:t>
            </w:r>
            <w:r w:rsidRPr="00377DA1">
              <w:rPr>
                <w:rStyle w:val="apple-converted-space"/>
                <w:rFonts w:cs="Arial"/>
                <w:szCs w:val="18"/>
              </w:rPr>
              <w:t> </w:t>
            </w:r>
            <w:r w:rsidRPr="00377DA1">
              <w:rPr>
                <w:rFonts w:cs="Arial"/>
                <w:szCs w:val="18"/>
              </w:rPr>
              <w:t>bajo régimen de ANP o ADVC (Quinto lugar nacional).</w:t>
            </w:r>
          </w:p>
        </w:tc>
      </w:tr>
      <w:tr w:rsidR="005F4B1B" w:rsidRPr="00377DA1" w14:paraId="06E09CA5" w14:textId="77777777" w:rsidTr="00BD2B64">
        <w:tc>
          <w:tcPr>
            <w:tcW w:w="4248" w:type="dxa"/>
            <w:gridSpan w:val="2"/>
            <w:shd w:val="clear" w:color="auto" w:fill="156082"/>
            <w:hideMark/>
          </w:tcPr>
          <w:p w14:paraId="32CE134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Municipios con Mayor Restricción Técnica</w:t>
            </w:r>
          </w:p>
        </w:tc>
        <w:tc>
          <w:tcPr>
            <w:tcW w:w="5102" w:type="dxa"/>
            <w:gridSpan w:val="2"/>
            <w:shd w:val="clear" w:color="auto" w:fill="156082"/>
            <w:hideMark/>
          </w:tcPr>
          <w:p w14:paraId="26C5A1E5"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Porcentaje del Territorio Protegido</w:t>
            </w:r>
          </w:p>
        </w:tc>
      </w:tr>
      <w:tr w:rsidR="005F4B1B" w:rsidRPr="00377DA1" w14:paraId="651F2502" w14:textId="77777777" w:rsidTr="00BD2B64">
        <w:tc>
          <w:tcPr>
            <w:tcW w:w="4248" w:type="dxa"/>
            <w:gridSpan w:val="2"/>
            <w:hideMark/>
          </w:tcPr>
          <w:p w14:paraId="71E6203C" w14:textId="77777777" w:rsidR="005F4B1B" w:rsidRPr="00377DA1" w:rsidRDefault="005F4B1B" w:rsidP="00BD2B64">
            <w:pPr>
              <w:rPr>
                <w:rFonts w:cs="Arial"/>
                <w:szCs w:val="18"/>
              </w:rPr>
            </w:pPr>
            <w:r w:rsidRPr="00377DA1">
              <w:rPr>
                <w:rFonts w:cs="Arial"/>
                <w:szCs w:val="18"/>
              </w:rPr>
              <w:t>Palizada</w:t>
            </w:r>
          </w:p>
        </w:tc>
        <w:tc>
          <w:tcPr>
            <w:tcW w:w="5102" w:type="dxa"/>
            <w:gridSpan w:val="2"/>
            <w:hideMark/>
          </w:tcPr>
          <w:p w14:paraId="246F83C7" w14:textId="77777777" w:rsidR="005F4B1B" w:rsidRPr="00377DA1" w:rsidRDefault="005F4B1B" w:rsidP="00BD2B64">
            <w:pPr>
              <w:rPr>
                <w:rFonts w:cs="Arial"/>
                <w:szCs w:val="18"/>
              </w:rPr>
            </w:pPr>
            <w:r w:rsidRPr="00377DA1">
              <w:rPr>
                <w:rFonts w:cs="Arial"/>
                <w:b/>
                <w:bCs/>
                <w:szCs w:val="18"/>
              </w:rPr>
              <w:t>67.9 %</w:t>
            </w:r>
            <w:r w:rsidRPr="00377DA1">
              <w:rPr>
                <w:rStyle w:val="apple-converted-space"/>
                <w:rFonts w:cs="Arial"/>
                <w:szCs w:val="18"/>
              </w:rPr>
              <w:t> </w:t>
            </w:r>
            <w:r w:rsidRPr="00377DA1">
              <w:rPr>
                <w:rFonts w:cs="Arial"/>
                <w:szCs w:val="18"/>
              </w:rPr>
              <w:t>de superficie protegida.</w:t>
            </w:r>
          </w:p>
        </w:tc>
      </w:tr>
      <w:tr w:rsidR="005F4B1B" w:rsidRPr="00377DA1" w14:paraId="7B6C29D3" w14:textId="77777777" w:rsidTr="00BD2B64">
        <w:tc>
          <w:tcPr>
            <w:tcW w:w="4248" w:type="dxa"/>
            <w:gridSpan w:val="2"/>
            <w:hideMark/>
          </w:tcPr>
          <w:p w14:paraId="76DBB502" w14:textId="77777777" w:rsidR="005F4B1B" w:rsidRPr="00377DA1" w:rsidRDefault="005F4B1B" w:rsidP="00BD2B64">
            <w:pPr>
              <w:rPr>
                <w:rFonts w:cs="Arial"/>
                <w:szCs w:val="18"/>
              </w:rPr>
            </w:pPr>
            <w:r w:rsidRPr="00377DA1">
              <w:rPr>
                <w:rFonts w:cs="Arial"/>
                <w:szCs w:val="18"/>
              </w:rPr>
              <w:t>Calakmul</w:t>
            </w:r>
          </w:p>
        </w:tc>
        <w:tc>
          <w:tcPr>
            <w:tcW w:w="5102" w:type="dxa"/>
            <w:gridSpan w:val="2"/>
            <w:hideMark/>
          </w:tcPr>
          <w:p w14:paraId="65BC1485" w14:textId="77777777" w:rsidR="005F4B1B" w:rsidRPr="00377DA1" w:rsidRDefault="005F4B1B" w:rsidP="00BD2B64">
            <w:pPr>
              <w:rPr>
                <w:rFonts w:cs="Arial"/>
                <w:szCs w:val="18"/>
              </w:rPr>
            </w:pPr>
            <w:r w:rsidRPr="00377DA1">
              <w:rPr>
                <w:rFonts w:cs="Arial"/>
                <w:b/>
                <w:bCs/>
                <w:szCs w:val="18"/>
              </w:rPr>
              <w:t>54.3 %</w:t>
            </w:r>
            <w:r w:rsidRPr="00377DA1">
              <w:rPr>
                <w:rStyle w:val="apple-converted-space"/>
                <w:rFonts w:cs="Arial"/>
                <w:szCs w:val="18"/>
              </w:rPr>
              <w:t> </w:t>
            </w:r>
            <w:r w:rsidRPr="00377DA1">
              <w:rPr>
                <w:rFonts w:cs="Arial"/>
                <w:szCs w:val="18"/>
              </w:rPr>
              <w:t>de superficie protegida.</w:t>
            </w:r>
          </w:p>
        </w:tc>
      </w:tr>
      <w:tr w:rsidR="005F4B1B" w:rsidRPr="00377DA1" w14:paraId="27D2887F" w14:textId="77777777" w:rsidTr="00BD2B64">
        <w:tc>
          <w:tcPr>
            <w:tcW w:w="4248" w:type="dxa"/>
            <w:gridSpan w:val="2"/>
            <w:hideMark/>
          </w:tcPr>
          <w:p w14:paraId="7F8D78FD" w14:textId="77777777" w:rsidR="005F4B1B" w:rsidRPr="00377DA1" w:rsidRDefault="005F4B1B" w:rsidP="00BD2B64">
            <w:pPr>
              <w:rPr>
                <w:rFonts w:cs="Arial"/>
                <w:szCs w:val="18"/>
              </w:rPr>
            </w:pPr>
            <w:r w:rsidRPr="00377DA1">
              <w:rPr>
                <w:rFonts w:cs="Arial"/>
                <w:szCs w:val="18"/>
              </w:rPr>
              <w:t>Carmen</w:t>
            </w:r>
          </w:p>
        </w:tc>
        <w:tc>
          <w:tcPr>
            <w:tcW w:w="5102" w:type="dxa"/>
            <w:gridSpan w:val="2"/>
            <w:hideMark/>
          </w:tcPr>
          <w:p w14:paraId="71676D21" w14:textId="77777777" w:rsidR="005F4B1B" w:rsidRPr="00377DA1" w:rsidRDefault="005F4B1B" w:rsidP="00BD2B64">
            <w:pPr>
              <w:rPr>
                <w:rFonts w:cs="Arial"/>
                <w:szCs w:val="18"/>
              </w:rPr>
            </w:pPr>
            <w:r w:rsidRPr="00377DA1">
              <w:rPr>
                <w:rFonts w:cs="Arial"/>
                <w:b/>
                <w:bCs/>
                <w:szCs w:val="18"/>
              </w:rPr>
              <w:t>48.2 %</w:t>
            </w:r>
            <w:r w:rsidRPr="00377DA1">
              <w:rPr>
                <w:rStyle w:val="apple-converted-space"/>
                <w:rFonts w:cs="Arial"/>
                <w:szCs w:val="18"/>
              </w:rPr>
              <w:t> </w:t>
            </w:r>
            <w:r w:rsidRPr="00377DA1">
              <w:rPr>
                <w:rFonts w:cs="Arial"/>
                <w:szCs w:val="18"/>
              </w:rPr>
              <w:t>de superficie protegida.</w:t>
            </w:r>
          </w:p>
        </w:tc>
      </w:tr>
      <w:tr w:rsidR="005F4B1B" w:rsidRPr="00377DA1" w14:paraId="16F65E27" w14:textId="77777777" w:rsidTr="00BD2B64">
        <w:tc>
          <w:tcPr>
            <w:tcW w:w="4248" w:type="dxa"/>
            <w:gridSpan w:val="2"/>
            <w:hideMark/>
          </w:tcPr>
          <w:p w14:paraId="52CB2D34" w14:textId="77777777" w:rsidR="005F4B1B" w:rsidRPr="00377DA1" w:rsidRDefault="005F4B1B" w:rsidP="00BD2B64">
            <w:pPr>
              <w:rPr>
                <w:rFonts w:cs="Arial"/>
                <w:szCs w:val="18"/>
              </w:rPr>
            </w:pPr>
            <w:r w:rsidRPr="00377DA1">
              <w:rPr>
                <w:rFonts w:cs="Arial"/>
                <w:szCs w:val="18"/>
              </w:rPr>
              <w:t>Calkiní</w:t>
            </w:r>
          </w:p>
        </w:tc>
        <w:tc>
          <w:tcPr>
            <w:tcW w:w="5102" w:type="dxa"/>
            <w:gridSpan w:val="2"/>
            <w:hideMark/>
          </w:tcPr>
          <w:p w14:paraId="5791FF27" w14:textId="77777777" w:rsidR="005F4B1B" w:rsidRPr="00377DA1" w:rsidRDefault="005F4B1B" w:rsidP="00BD2B64">
            <w:pPr>
              <w:rPr>
                <w:rFonts w:cs="Arial"/>
                <w:szCs w:val="18"/>
              </w:rPr>
            </w:pPr>
            <w:r w:rsidRPr="00377DA1">
              <w:rPr>
                <w:rFonts w:cs="Arial"/>
                <w:b/>
                <w:bCs/>
                <w:szCs w:val="18"/>
              </w:rPr>
              <w:t>45.0 %</w:t>
            </w:r>
            <w:r w:rsidRPr="00377DA1">
              <w:rPr>
                <w:rStyle w:val="apple-converted-space"/>
                <w:rFonts w:cs="Arial"/>
                <w:szCs w:val="18"/>
              </w:rPr>
              <w:t> </w:t>
            </w:r>
            <w:r w:rsidRPr="00377DA1">
              <w:rPr>
                <w:rFonts w:cs="Arial"/>
                <w:szCs w:val="18"/>
              </w:rPr>
              <w:t>de superficie protegida.</w:t>
            </w:r>
          </w:p>
        </w:tc>
      </w:tr>
      <w:tr w:rsidR="005F4B1B" w:rsidRPr="00377DA1" w14:paraId="766AAD60" w14:textId="77777777" w:rsidTr="00BD2B64">
        <w:tc>
          <w:tcPr>
            <w:tcW w:w="4248" w:type="dxa"/>
            <w:gridSpan w:val="2"/>
            <w:shd w:val="clear" w:color="auto" w:fill="156082"/>
            <w:hideMark/>
          </w:tcPr>
          <w:p w14:paraId="0486AFA0"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Instrumentos de Regulación</w:t>
            </w:r>
          </w:p>
        </w:tc>
        <w:tc>
          <w:tcPr>
            <w:tcW w:w="5102" w:type="dxa"/>
            <w:gridSpan w:val="2"/>
            <w:shd w:val="clear" w:color="auto" w:fill="156082"/>
            <w:hideMark/>
          </w:tcPr>
          <w:p w14:paraId="3E0C3C1B"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Impacto en Infraestructura</w:t>
            </w:r>
          </w:p>
        </w:tc>
      </w:tr>
      <w:tr w:rsidR="005F4B1B" w:rsidRPr="00377DA1" w14:paraId="78E3683A" w14:textId="77777777" w:rsidTr="00BD2B64">
        <w:tc>
          <w:tcPr>
            <w:tcW w:w="4248" w:type="dxa"/>
            <w:gridSpan w:val="2"/>
            <w:hideMark/>
          </w:tcPr>
          <w:p w14:paraId="758A2658" w14:textId="77777777" w:rsidR="005F4B1B" w:rsidRPr="00377DA1" w:rsidRDefault="005F4B1B" w:rsidP="00BD2B64">
            <w:pPr>
              <w:rPr>
                <w:rFonts w:cs="Arial"/>
                <w:szCs w:val="18"/>
              </w:rPr>
            </w:pPr>
            <w:r w:rsidRPr="00377DA1">
              <w:rPr>
                <w:rFonts w:cs="Arial"/>
                <w:szCs w:val="18"/>
              </w:rPr>
              <w:t>Corredores Biológicos Estatales (Balam Beh)</w:t>
            </w:r>
          </w:p>
        </w:tc>
        <w:tc>
          <w:tcPr>
            <w:tcW w:w="5102" w:type="dxa"/>
            <w:gridSpan w:val="2"/>
            <w:hideMark/>
          </w:tcPr>
          <w:p w14:paraId="4FEE0284" w14:textId="77777777" w:rsidR="005F4B1B" w:rsidRPr="00377DA1" w:rsidRDefault="005F4B1B" w:rsidP="00BD2B64">
            <w:pPr>
              <w:rPr>
                <w:rFonts w:cs="Arial"/>
                <w:szCs w:val="18"/>
              </w:rPr>
            </w:pPr>
            <w:r w:rsidRPr="00377DA1">
              <w:rPr>
                <w:rFonts w:cs="Arial"/>
                <w:szCs w:val="18"/>
              </w:rPr>
              <w:t>Establecen la exigencia técnica de conectividad ecosistémica, condicionando el diseño de vías terrestres y férreas.</w:t>
            </w:r>
          </w:p>
        </w:tc>
      </w:tr>
    </w:tbl>
    <w:p w14:paraId="472276F3"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103A281D"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(1) Capa validada y listada en el Dataset Oficial.</w:t>
      </w:r>
    </w:p>
    <w:p w14:paraId="2221A03A" w14:textId="77777777" w:rsidR="005F4B1B" w:rsidRPr="00377DA1" w:rsidRDefault="005F4B1B" w:rsidP="005F4B1B">
      <w:pPr>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(3) Capa detectada en el Directorio pero NO listada en el Dataset Oficial (Pendiente de alta).</w:t>
      </w:r>
    </w:p>
    <w:p w14:paraId="7F0C93AE" w14:textId="77777777" w:rsidR="005F4B1B" w:rsidRPr="00377DA1" w:rsidRDefault="005F4B1B" w:rsidP="005F4B1B">
      <w:pPr>
        <w:pStyle w:val="Ttulo8"/>
      </w:pPr>
      <w:r w:rsidRPr="00377DA1">
        <w:t xml:space="preserve">Compatibilidad de </w:t>
      </w:r>
      <w:r>
        <w:t>u</w:t>
      </w:r>
      <w:r w:rsidRPr="00377DA1">
        <w:t xml:space="preserve">so de </w:t>
      </w:r>
      <w:r>
        <w:t>s</w:t>
      </w:r>
      <w:r w:rsidRPr="00377DA1">
        <w:t>uelo</w:t>
      </w:r>
    </w:p>
    <w:p w14:paraId="208A6669"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p>
    <w:p w14:paraId="788788B5" w14:textId="77777777" w:rsidR="005F4B1B" w:rsidRPr="00377DA1" w:rsidRDefault="005F4B1B" w:rsidP="005F4B1B">
      <w:pPr>
        <w:spacing w:after="0"/>
        <w:rPr>
          <w:rFonts w:cs="Arial"/>
          <w:color w:val="000000"/>
          <w:szCs w:val="18"/>
        </w:rPr>
      </w:pPr>
      <w:r w:rsidRPr="00377DA1">
        <w:rPr>
          <w:rFonts w:cs="Arial"/>
          <w:color w:val="000000"/>
          <w:szCs w:val="18"/>
        </w:rPr>
        <w:t>Este tema evalúa la madurez regulatoria de los municipios para hospedar infraestructura pesada y parques industriales. La atracción de capital logístico exige certeza jurídica inquebrantable, la cual se materializa a través de las licencias de uso de suelo y construcción. Dictaminar estas licencias requiere obligatoriamente que el municipio cuente con un Programa Municipal de Desarrollo Urbano (PMDU) y un Programa de Ordenamiento Ecológico Local (POEL) vigentes. El déficit o la obsolescencia de estos instrumentos expone a los inversionistas a la discrecionalidad administrativa y a la cancelación de megaproyectos por incompatibilidad ecológica o urbana.</w:t>
      </w:r>
    </w:p>
    <w:p w14:paraId="02947B4C"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154AC9AF" w14:textId="77777777" w:rsidR="005F4B1B" w:rsidRPr="00377DA1" w:rsidRDefault="005F4B1B">
      <w:pPr>
        <w:numPr>
          <w:ilvl w:val="0"/>
          <w:numId w:val="49"/>
        </w:numPr>
        <w:spacing w:after="0"/>
        <w:rPr>
          <w:rFonts w:cs="Arial"/>
          <w:color w:val="000000"/>
          <w:szCs w:val="18"/>
        </w:rPr>
      </w:pPr>
      <w:r w:rsidRPr="00377DA1">
        <w:rPr>
          <w:rFonts w:cs="Arial"/>
          <w:color w:val="000000"/>
          <w:szCs w:val="18"/>
        </w:rPr>
        <w:t>Estatus normativo de los Programas Municipales de Desarrollo Urbano (PMDU).</w:t>
      </w:r>
    </w:p>
    <w:p w14:paraId="71280575" w14:textId="77777777" w:rsidR="005F4B1B" w:rsidRPr="00377DA1" w:rsidRDefault="005F4B1B">
      <w:pPr>
        <w:numPr>
          <w:ilvl w:val="0"/>
          <w:numId w:val="49"/>
        </w:numPr>
        <w:spacing w:after="0"/>
        <w:rPr>
          <w:rFonts w:cs="Arial"/>
          <w:color w:val="000000"/>
          <w:szCs w:val="18"/>
        </w:rPr>
      </w:pPr>
      <w:r w:rsidRPr="00377DA1">
        <w:rPr>
          <w:rFonts w:cs="Arial"/>
          <w:color w:val="000000"/>
          <w:szCs w:val="18"/>
        </w:rPr>
        <w:t>Cobertura y vigencia de los Programas de Ordenamiento Ecológico Local (POEL).</w:t>
      </w:r>
    </w:p>
    <w:p w14:paraId="276643E7" w14:textId="77777777" w:rsidR="005F4B1B" w:rsidRPr="00377DA1" w:rsidRDefault="005F4B1B">
      <w:pPr>
        <w:numPr>
          <w:ilvl w:val="0"/>
          <w:numId w:val="49"/>
        </w:numPr>
        <w:spacing w:after="0"/>
        <w:rPr>
          <w:rFonts w:cs="Arial"/>
          <w:color w:val="000000"/>
          <w:szCs w:val="18"/>
        </w:rPr>
      </w:pPr>
      <w:r w:rsidRPr="00377DA1">
        <w:rPr>
          <w:rFonts w:cs="Arial"/>
          <w:color w:val="000000"/>
          <w:szCs w:val="18"/>
        </w:rPr>
        <w:t>Control de licencias de uso de suelo, construcción y registro catastral.</w:t>
      </w:r>
    </w:p>
    <w:p w14:paraId="1947CC10" w14:textId="77777777" w:rsidR="005F4B1B" w:rsidRPr="00377DA1" w:rsidRDefault="005F4B1B" w:rsidP="005F4B1B">
      <w:pPr>
        <w:spacing w:after="0"/>
        <w:rPr>
          <w:rFonts w:cs="Arial"/>
          <w:color w:val="000000"/>
          <w:szCs w:val="18"/>
        </w:rPr>
      </w:pPr>
      <w:r w:rsidRPr="00377DA1">
        <w:rPr>
          <w:rFonts w:cs="Arial"/>
          <w:b/>
          <w:bCs/>
          <w:color w:val="000000"/>
          <w:szCs w:val="18"/>
        </w:rPr>
        <w:lastRenderedPageBreak/>
        <w:t>Capas utilizadas</w:t>
      </w:r>
      <w:r>
        <w:rPr>
          <w:rFonts w:cs="Arial"/>
          <w:b/>
          <w:bCs/>
          <w:color w:val="000000"/>
          <w:szCs w:val="18"/>
        </w:rPr>
        <w:t>:</w:t>
      </w:r>
    </w:p>
    <w:p w14:paraId="726C3ECD" w14:textId="77777777" w:rsidR="005F4B1B" w:rsidRPr="00C85EAC" w:rsidRDefault="005F4B1B">
      <w:pPr>
        <w:pStyle w:val="Prrafodelista"/>
        <w:numPr>
          <w:ilvl w:val="0"/>
          <w:numId w:val="53"/>
        </w:numPr>
        <w:spacing w:after="0"/>
        <w:rPr>
          <w:color w:val="000000"/>
          <w:szCs w:val="18"/>
        </w:rPr>
      </w:pPr>
      <w:r w:rsidRPr="00C85EAC">
        <w:rPr>
          <w:rStyle w:val="CdigoHTML"/>
          <w:rFonts w:ascii="Montserrat" w:eastAsiaTheme="minorHAnsi" w:hAnsi="Montserrat"/>
          <w:color w:val="000000"/>
          <w:sz w:val="18"/>
          <w:szCs w:val="18"/>
        </w:rPr>
        <w:t>C04_Modelo_Ordenamiento_Territorial_OP_PG_2023</w:t>
      </w:r>
      <w:r w:rsidRPr="00C85EAC">
        <w:rPr>
          <w:rStyle w:val="apple-converted-space"/>
          <w:color w:val="000000"/>
          <w:szCs w:val="18"/>
        </w:rPr>
        <w:t> </w:t>
      </w:r>
      <w:r w:rsidRPr="00C85EAC">
        <w:rPr>
          <w:color w:val="000000"/>
          <w:szCs w:val="18"/>
        </w:rPr>
        <w:t>(1 y 3)</w:t>
      </w:r>
    </w:p>
    <w:p w14:paraId="3DB23921" w14:textId="77777777" w:rsidR="005F4B1B" w:rsidRPr="00377DA1" w:rsidRDefault="005F4B1B" w:rsidP="005F4B1B">
      <w:pPr>
        <w:spacing w:after="0"/>
        <w:rPr>
          <w:rFonts w:cs="Arial"/>
          <w:b/>
          <w:bCs/>
          <w:color w:val="000000"/>
          <w:szCs w:val="18"/>
        </w:rPr>
      </w:pPr>
      <w:r w:rsidRPr="00377DA1">
        <w:rPr>
          <w:rFonts w:cs="Arial"/>
          <w:b/>
          <w:bCs/>
          <w:color w:val="000000"/>
          <w:szCs w:val="18"/>
        </w:rPr>
        <w:t>Descripción Analítica</w:t>
      </w:r>
      <w:r>
        <w:rPr>
          <w:rFonts w:cs="Arial"/>
          <w:b/>
          <w:bCs/>
          <w:color w:val="000000"/>
          <w:szCs w:val="18"/>
        </w:rPr>
        <w:t>:</w:t>
      </w:r>
    </w:p>
    <w:p w14:paraId="79468E29" w14:textId="77777777" w:rsidR="005F4B1B" w:rsidRPr="00377DA1" w:rsidRDefault="005F4B1B">
      <w:pPr>
        <w:numPr>
          <w:ilvl w:val="0"/>
          <w:numId w:val="50"/>
        </w:numPr>
        <w:spacing w:after="0"/>
        <w:rPr>
          <w:rFonts w:cs="Arial"/>
          <w:color w:val="000000"/>
          <w:szCs w:val="18"/>
        </w:rPr>
      </w:pPr>
      <w:r w:rsidRPr="00377DA1">
        <w:rPr>
          <w:rFonts w:cs="Arial"/>
          <w:b/>
          <w:bCs/>
          <w:color w:val="000000"/>
          <w:szCs w:val="18"/>
        </w:rPr>
        <w:t>Vacío Normativo Urbano (PMDU):</w:t>
      </w:r>
      <w:r w:rsidRPr="00377DA1">
        <w:rPr>
          <w:rStyle w:val="apple-converted-space"/>
          <w:rFonts w:cs="Arial"/>
          <w:color w:val="000000"/>
          <w:szCs w:val="18"/>
        </w:rPr>
        <w:t> </w:t>
      </w:r>
      <w:r w:rsidRPr="00377DA1">
        <w:rPr>
          <w:rFonts w:cs="Arial"/>
          <w:color w:val="000000"/>
          <w:szCs w:val="18"/>
        </w:rPr>
        <w:t>La regulación del uso de suelo municipal en Campeche presenta un rezago histórico. De los 13 municipios,</w:t>
      </w:r>
      <w:r w:rsidRPr="00377DA1">
        <w:rPr>
          <w:rStyle w:val="apple-converted-space"/>
          <w:rFonts w:cs="Arial"/>
          <w:color w:val="000000"/>
          <w:szCs w:val="18"/>
        </w:rPr>
        <w:t> </w:t>
      </w:r>
      <w:r w:rsidRPr="00377DA1">
        <w:rPr>
          <w:rFonts w:cs="Arial"/>
          <w:b/>
          <w:bCs/>
          <w:color w:val="000000"/>
          <w:szCs w:val="18"/>
        </w:rPr>
        <w:t>solamente Campeche (Capital)</w:t>
      </w:r>
      <w:r w:rsidRPr="00377DA1">
        <w:rPr>
          <w:rStyle w:val="apple-converted-space"/>
          <w:rFonts w:cs="Arial"/>
          <w:color w:val="000000"/>
          <w:szCs w:val="18"/>
        </w:rPr>
        <w:t> </w:t>
      </w:r>
      <w:r w:rsidRPr="00377DA1">
        <w:rPr>
          <w:rFonts w:cs="Arial"/>
          <w:color w:val="000000"/>
          <w:szCs w:val="18"/>
        </w:rPr>
        <w:t>cuenta con un PMDU publicado y vigente (2020). El instrumento detalla que 6 municipios están en estatus de "Por publicar", 4 en "Elaboración", y Dzitbalché figura "Sin instrumento". Esta carencia operativa frena la emisión ágil de licencias para uso industrial.</w:t>
      </w:r>
    </w:p>
    <w:p w14:paraId="22C8BFAB" w14:textId="77777777" w:rsidR="005F4B1B" w:rsidRPr="00377DA1" w:rsidRDefault="005F4B1B">
      <w:pPr>
        <w:numPr>
          <w:ilvl w:val="0"/>
          <w:numId w:val="50"/>
        </w:numPr>
        <w:spacing w:after="0"/>
        <w:rPr>
          <w:rFonts w:cs="Arial"/>
          <w:color w:val="000000"/>
          <w:szCs w:val="18"/>
        </w:rPr>
      </w:pPr>
      <w:r w:rsidRPr="00377DA1">
        <w:rPr>
          <w:rFonts w:cs="Arial"/>
          <w:b/>
          <w:bCs/>
          <w:color w:val="000000"/>
          <w:szCs w:val="18"/>
        </w:rPr>
        <w:t>Obsolescencia Ecológica (POEL):</w:t>
      </w:r>
      <w:r w:rsidRPr="00377DA1">
        <w:rPr>
          <w:rStyle w:val="apple-converted-space"/>
          <w:rFonts w:cs="Arial"/>
          <w:color w:val="000000"/>
          <w:szCs w:val="18"/>
        </w:rPr>
        <w:t> </w:t>
      </w:r>
      <w:r w:rsidRPr="00377DA1">
        <w:rPr>
          <w:rFonts w:cs="Arial"/>
          <w:color w:val="000000"/>
          <w:szCs w:val="18"/>
        </w:rPr>
        <w:t>El ordenamiento ecológico local, vital para tramitar los Manifiestos de Impacto Ambiental de infraestructuras macro, opera con un déficit crítico. Existen</w:t>
      </w:r>
      <w:r w:rsidRPr="00377DA1">
        <w:rPr>
          <w:rStyle w:val="apple-converted-space"/>
          <w:rFonts w:cs="Arial"/>
          <w:color w:val="000000"/>
          <w:szCs w:val="18"/>
        </w:rPr>
        <w:t> </w:t>
      </w:r>
      <w:r w:rsidRPr="00377DA1">
        <w:rPr>
          <w:rFonts w:cs="Arial"/>
          <w:b/>
          <w:bCs/>
          <w:color w:val="000000"/>
          <w:szCs w:val="18"/>
        </w:rPr>
        <w:t>7 municipios sin ningún instrumento POEL</w:t>
      </w:r>
      <w:r w:rsidRPr="00377DA1">
        <w:rPr>
          <w:rStyle w:val="apple-converted-space"/>
          <w:rFonts w:cs="Arial"/>
          <w:color w:val="000000"/>
          <w:szCs w:val="18"/>
        </w:rPr>
        <w:t> </w:t>
      </w:r>
      <w:r w:rsidRPr="00377DA1">
        <w:rPr>
          <w:rFonts w:cs="Arial"/>
          <w:color w:val="000000"/>
          <w:szCs w:val="18"/>
        </w:rPr>
        <w:t>(incluyendo nodos industriales y logísticos como Carmen, Seybaplaya y Candelaria). De los 6 municipios que sí tienen POEL publicado (ej. Calakmul, Escárcega, Champotón), el PEOTDU advierte que</w:t>
      </w:r>
      <w:r w:rsidRPr="00377DA1">
        <w:rPr>
          <w:rStyle w:val="apple-converted-space"/>
          <w:rFonts w:cs="Arial"/>
          <w:color w:val="000000"/>
          <w:szCs w:val="18"/>
        </w:rPr>
        <w:t> </w:t>
      </w:r>
      <w:r w:rsidRPr="00377DA1">
        <w:rPr>
          <w:rFonts w:cs="Arial"/>
          <w:b/>
          <w:bCs/>
          <w:color w:val="000000"/>
          <w:szCs w:val="18"/>
        </w:rPr>
        <w:t>5 de ellos requieren actualización urgente</w:t>
      </w:r>
      <w:r w:rsidRPr="00377DA1">
        <w:rPr>
          <w:rFonts w:cs="Arial"/>
          <w:color w:val="000000"/>
          <w:szCs w:val="18"/>
        </w:rPr>
        <w:t>, al haber sido elaborados entre 2012 y 2015.</w:t>
      </w:r>
    </w:p>
    <w:p w14:paraId="0A6DD7DE" w14:textId="77777777" w:rsidR="005F4B1B" w:rsidRPr="00377DA1" w:rsidRDefault="005F4B1B">
      <w:pPr>
        <w:numPr>
          <w:ilvl w:val="0"/>
          <w:numId w:val="50"/>
        </w:numPr>
        <w:spacing w:after="0"/>
        <w:rPr>
          <w:rFonts w:cs="Arial"/>
          <w:color w:val="000000"/>
          <w:szCs w:val="18"/>
        </w:rPr>
      </w:pPr>
      <w:r w:rsidRPr="00377DA1">
        <w:rPr>
          <w:rFonts w:cs="Arial"/>
          <w:b/>
          <w:bCs/>
          <w:color w:val="000000"/>
          <w:szCs w:val="18"/>
        </w:rPr>
        <w:t>Condicionantes Catastrales y Licencias:</w:t>
      </w:r>
      <w:r w:rsidRPr="00377DA1">
        <w:rPr>
          <w:rStyle w:val="apple-converted-space"/>
          <w:rFonts w:cs="Arial"/>
          <w:color w:val="000000"/>
          <w:szCs w:val="18"/>
        </w:rPr>
        <w:t> </w:t>
      </w:r>
      <w:r w:rsidRPr="00377DA1">
        <w:rPr>
          <w:rFonts w:cs="Arial"/>
          <w:color w:val="000000"/>
          <w:szCs w:val="18"/>
        </w:rPr>
        <w:t>La normatividad exige que, para otorgar cualquier licencia de uso de suelo, construcción o ampliación (indispensable para parques industriales o terminales de carga), se cuente con la certificación de la clave y valor catastral. Los notarios y dependencias municipales están obligados a informar al ICECAM sobre nuevos asentamientos o subdivisiones; el incumplimiento genera sanciones y la nulidad jurídica de los predios.</w:t>
      </w:r>
    </w:p>
    <w:p w14:paraId="32FF23D6" w14:textId="77777777" w:rsidR="005F4B1B" w:rsidRDefault="005F4B1B" w:rsidP="005F4B1B">
      <w:pPr>
        <w:spacing w:after="0"/>
        <w:rPr>
          <w:rFonts w:cs="Arial"/>
          <w:b/>
          <w:bCs/>
          <w:color w:val="000000"/>
          <w:szCs w:val="18"/>
        </w:rPr>
      </w:pPr>
      <w:r w:rsidRPr="00377DA1">
        <w:rPr>
          <w:rFonts w:cs="Arial"/>
          <w:b/>
          <w:bCs/>
          <w:color w:val="000000"/>
          <w:szCs w:val="18"/>
        </w:rPr>
        <w:t>Descripción Narrativa</w:t>
      </w:r>
      <w:r>
        <w:rPr>
          <w:rFonts w:cs="Arial"/>
          <w:b/>
          <w:bCs/>
          <w:color w:val="000000"/>
          <w:szCs w:val="18"/>
        </w:rPr>
        <w:t>:</w:t>
      </w:r>
    </w:p>
    <w:p w14:paraId="010E8776" w14:textId="77777777" w:rsidR="005F4B1B" w:rsidRPr="00377DA1" w:rsidRDefault="005F4B1B" w:rsidP="005F4B1B">
      <w:pPr>
        <w:spacing w:after="0"/>
        <w:rPr>
          <w:rFonts w:cs="Arial"/>
          <w:color w:val="000000"/>
          <w:szCs w:val="18"/>
        </w:rPr>
      </w:pPr>
      <w:r w:rsidRPr="00377DA1">
        <w:rPr>
          <w:rFonts w:cs="Arial"/>
          <w:color w:val="000000"/>
          <w:szCs w:val="18"/>
        </w:rPr>
        <w:t>La viabilidad legal para el despliegue de infraestructura estratégica en Campeche se enfrenta a un cuello de botella regulatorio a nivel municipal. El diagnóstico es contundente: polos con una altísima vocación logística y petrolera, como Ciudad del Carmen o Seybaplaya, carecen absolutamente de un Programa de Ordenamiento Ecológico Local (POEL) y no tienen su PMDU publicado. Sin estas reglas claras, la asignación de usos de suelo industrial o comercial a gran escala opera en un área gris que ahuyenta la inversión privada y vulnera el equilibrio ambiental.</w:t>
      </w:r>
    </w:p>
    <w:p w14:paraId="256F6E9E" w14:textId="77777777" w:rsidR="005F4B1B" w:rsidRPr="00377DA1" w:rsidRDefault="005F4B1B" w:rsidP="005F4B1B">
      <w:pPr>
        <w:rPr>
          <w:rFonts w:cs="Arial"/>
          <w:color w:val="000000"/>
          <w:szCs w:val="18"/>
        </w:rPr>
      </w:pPr>
      <w:r w:rsidRPr="00377DA1">
        <w:rPr>
          <w:rFonts w:cs="Arial"/>
          <w:color w:val="000000"/>
          <w:szCs w:val="18"/>
        </w:rPr>
        <w:t>Ante esta parálisis regulatoria municipal, el análisis de Modelo de Ordenamiento Territorial en el Geovisor se vuelve el mecanismo de salvaguarda jurídica del Estado. Al carecer de PMDUs locales, el Estado utiliza este Modelo Rector como el marco normativo supremo para dictaminar congruencias, evaluar factibilidades y autorizar (o rechazar) el emplazamiento de naves industriales, centros de distribución y megaproyectos en todo el territorio campechano. Esta herramienta técnica elimina la discrecionalidad local, garantizando a los inversionistas que la ubicación de sus infraestructuras es legal, ecológicamente viable y catastralmente certificable.</w:t>
      </w:r>
    </w:p>
    <w:p w14:paraId="3EF37872"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68</w:t>
      </w:r>
      <w:r w:rsidRPr="00377DA1">
        <w:rPr>
          <w:sz w:val="18"/>
        </w:rPr>
        <w:fldChar w:fldCharType="end"/>
      </w:r>
      <w:r w:rsidRPr="00377DA1">
        <w:rPr>
          <w:sz w:val="18"/>
        </w:rPr>
        <w:t xml:space="preserve"> Ficha Técnica Instrumentos de Planeación Urbana y Compadibilidad de Uso de Suelo</w:t>
      </w:r>
    </w:p>
    <w:tbl>
      <w:tblPr>
        <w:tblStyle w:val="Tablaconcuadrcula"/>
        <w:tblW w:w="0" w:type="auto"/>
        <w:tblLayout w:type="fixed"/>
        <w:tblLook w:val="04A0" w:firstRow="1" w:lastRow="0" w:firstColumn="1" w:lastColumn="0" w:noHBand="0" w:noVBand="1"/>
      </w:tblPr>
      <w:tblGrid>
        <w:gridCol w:w="2689"/>
        <w:gridCol w:w="2126"/>
        <w:gridCol w:w="1701"/>
        <w:gridCol w:w="2834"/>
      </w:tblGrid>
      <w:tr w:rsidR="005F4B1B" w:rsidRPr="00377DA1" w14:paraId="2F6FF382" w14:textId="77777777" w:rsidTr="00BD2B64">
        <w:tc>
          <w:tcPr>
            <w:tcW w:w="2689" w:type="dxa"/>
            <w:shd w:val="clear" w:color="auto" w:fill="156082"/>
            <w:hideMark/>
          </w:tcPr>
          <w:p w14:paraId="1D60729D"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2126" w:type="dxa"/>
            <w:shd w:val="clear" w:color="auto" w:fill="156082"/>
            <w:hideMark/>
          </w:tcPr>
          <w:p w14:paraId="1819ADE1"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701" w:type="dxa"/>
            <w:shd w:val="clear" w:color="auto" w:fill="156082"/>
            <w:hideMark/>
          </w:tcPr>
          <w:p w14:paraId="2C305719"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2834" w:type="dxa"/>
            <w:shd w:val="clear" w:color="auto" w:fill="156082"/>
            <w:hideMark/>
          </w:tcPr>
          <w:p w14:paraId="558A2310"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1B2A414E" w14:textId="77777777" w:rsidTr="00BD2B64">
        <w:tc>
          <w:tcPr>
            <w:tcW w:w="2689" w:type="dxa"/>
            <w:hideMark/>
          </w:tcPr>
          <w:p w14:paraId="74DD7BC5" w14:textId="77777777" w:rsidR="005F4B1B" w:rsidRPr="00377DA1" w:rsidRDefault="005F4B1B" w:rsidP="00BD2B64">
            <w:pPr>
              <w:rPr>
                <w:rFonts w:cs="Arial"/>
                <w:szCs w:val="18"/>
              </w:rPr>
            </w:pPr>
            <w:r w:rsidRPr="00377DA1">
              <w:rPr>
                <w:rFonts w:cs="Arial"/>
                <w:szCs w:val="18"/>
              </w:rPr>
              <w:t>Audita la existencia y vigencia del marco regulatorio municipal (urbano y ecológico) indispensable para emitir licencias de construcción y dictaminar la factibilidad legal de la infraestructura estratégica.</w:t>
            </w:r>
          </w:p>
        </w:tc>
        <w:tc>
          <w:tcPr>
            <w:tcW w:w="2126" w:type="dxa"/>
            <w:hideMark/>
          </w:tcPr>
          <w:p w14:paraId="6FE22196" w14:textId="77777777" w:rsidR="005F4B1B" w:rsidRPr="00377DA1" w:rsidRDefault="005F4B1B" w:rsidP="00BD2B64">
            <w:pPr>
              <w:rPr>
                <w:rFonts w:cs="Arial"/>
                <w:szCs w:val="18"/>
              </w:rPr>
            </w:pPr>
            <w:r w:rsidRPr="00377DA1">
              <w:rPr>
                <w:rFonts w:cs="Arial"/>
                <w:szCs w:val="18"/>
              </w:rPr>
              <w:t>Análisis del estatus jurídico de los instrumentos locales de planeación que condicionan el uso de suelo industrial, comercial y logístico.</w:t>
            </w:r>
          </w:p>
        </w:tc>
        <w:tc>
          <w:tcPr>
            <w:tcW w:w="1701" w:type="dxa"/>
            <w:hideMark/>
          </w:tcPr>
          <w:p w14:paraId="512F5C6B" w14:textId="77777777" w:rsidR="005F4B1B" w:rsidRPr="00377DA1" w:rsidRDefault="005F4B1B" w:rsidP="00BD2B64">
            <w:pPr>
              <w:rPr>
                <w:rFonts w:cs="Arial"/>
                <w:szCs w:val="18"/>
              </w:rPr>
            </w:pPr>
            <w:r w:rsidRPr="00377DA1">
              <w:rPr>
                <w:rFonts w:cs="Arial"/>
                <w:szCs w:val="18"/>
              </w:rPr>
              <w:t>- Estatus PMDU.</w:t>
            </w:r>
          </w:p>
        </w:tc>
        <w:tc>
          <w:tcPr>
            <w:tcW w:w="2834" w:type="dxa"/>
            <w:hideMark/>
          </w:tcPr>
          <w:p w14:paraId="20F9687D" w14:textId="77777777" w:rsidR="005F4B1B" w:rsidRPr="00C85EAC" w:rsidRDefault="005F4B1B" w:rsidP="00BD2B64">
            <w:pPr>
              <w:rPr>
                <w:color w:val="000000"/>
                <w:szCs w:val="18"/>
              </w:rPr>
            </w:pPr>
            <w:r w:rsidRPr="00C85EAC">
              <w:rPr>
                <w:rStyle w:val="CdigoHTML"/>
                <w:rFonts w:ascii="Montserrat" w:eastAsiaTheme="minorHAnsi" w:hAnsi="Montserrat"/>
                <w:color w:val="000000"/>
                <w:sz w:val="18"/>
                <w:szCs w:val="18"/>
              </w:rPr>
              <w:t>C04_Modelo_Ordenamiento_Territorial_OP_PG_2023</w:t>
            </w:r>
            <w:r w:rsidRPr="00C85EAC">
              <w:rPr>
                <w:rStyle w:val="apple-converted-space"/>
                <w:color w:val="000000"/>
                <w:szCs w:val="18"/>
              </w:rPr>
              <w:t> </w:t>
            </w:r>
            <w:r w:rsidRPr="00C85EAC">
              <w:rPr>
                <w:color w:val="000000"/>
                <w:szCs w:val="18"/>
              </w:rPr>
              <w:t>(1 y 3)</w:t>
            </w:r>
          </w:p>
        </w:tc>
      </w:tr>
      <w:tr w:rsidR="005F4B1B" w:rsidRPr="00377DA1" w14:paraId="1717BAE9" w14:textId="77777777" w:rsidTr="00BD2B64">
        <w:tc>
          <w:tcPr>
            <w:tcW w:w="9350" w:type="dxa"/>
            <w:gridSpan w:val="4"/>
            <w:shd w:val="clear" w:color="auto" w:fill="156082"/>
            <w:hideMark/>
          </w:tcPr>
          <w:p w14:paraId="3F180229"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448FCD27" w14:textId="77777777" w:rsidTr="00BD2B64">
        <w:tc>
          <w:tcPr>
            <w:tcW w:w="2689" w:type="dxa"/>
            <w:hideMark/>
          </w:tcPr>
          <w:p w14:paraId="046A3239" w14:textId="77777777" w:rsidR="005F4B1B" w:rsidRPr="00377DA1" w:rsidRDefault="005F4B1B" w:rsidP="00BD2B64">
            <w:pPr>
              <w:rPr>
                <w:rFonts w:cs="Arial"/>
                <w:szCs w:val="18"/>
              </w:rPr>
            </w:pPr>
            <w:r w:rsidRPr="00377DA1">
              <w:rPr>
                <w:rFonts w:cs="Arial"/>
                <w:szCs w:val="18"/>
              </w:rPr>
              <w:t>Programas Municipales de Desarrollo Urbano (PMDU)</w:t>
            </w:r>
          </w:p>
        </w:tc>
        <w:tc>
          <w:tcPr>
            <w:tcW w:w="6661" w:type="dxa"/>
            <w:gridSpan w:val="3"/>
            <w:hideMark/>
          </w:tcPr>
          <w:p w14:paraId="7915634F" w14:textId="77777777" w:rsidR="005F4B1B" w:rsidRPr="00377DA1" w:rsidRDefault="005F4B1B" w:rsidP="00BD2B64">
            <w:pPr>
              <w:rPr>
                <w:rFonts w:cs="Arial"/>
                <w:szCs w:val="18"/>
              </w:rPr>
            </w:pPr>
            <w:r w:rsidRPr="00377DA1">
              <w:rPr>
                <w:rFonts w:cs="Arial"/>
                <w:szCs w:val="18"/>
              </w:rPr>
              <w:t>Estatus Jurídico (Tabla 214)</w:t>
            </w:r>
          </w:p>
        </w:tc>
      </w:tr>
      <w:tr w:rsidR="005F4B1B" w:rsidRPr="00377DA1" w14:paraId="5C8900F9" w14:textId="77777777" w:rsidTr="00BD2B64">
        <w:tc>
          <w:tcPr>
            <w:tcW w:w="2689" w:type="dxa"/>
            <w:hideMark/>
          </w:tcPr>
          <w:p w14:paraId="5BBE29F5" w14:textId="77777777" w:rsidR="005F4B1B" w:rsidRPr="00377DA1" w:rsidRDefault="005F4B1B" w:rsidP="00BD2B64">
            <w:pPr>
              <w:rPr>
                <w:rFonts w:cs="Arial"/>
                <w:szCs w:val="18"/>
              </w:rPr>
            </w:pPr>
            <w:r w:rsidRPr="00377DA1">
              <w:rPr>
                <w:rFonts w:cs="Arial"/>
                <w:szCs w:val="18"/>
              </w:rPr>
              <w:t>Municipios con PMDU vigente</w:t>
            </w:r>
          </w:p>
        </w:tc>
        <w:tc>
          <w:tcPr>
            <w:tcW w:w="6661" w:type="dxa"/>
            <w:gridSpan w:val="3"/>
            <w:hideMark/>
          </w:tcPr>
          <w:p w14:paraId="295C7F36" w14:textId="77777777" w:rsidR="005F4B1B" w:rsidRPr="00377DA1" w:rsidRDefault="005F4B1B" w:rsidP="00BD2B64">
            <w:pPr>
              <w:rPr>
                <w:rFonts w:cs="Arial"/>
                <w:szCs w:val="18"/>
              </w:rPr>
            </w:pPr>
            <w:r w:rsidRPr="00377DA1">
              <w:rPr>
                <w:rFonts w:cs="Arial"/>
                <w:b/>
                <w:bCs/>
                <w:szCs w:val="18"/>
              </w:rPr>
              <w:t>1 municipio</w:t>
            </w:r>
            <w:r w:rsidRPr="00377DA1">
              <w:rPr>
                <w:rStyle w:val="apple-converted-space"/>
                <w:rFonts w:cs="Arial"/>
                <w:szCs w:val="18"/>
              </w:rPr>
              <w:t> </w:t>
            </w:r>
            <w:r w:rsidRPr="00377DA1">
              <w:rPr>
                <w:rFonts w:cs="Arial"/>
                <w:szCs w:val="18"/>
              </w:rPr>
              <w:t>(Campeche, 2020).</w:t>
            </w:r>
          </w:p>
        </w:tc>
      </w:tr>
      <w:tr w:rsidR="005F4B1B" w:rsidRPr="00377DA1" w14:paraId="3BC3952B" w14:textId="77777777" w:rsidTr="00BD2B64">
        <w:tc>
          <w:tcPr>
            <w:tcW w:w="2689" w:type="dxa"/>
            <w:hideMark/>
          </w:tcPr>
          <w:p w14:paraId="0EF73FCE" w14:textId="77777777" w:rsidR="005F4B1B" w:rsidRPr="00377DA1" w:rsidRDefault="005F4B1B" w:rsidP="00BD2B64">
            <w:pPr>
              <w:rPr>
                <w:rFonts w:cs="Arial"/>
                <w:szCs w:val="18"/>
              </w:rPr>
            </w:pPr>
            <w:r w:rsidRPr="00377DA1">
              <w:rPr>
                <w:rFonts w:cs="Arial"/>
                <w:szCs w:val="18"/>
              </w:rPr>
              <w:t>Municipios en proceso (Por publicar / Elaboración)</w:t>
            </w:r>
          </w:p>
        </w:tc>
        <w:tc>
          <w:tcPr>
            <w:tcW w:w="6661" w:type="dxa"/>
            <w:gridSpan w:val="3"/>
            <w:hideMark/>
          </w:tcPr>
          <w:p w14:paraId="3E57722A" w14:textId="77777777" w:rsidR="005F4B1B" w:rsidRPr="00377DA1" w:rsidRDefault="005F4B1B" w:rsidP="00BD2B64">
            <w:pPr>
              <w:rPr>
                <w:rFonts w:cs="Arial"/>
                <w:szCs w:val="18"/>
              </w:rPr>
            </w:pPr>
            <w:r w:rsidRPr="00377DA1">
              <w:rPr>
                <w:rFonts w:cs="Arial"/>
                <w:szCs w:val="18"/>
              </w:rPr>
              <w:t>10 municipios (incluyendo Calkiní, Carmen, Escárcega).</w:t>
            </w:r>
          </w:p>
        </w:tc>
      </w:tr>
      <w:tr w:rsidR="005F4B1B" w:rsidRPr="00377DA1" w14:paraId="718AEF83" w14:textId="77777777" w:rsidTr="00BD2B64">
        <w:tc>
          <w:tcPr>
            <w:tcW w:w="2689" w:type="dxa"/>
            <w:hideMark/>
          </w:tcPr>
          <w:p w14:paraId="593E5947" w14:textId="77777777" w:rsidR="005F4B1B" w:rsidRPr="00377DA1" w:rsidRDefault="005F4B1B" w:rsidP="00BD2B64">
            <w:pPr>
              <w:rPr>
                <w:rFonts w:cs="Arial"/>
                <w:szCs w:val="18"/>
              </w:rPr>
            </w:pPr>
            <w:r w:rsidRPr="00377DA1">
              <w:rPr>
                <w:rFonts w:cs="Arial"/>
                <w:szCs w:val="18"/>
              </w:rPr>
              <w:t>Municipios sin instrumento</w:t>
            </w:r>
          </w:p>
        </w:tc>
        <w:tc>
          <w:tcPr>
            <w:tcW w:w="6661" w:type="dxa"/>
            <w:gridSpan w:val="3"/>
            <w:hideMark/>
          </w:tcPr>
          <w:p w14:paraId="47F3DDA5" w14:textId="77777777" w:rsidR="005F4B1B" w:rsidRPr="00377DA1" w:rsidRDefault="005F4B1B" w:rsidP="00BD2B64">
            <w:pPr>
              <w:rPr>
                <w:rFonts w:cs="Arial"/>
                <w:szCs w:val="18"/>
              </w:rPr>
            </w:pPr>
            <w:r w:rsidRPr="00377DA1">
              <w:rPr>
                <w:rFonts w:cs="Arial"/>
                <w:szCs w:val="18"/>
              </w:rPr>
              <w:t>Dzitbalché.</w:t>
            </w:r>
          </w:p>
        </w:tc>
      </w:tr>
      <w:tr w:rsidR="005F4B1B" w:rsidRPr="00377DA1" w14:paraId="1BBE1E47" w14:textId="77777777" w:rsidTr="00BD2B64">
        <w:tc>
          <w:tcPr>
            <w:tcW w:w="2689" w:type="dxa"/>
            <w:hideMark/>
          </w:tcPr>
          <w:p w14:paraId="7A1355FE" w14:textId="77777777" w:rsidR="005F4B1B" w:rsidRPr="00377DA1" w:rsidRDefault="005F4B1B" w:rsidP="00BD2B64">
            <w:pPr>
              <w:rPr>
                <w:rFonts w:cs="Arial"/>
                <w:szCs w:val="18"/>
              </w:rPr>
            </w:pPr>
            <w:r w:rsidRPr="00377DA1">
              <w:rPr>
                <w:rFonts w:cs="Arial"/>
                <w:szCs w:val="18"/>
              </w:rPr>
              <w:t>Programas de Ordenamiento Ecológico Local (POEL)</w:t>
            </w:r>
          </w:p>
        </w:tc>
        <w:tc>
          <w:tcPr>
            <w:tcW w:w="6661" w:type="dxa"/>
            <w:gridSpan w:val="3"/>
            <w:hideMark/>
          </w:tcPr>
          <w:p w14:paraId="52D6F692" w14:textId="77777777" w:rsidR="005F4B1B" w:rsidRPr="00377DA1" w:rsidRDefault="005F4B1B" w:rsidP="00BD2B64">
            <w:pPr>
              <w:rPr>
                <w:rFonts w:cs="Arial"/>
                <w:szCs w:val="18"/>
              </w:rPr>
            </w:pPr>
            <w:r w:rsidRPr="00377DA1">
              <w:rPr>
                <w:rFonts w:cs="Arial"/>
                <w:szCs w:val="18"/>
              </w:rPr>
              <w:t>Estatus Jurídico (Tabla 214)</w:t>
            </w:r>
          </w:p>
        </w:tc>
      </w:tr>
      <w:tr w:rsidR="005F4B1B" w:rsidRPr="00377DA1" w14:paraId="5F3D0E98" w14:textId="77777777" w:rsidTr="00BD2B64">
        <w:tc>
          <w:tcPr>
            <w:tcW w:w="2689" w:type="dxa"/>
            <w:hideMark/>
          </w:tcPr>
          <w:p w14:paraId="679C3819" w14:textId="77777777" w:rsidR="005F4B1B" w:rsidRPr="00377DA1" w:rsidRDefault="005F4B1B" w:rsidP="00BD2B64">
            <w:pPr>
              <w:rPr>
                <w:rFonts w:cs="Arial"/>
                <w:szCs w:val="18"/>
              </w:rPr>
            </w:pPr>
            <w:r w:rsidRPr="00377DA1">
              <w:rPr>
                <w:rFonts w:cs="Arial"/>
                <w:szCs w:val="18"/>
              </w:rPr>
              <w:lastRenderedPageBreak/>
              <w:t>Municipios SIN instrumento (Foco Rojo Legal)</w:t>
            </w:r>
          </w:p>
        </w:tc>
        <w:tc>
          <w:tcPr>
            <w:tcW w:w="6661" w:type="dxa"/>
            <w:gridSpan w:val="3"/>
            <w:hideMark/>
          </w:tcPr>
          <w:p w14:paraId="6F20FAA9" w14:textId="77777777" w:rsidR="005F4B1B" w:rsidRPr="00377DA1" w:rsidRDefault="005F4B1B" w:rsidP="00BD2B64">
            <w:pPr>
              <w:rPr>
                <w:rFonts w:cs="Arial"/>
                <w:szCs w:val="18"/>
              </w:rPr>
            </w:pPr>
            <w:r w:rsidRPr="00377DA1">
              <w:rPr>
                <w:rFonts w:cs="Arial"/>
                <w:b/>
                <w:bCs/>
                <w:szCs w:val="18"/>
              </w:rPr>
              <w:t>7 municipios</w:t>
            </w:r>
            <w:r w:rsidRPr="00377DA1">
              <w:rPr>
                <w:rStyle w:val="apple-converted-space"/>
                <w:rFonts w:cs="Arial"/>
                <w:szCs w:val="18"/>
              </w:rPr>
              <w:t> </w:t>
            </w:r>
            <w:r w:rsidRPr="00377DA1">
              <w:rPr>
                <w:rFonts w:cs="Arial"/>
                <w:szCs w:val="18"/>
              </w:rPr>
              <w:t>(Calkiní, Candelaria, Carmen, Dzitbalché, Palizada, Seybaplaya, Tenabo).</w:t>
            </w:r>
          </w:p>
        </w:tc>
      </w:tr>
      <w:tr w:rsidR="005F4B1B" w:rsidRPr="00377DA1" w14:paraId="2C555157" w14:textId="77777777" w:rsidTr="00BD2B64">
        <w:tc>
          <w:tcPr>
            <w:tcW w:w="2689" w:type="dxa"/>
            <w:hideMark/>
          </w:tcPr>
          <w:p w14:paraId="4465B7F5" w14:textId="77777777" w:rsidR="005F4B1B" w:rsidRPr="00377DA1" w:rsidRDefault="005F4B1B" w:rsidP="00BD2B64">
            <w:pPr>
              <w:rPr>
                <w:rFonts w:cs="Arial"/>
                <w:szCs w:val="18"/>
              </w:rPr>
            </w:pPr>
            <w:r w:rsidRPr="00377DA1">
              <w:rPr>
                <w:rFonts w:cs="Arial"/>
                <w:szCs w:val="18"/>
              </w:rPr>
              <w:t>Municipios con POEL obsoleto</w:t>
            </w:r>
          </w:p>
        </w:tc>
        <w:tc>
          <w:tcPr>
            <w:tcW w:w="6661" w:type="dxa"/>
            <w:gridSpan w:val="3"/>
            <w:hideMark/>
          </w:tcPr>
          <w:p w14:paraId="0D4F0A93" w14:textId="77777777" w:rsidR="005F4B1B" w:rsidRPr="00377DA1" w:rsidRDefault="005F4B1B" w:rsidP="00BD2B64">
            <w:pPr>
              <w:rPr>
                <w:rFonts w:cs="Arial"/>
                <w:szCs w:val="18"/>
              </w:rPr>
            </w:pPr>
            <w:r w:rsidRPr="00377DA1">
              <w:rPr>
                <w:rFonts w:cs="Arial"/>
                <w:szCs w:val="18"/>
              </w:rPr>
              <w:t>5 municipios (Calakmul, Champotón, Escárcega, Hecelchakán, Hopelchén) con instrumentos de 2012-2015 que requieren actualización urgente.</w:t>
            </w:r>
          </w:p>
        </w:tc>
      </w:tr>
      <w:tr w:rsidR="005F4B1B" w:rsidRPr="00377DA1" w14:paraId="01F294C6" w14:textId="77777777" w:rsidTr="00BD2B64">
        <w:tc>
          <w:tcPr>
            <w:tcW w:w="2689" w:type="dxa"/>
            <w:hideMark/>
          </w:tcPr>
          <w:p w14:paraId="601E4953" w14:textId="77777777" w:rsidR="005F4B1B" w:rsidRPr="00377DA1" w:rsidRDefault="005F4B1B" w:rsidP="00BD2B64">
            <w:pPr>
              <w:rPr>
                <w:rFonts w:cs="Arial"/>
                <w:szCs w:val="18"/>
              </w:rPr>
            </w:pPr>
            <w:r w:rsidRPr="00377DA1">
              <w:rPr>
                <w:rFonts w:cs="Arial"/>
                <w:szCs w:val="18"/>
              </w:rPr>
              <w:t>Gobernanza Catastral y Licencias</w:t>
            </w:r>
          </w:p>
        </w:tc>
        <w:tc>
          <w:tcPr>
            <w:tcW w:w="6661" w:type="dxa"/>
            <w:gridSpan w:val="3"/>
            <w:hideMark/>
          </w:tcPr>
          <w:p w14:paraId="04EFE360" w14:textId="77777777" w:rsidR="005F4B1B" w:rsidRPr="00377DA1" w:rsidRDefault="005F4B1B" w:rsidP="00BD2B64">
            <w:pPr>
              <w:rPr>
                <w:rFonts w:cs="Arial"/>
                <w:szCs w:val="18"/>
              </w:rPr>
            </w:pPr>
            <w:r w:rsidRPr="00377DA1">
              <w:rPr>
                <w:rFonts w:cs="Arial"/>
                <w:szCs w:val="18"/>
              </w:rPr>
              <w:t>Condicionante Operativa</w:t>
            </w:r>
          </w:p>
        </w:tc>
      </w:tr>
      <w:tr w:rsidR="005F4B1B" w:rsidRPr="00377DA1" w14:paraId="5E09696F" w14:textId="77777777" w:rsidTr="00BD2B64">
        <w:tc>
          <w:tcPr>
            <w:tcW w:w="2689" w:type="dxa"/>
            <w:hideMark/>
          </w:tcPr>
          <w:p w14:paraId="52421A90" w14:textId="77777777" w:rsidR="005F4B1B" w:rsidRPr="00377DA1" w:rsidRDefault="005F4B1B" w:rsidP="00BD2B64">
            <w:pPr>
              <w:rPr>
                <w:rFonts w:cs="Arial"/>
                <w:szCs w:val="18"/>
              </w:rPr>
            </w:pPr>
            <w:r w:rsidRPr="00377DA1">
              <w:rPr>
                <w:rFonts w:cs="Arial"/>
                <w:szCs w:val="18"/>
              </w:rPr>
              <w:t>Licencias de Uso de Suelo y Construcción</w:t>
            </w:r>
          </w:p>
        </w:tc>
        <w:tc>
          <w:tcPr>
            <w:tcW w:w="6661" w:type="dxa"/>
            <w:gridSpan w:val="3"/>
            <w:hideMark/>
          </w:tcPr>
          <w:p w14:paraId="4D01EDB7" w14:textId="77777777" w:rsidR="005F4B1B" w:rsidRPr="00377DA1" w:rsidRDefault="005F4B1B" w:rsidP="00BD2B64">
            <w:pPr>
              <w:rPr>
                <w:rFonts w:cs="Arial"/>
                <w:szCs w:val="18"/>
              </w:rPr>
            </w:pPr>
            <w:r w:rsidRPr="00377DA1">
              <w:rPr>
                <w:rFonts w:cs="Arial"/>
                <w:szCs w:val="18"/>
              </w:rPr>
              <w:t>Obligatoriedad técnica de validación mediante clave catastral e ICECAM para evitar la nulidad jurídica de la infraestructura industrial.</w:t>
            </w:r>
          </w:p>
        </w:tc>
      </w:tr>
    </w:tbl>
    <w:p w14:paraId="2A1EAD01"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75DFC57E"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(1) Capa validada y listada en el Dataset Oficial.</w:t>
      </w:r>
    </w:p>
    <w:p w14:paraId="24A87394" w14:textId="77777777" w:rsidR="005F4B1B" w:rsidRPr="00377DA1" w:rsidRDefault="005F4B1B" w:rsidP="005F4B1B">
      <w:pPr>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(3) Capa detectada en el Directorio pero NO listada en el Dataset Oficial (Pendiente de alta).</w:t>
      </w:r>
    </w:p>
    <w:p w14:paraId="6D66B188" w14:textId="77777777" w:rsidR="005F4B1B" w:rsidRPr="00377DA1" w:rsidRDefault="005F4B1B" w:rsidP="005F4B1B">
      <w:pPr>
        <w:pStyle w:val="Ttulo8"/>
      </w:pPr>
      <w:r w:rsidRPr="00377DA1">
        <w:t>Franjas de Seguridad</w:t>
      </w:r>
    </w:p>
    <w:p w14:paraId="17B59429" w14:textId="77777777" w:rsidR="005F4B1B" w:rsidRPr="00377DA1" w:rsidRDefault="005F4B1B" w:rsidP="005F4B1B">
      <w:pPr>
        <w:spacing w:after="0"/>
        <w:rPr>
          <w:rFonts w:cs="Arial"/>
          <w:color w:val="000000"/>
          <w:szCs w:val="18"/>
        </w:rPr>
      </w:pPr>
      <w:r w:rsidRPr="00377DA1">
        <w:rPr>
          <w:rFonts w:cs="Arial"/>
          <w:b/>
          <w:bCs/>
          <w:color w:val="000000"/>
          <w:szCs w:val="18"/>
        </w:rPr>
        <w:t>Descripción:</w:t>
      </w:r>
    </w:p>
    <w:p w14:paraId="2C01B626" w14:textId="77777777" w:rsidR="005F4B1B" w:rsidRPr="00377DA1" w:rsidRDefault="005F4B1B" w:rsidP="005F4B1B">
      <w:pPr>
        <w:spacing w:after="0"/>
        <w:rPr>
          <w:rFonts w:cs="Arial"/>
          <w:color w:val="000000"/>
          <w:szCs w:val="18"/>
        </w:rPr>
      </w:pPr>
      <w:r w:rsidRPr="00377DA1">
        <w:rPr>
          <w:rFonts w:cs="Arial"/>
          <w:color w:val="000000"/>
          <w:szCs w:val="18"/>
        </w:rPr>
        <w:t>Este tema cartografía las servidumbres de paso y las franjas de protección legal inherentes a la infraestructura pesada del estado. Los derechos de vía constituyen polígonos de exclusión absoluta donde queda estrictamente prohibida la instalación de asentamientos humanos o el desarrollo de obras civiles incompatibles. La integración de estos polígonos en el ordenamiento territorial es el mecanismo jurídico definitivo para mitigar contingencias (explosividad, descargas eléctricas, descarrilamientos) y garantizar la viabilidad operativa ininterrumpida de las redes de transporte de energía, carga y pasajeros a nivel macroeconómico.</w:t>
      </w:r>
    </w:p>
    <w:p w14:paraId="58B58DB2" w14:textId="77777777" w:rsidR="005F4B1B" w:rsidRPr="00377DA1" w:rsidRDefault="005F4B1B" w:rsidP="005F4B1B">
      <w:pPr>
        <w:spacing w:after="0"/>
        <w:rPr>
          <w:rFonts w:cs="Arial"/>
          <w:color w:val="000000"/>
          <w:szCs w:val="18"/>
        </w:rPr>
      </w:pPr>
      <w:r w:rsidRPr="00377DA1">
        <w:rPr>
          <w:rFonts w:cs="Arial"/>
          <w:b/>
          <w:bCs/>
          <w:color w:val="000000"/>
          <w:szCs w:val="18"/>
        </w:rPr>
        <w:t>Variables:</w:t>
      </w:r>
    </w:p>
    <w:p w14:paraId="4809C0DA" w14:textId="77777777" w:rsidR="005F4B1B" w:rsidRPr="00377DA1" w:rsidRDefault="005F4B1B">
      <w:pPr>
        <w:numPr>
          <w:ilvl w:val="0"/>
          <w:numId w:val="51"/>
        </w:numPr>
        <w:spacing w:after="0"/>
        <w:rPr>
          <w:rFonts w:cs="Arial"/>
          <w:color w:val="000000"/>
          <w:szCs w:val="18"/>
        </w:rPr>
      </w:pPr>
      <w:r w:rsidRPr="00377DA1">
        <w:rPr>
          <w:rFonts w:cs="Arial"/>
          <w:color w:val="000000"/>
          <w:szCs w:val="18"/>
        </w:rPr>
        <w:t>Amplitud normativa de la Franja de Desarrollo / Derecho de Vía (Metros a partir del eje).</w:t>
      </w:r>
    </w:p>
    <w:p w14:paraId="39384735" w14:textId="77777777" w:rsidR="005F4B1B" w:rsidRPr="00377DA1" w:rsidRDefault="005F4B1B">
      <w:pPr>
        <w:numPr>
          <w:ilvl w:val="0"/>
          <w:numId w:val="51"/>
        </w:numPr>
        <w:spacing w:after="0"/>
        <w:rPr>
          <w:rFonts w:cs="Arial"/>
          <w:color w:val="000000"/>
          <w:szCs w:val="18"/>
        </w:rPr>
      </w:pPr>
      <w:r w:rsidRPr="00377DA1">
        <w:rPr>
          <w:rFonts w:cs="Arial"/>
          <w:color w:val="000000"/>
          <w:szCs w:val="18"/>
        </w:rPr>
        <w:t>Inventario de afectación territorial por tipo de infraestructura (Vial, ferroviaria, eléctrica y ductos).</w:t>
      </w:r>
    </w:p>
    <w:p w14:paraId="3F109831" w14:textId="77777777" w:rsidR="005F4B1B" w:rsidRPr="00377DA1" w:rsidRDefault="005F4B1B">
      <w:pPr>
        <w:numPr>
          <w:ilvl w:val="0"/>
          <w:numId w:val="51"/>
        </w:numPr>
        <w:spacing w:after="0"/>
        <w:rPr>
          <w:rFonts w:cs="Arial"/>
          <w:color w:val="000000"/>
          <w:szCs w:val="18"/>
        </w:rPr>
      </w:pPr>
      <w:r w:rsidRPr="00377DA1">
        <w:rPr>
          <w:rFonts w:cs="Arial"/>
          <w:color w:val="000000"/>
          <w:szCs w:val="18"/>
        </w:rPr>
        <w:t>Superficie total restringida por servidumbres de paso.</w:t>
      </w:r>
    </w:p>
    <w:p w14:paraId="7AAB64C4" w14:textId="77777777" w:rsidR="005F4B1B" w:rsidRPr="00377DA1" w:rsidRDefault="005F4B1B" w:rsidP="005F4B1B">
      <w:pPr>
        <w:spacing w:after="0"/>
        <w:rPr>
          <w:rFonts w:cs="Arial"/>
          <w:color w:val="000000"/>
          <w:szCs w:val="18"/>
        </w:rPr>
      </w:pPr>
      <w:r w:rsidRPr="00377DA1">
        <w:rPr>
          <w:rFonts w:cs="Arial"/>
          <w:b/>
          <w:bCs/>
          <w:color w:val="000000"/>
          <w:szCs w:val="18"/>
        </w:rPr>
        <w:t>Capas utilizadas:</w:t>
      </w:r>
    </w:p>
    <w:p w14:paraId="1C45B2A9" w14:textId="77777777" w:rsidR="005F4B1B" w:rsidRPr="00C85EAC" w:rsidRDefault="005F4B1B">
      <w:pPr>
        <w:pStyle w:val="Prrafodelista"/>
        <w:numPr>
          <w:ilvl w:val="0"/>
          <w:numId w:val="5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C04_DerechosDeViaCarreterasFederales_INEGI_IMT_2022</w:t>
      </w:r>
      <w:r w:rsidRPr="00C85EAC">
        <w:rPr>
          <w:rFonts w:eastAsia="Times New Roman" w:cs="Times New Roman"/>
          <w:szCs w:val="18"/>
          <w:lang w:eastAsia="es-MX"/>
          <w14:ligatures w14:val="none"/>
        </w:rPr>
        <w:t> (3)</w:t>
      </w:r>
    </w:p>
    <w:p w14:paraId="38E3AFD2" w14:textId="77777777" w:rsidR="005F4B1B" w:rsidRPr="00C85EAC" w:rsidRDefault="005F4B1B">
      <w:pPr>
        <w:pStyle w:val="Prrafodelista"/>
        <w:numPr>
          <w:ilvl w:val="0"/>
          <w:numId w:val="5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C04_DerechosDeViaTrenMaya_FONATUR_2023</w:t>
      </w:r>
      <w:r w:rsidRPr="00C85EAC">
        <w:rPr>
          <w:rFonts w:eastAsia="Times New Roman" w:cs="Times New Roman"/>
          <w:szCs w:val="18"/>
          <w:lang w:eastAsia="es-MX"/>
          <w14:ligatures w14:val="none"/>
        </w:rPr>
        <w:t> (3)</w:t>
      </w:r>
    </w:p>
    <w:p w14:paraId="11DCEE7F" w14:textId="77777777" w:rsidR="005F4B1B" w:rsidRPr="00C85EAC" w:rsidRDefault="005F4B1B">
      <w:pPr>
        <w:pStyle w:val="Prrafodelista"/>
        <w:numPr>
          <w:ilvl w:val="0"/>
          <w:numId w:val="5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C04_DerechosDeViaGasoductos_CENEGAS_2019</w:t>
      </w:r>
      <w:r w:rsidRPr="00C85EAC">
        <w:rPr>
          <w:rFonts w:eastAsia="Times New Roman" w:cs="Times New Roman"/>
          <w:szCs w:val="18"/>
          <w:lang w:eastAsia="es-MX"/>
          <w14:ligatures w14:val="none"/>
        </w:rPr>
        <w:t> (3)</w:t>
      </w:r>
    </w:p>
    <w:p w14:paraId="63B6447E" w14:textId="77777777" w:rsidR="005F4B1B" w:rsidRPr="00C85EAC" w:rsidRDefault="005F4B1B">
      <w:pPr>
        <w:pStyle w:val="Prrafodelista"/>
        <w:numPr>
          <w:ilvl w:val="0"/>
          <w:numId w:val="51"/>
        </w:numPr>
        <w:spacing w:after="0"/>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C04_DerechosDeViaLineasDeTransmisionElectrica_Geocomunes_2023</w:t>
      </w:r>
      <w:r w:rsidRPr="00C85EAC">
        <w:rPr>
          <w:rFonts w:eastAsia="Times New Roman" w:cs="Times New Roman"/>
          <w:szCs w:val="18"/>
          <w:lang w:eastAsia="es-MX"/>
          <w14:ligatures w14:val="none"/>
        </w:rPr>
        <w:t> (3)</w:t>
      </w:r>
    </w:p>
    <w:p w14:paraId="626E851D" w14:textId="77777777" w:rsidR="005F4B1B" w:rsidRPr="00377DA1" w:rsidRDefault="005F4B1B" w:rsidP="005F4B1B">
      <w:pPr>
        <w:spacing w:after="0"/>
        <w:rPr>
          <w:rFonts w:cs="Arial"/>
          <w:b/>
          <w:bCs/>
          <w:color w:val="000000"/>
          <w:szCs w:val="18"/>
        </w:rPr>
      </w:pPr>
      <w:r w:rsidRPr="00377DA1">
        <w:rPr>
          <w:rFonts w:cs="Arial"/>
          <w:b/>
          <w:bCs/>
          <w:color w:val="000000"/>
          <w:szCs w:val="18"/>
        </w:rPr>
        <w:t>Descripción Analítica</w:t>
      </w:r>
      <w:r>
        <w:rPr>
          <w:rFonts w:cs="Arial"/>
          <w:b/>
          <w:bCs/>
          <w:color w:val="000000"/>
          <w:szCs w:val="18"/>
        </w:rPr>
        <w:t>:</w:t>
      </w:r>
    </w:p>
    <w:p w14:paraId="44F5A697" w14:textId="77777777" w:rsidR="005F4B1B" w:rsidRPr="00377DA1" w:rsidRDefault="005F4B1B">
      <w:pPr>
        <w:numPr>
          <w:ilvl w:val="0"/>
          <w:numId w:val="52"/>
        </w:numPr>
        <w:spacing w:after="0"/>
        <w:rPr>
          <w:rFonts w:cs="Arial"/>
          <w:color w:val="000000"/>
          <w:szCs w:val="18"/>
        </w:rPr>
      </w:pPr>
      <w:r w:rsidRPr="00377DA1">
        <w:rPr>
          <w:rFonts w:cs="Arial"/>
          <w:b/>
          <w:bCs/>
          <w:color w:val="000000"/>
          <w:szCs w:val="18"/>
        </w:rPr>
        <w:t>Derecho de Vía Carretero:</w:t>
      </w:r>
      <w:r w:rsidRPr="00377DA1">
        <w:rPr>
          <w:rStyle w:val="apple-converted-space"/>
          <w:rFonts w:cs="Arial"/>
          <w:color w:val="000000"/>
          <w:szCs w:val="18"/>
        </w:rPr>
        <w:t> </w:t>
      </w:r>
      <w:r w:rsidRPr="00377DA1">
        <w:rPr>
          <w:rFonts w:cs="Arial"/>
          <w:color w:val="000000"/>
          <w:szCs w:val="18"/>
        </w:rPr>
        <w:t>La red de carreteras federales en Campeche genera una afectación territorial restrictiva de aproximadamente</w:t>
      </w:r>
      <w:r w:rsidRPr="00377DA1">
        <w:rPr>
          <w:rStyle w:val="apple-converted-space"/>
          <w:rFonts w:cs="Arial"/>
          <w:color w:val="000000"/>
          <w:szCs w:val="18"/>
        </w:rPr>
        <w:t> </w:t>
      </w:r>
      <w:r w:rsidRPr="00377DA1">
        <w:rPr>
          <w:rFonts w:cs="Arial"/>
          <w:b/>
          <w:bCs/>
          <w:color w:val="000000"/>
          <w:szCs w:val="18"/>
        </w:rPr>
        <w:t>61.31 km²</w:t>
      </w:r>
      <w:r w:rsidRPr="00377DA1">
        <w:rPr>
          <w:rStyle w:val="apple-converted-space"/>
          <w:rFonts w:cs="Arial"/>
          <w:color w:val="000000"/>
          <w:szCs w:val="18"/>
        </w:rPr>
        <w:t> </w:t>
      </w:r>
      <w:r w:rsidRPr="00377DA1">
        <w:rPr>
          <w:rFonts w:cs="Arial"/>
          <w:color w:val="000000"/>
          <w:szCs w:val="18"/>
        </w:rPr>
        <w:t>de derecho de vía. Para la infraestructura de administración estatal, la legislación local impone una amplitud mínima absoluta de</w:t>
      </w:r>
      <w:r w:rsidRPr="00377DA1">
        <w:rPr>
          <w:rStyle w:val="apple-converted-space"/>
          <w:rFonts w:cs="Arial"/>
          <w:color w:val="000000"/>
          <w:szCs w:val="18"/>
        </w:rPr>
        <w:t> </w:t>
      </w:r>
      <w:r w:rsidRPr="00377DA1">
        <w:rPr>
          <w:rFonts w:cs="Arial"/>
          <w:b/>
          <w:bCs/>
          <w:color w:val="000000"/>
          <w:szCs w:val="18"/>
        </w:rPr>
        <w:t>20 metros a cada lado del eje</w:t>
      </w:r>
      <w:r w:rsidRPr="00377DA1">
        <w:rPr>
          <w:rStyle w:val="apple-converted-space"/>
          <w:rFonts w:cs="Arial"/>
          <w:color w:val="000000"/>
          <w:szCs w:val="18"/>
        </w:rPr>
        <w:t> </w:t>
      </w:r>
      <w:r w:rsidRPr="00377DA1">
        <w:rPr>
          <w:rFonts w:cs="Arial"/>
          <w:color w:val="000000"/>
          <w:szCs w:val="18"/>
        </w:rPr>
        <w:t>del camino.</w:t>
      </w:r>
    </w:p>
    <w:p w14:paraId="1F04CEC4" w14:textId="77777777" w:rsidR="005F4B1B" w:rsidRPr="00377DA1" w:rsidRDefault="005F4B1B">
      <w:pPr>
        <w:numPr>
          <w:ilvl w:val="0"/>
          <w:numId w:val="52"/>
        </w:numPr>
        <w:spacing w:after="0"/>
        <w:rPr>
          <w:rFonts w:cs="Arial"/>
          <w:color w:val="000000"/>
          <w:szCs w:val="18"/>
        </w:rPr>
      </w:pPr>
      <w:r w:rsidRPr="00377DA1">
        <w:rPr>
          <w:rFonts w:cs="Arial"/>
          <w:b/>
          <w:bCs/>
          <w:color w:val="000000"/>
          <w:szCs w:val="18"/>
        </w:rPr>
        <w:t>Restricción Ferroviaria (Reglamento del Servicio Ferroviario):</w:t>
      </w:r>
      <w:r w:rsidRPr="00377DA1">
        <w:rPr>
          <w:rStyle w:val="apple-converted-space"/>
          <w:rFonts w:cs="Arial"/>
          <w:color w:val="000000"/>
          <w:szCs w:val="18"/>
        </w:rPr>
        <w:t> </w:t>
      </w:r>
      <w:r w:rsidRPr="00377DA1">
        <w:rPr>
          <w:rFonts w:cs="Arial"/>
          <w:color w:val="000000"/>
          <w:szCs w:val="18"/>
        </w:rPr>
        <w:t>La operatividad técnica del Tren Maya y la red férrea preexistente demanda una franja de resguardo inalienable de por lo menos</w:t>
      </w:r>
      <w:r w:rsidRPr="00377DA1">
        <w:rPr>
          <w:rStyle w:val="apple-converted-space"/>
          <w:rFonts w:cs="Arial"/>
          <w:color w:val="000000"/>
          <w:szCs w:val="18"/>
        </w:rPr>
        <w:t> </w:t>
      </w:r>
      <w:r w:rsidRPr="00377DA1">
        <w:rPr>
          <w:rFonts w:cs="Arial"/>
          <w:b/>
          <w:bCs/>
          <w:color w:val="000000"/>
          <w:szCs w:val="18"/>
        </w:rPr>
        <w:t>15 metros de cada lado de la vía férrea</w:t>
      </w:r>
      <w:r w:rsidRPr="00377DA1">
        <w:rPr>
          <w:rFonts w:cs="Arial"/>
          <w:color w:val="000000"/>
          <w:szCs w:val="18"/>
        </w:rPr>
        <w:t>, medidos a partir de la parte media del escantillón.</w:t>
      </w:r>
    </w:p>
    <w:p w14:paraId="167CFBDD" w14:textId="77777777" w:rsidR="005F4B1B" w:rsidRPr="00377DA1" w:rsidRDefault="005F4B1B">
      <w:pPr>
        <w:numPr>
          <w:ilvl w:val="0"/>
          <w:numId w:val="52"/>
        </w:numPr>
        <w:spacing w:after="0"/>
        <w:rPr>
          <w:rFonts w:cs="Arial"/>
          <w:color w:val="000000"/>
          <w:szCs w:val="18"/>
        </w:rPr>
      </w:pPr>
      <w:r w:rsidRPr="00377DA1">
        <w:rPr>
          <w:rFonts w:cs="Arial"/>
          <w:b/>
          <w:bCs/>
          <w:color w:val="000000"/>
          <w:szCs w:val="18"/>
        </w:rPr>
        <w:t>Franja de Desarrollo de Gasoductos (NOM-007-SECRE-2010):</w:t>
      </w:r>
      <w:r w:rsidRPr="00377DA1">
        <w:rPr>
          <w:rStyle w:val="apple-converted-space"/>
          <w:rFonts w:cs="Arial"/>
          <w:color w:val="000000"/>
          <w:szCs w:val="18"/>
        </w:rPr>
        <w:t> </w:t>
      </w:r>
      <w:r w:rsidRPr="00377DA1">
        <w:rPr>
          <w:rFonts w:cs="Arial"/>
          <w:color w:val="000000"/>
          <w:szCs w:val="18"/>
        </w:rPr>
        <w:t>El transporte de hidrocarburos exige zonas de alojamiento y mantenimiento libres de invasión. La normatividad impone amplitudes mínimas que escalan desde los</w:t>
      </w:r>
      <w:r w:rsidRPr="00377DA1">
        <w:rPr>
          <w:rStyle w:val="apple-converted-space"/>
          <w:rFonts w:cs="Arial"/>
          <w:color w:val="000000"/>
          <w:szCs w:val="18"/>
        </w:rPr>
        <w:t> </w:t>
      </w:r>
      <w:r w:rsidRPr="00377DA1">
        <w:rPr>
          <w:rFonts w:cs="Arial"/>
          <w:b/>
          <w:bCs/>
          <w:color w:val="000000"/>
          <w:szCs w:val="18"/>
        </w:rPr>
        <w:t>4.0 metros</w:t>
      </w:r>
      <w:r w:rsidRPr="00377DA1">
        <w:rPr>
          <w:rStyle w:val="apple-converted-space"/>
          <w:rFonts w:cs="Arial"/>
          <w:color w:val="000000"/>
          <w:szCs w:val="18"/>
        </w:rPr>
        <w:t> </w:t>
      </w:r>
      <w:r w:rsidRPr="00377DA1">
        <w:rPr>
          <w:rFonts w:cs="Arial"/>
          <w:color w:val="000000"/>
          <w:szCs w:val="18"/>
        </w:rPr>
        <w:t>(para ductos menores a 4 pulgadas) hasta los</w:t>
      </w:r>
      <w:r w:rsidRPr="00377DA1">
        <w:rPr>
          <w:rStyle w:val="apple-converted-space"/>
          <w:rFonts w:cs="Arial"/>
          <w:color w:val="000000"/>
          <w:szCs w:val="18"/>
        </w:rPr>
        <w:t> </w:t>
      </w:r>
      <w:r w:rsidRPr="00377DA1">
        <w:rPr>
          <w:rFonts w:cs="Arial"/>
          <w:b/>
          <w:bCs/>
          <w:color w:val="000000"/>
          <w:szCs w:val="18"/>
        </w:rPr>
        <w:t>12.0 metros</w:t>
      </w:r>
      <w:r w:rsidRPr="00377DA1">
        <w:rPr>
          <w:rStyle w:val="apple-converted-space"/>
          <w:rFonts w:cs="Arial"/>
          <w:color w:val="000000"/>
          <w:szCs w:val="18"/>
        </w:rPr>
        <w:t> </w:t>
      </w:r>
      <w:r w:rsidRPr="00377DA1">
        <w:rPr>
          <w:rFonts w:cs="Arial"/>
          <w:color w:val="000000"/>
          <w:szCs w:val="18"/>
        </w:rPr>
        <w:t>para tuberías superiores a los 914.4 mm (36 pulgadas).</w:t>
      </w:r>
    </w:p>
    <w:p w14:paraId="53D70BC6" w14:textId="77777777" w:rsidR="005F4B1B" w:rsidRPr="00377DA1" w:rsidRDefault="005F4B1B">
      <w:pPr>
        <w:numPr>
          <w:ilvl w:val="0"/>
          <w:numId w:val="52"/>
        </w:numPr>
        <w:spacing w:after="0"/>
        <w:rPr>
          <w:rFonts w:cs="Arial"/>
          <w:color w:val="000000"/>
          <w:szCs w:val="18"/>
        </w:rPr>
      </w:pPr>
      <w:r w:rsidRPr="00377DA1">
        <w:rPr>
          <w:rFonts w:cs="Arial"/>
          <w:b/>
          <w:bCs/>
          <w:color w:val="000000"/>
          <w:szCs w:val="18"/>
        </w:rPr>
        <w:t>Servidumbre de Transmisión Eléctrica:</w:t>
      </w:r>
      <w:r w:rsidRPr="00377DA1">
        <w:rPr>
          <w:rStyle w:val="apple-converted-space"/>
          <w:rFonts w:cs="Arial"/>
          <w:color w:val="000000"/>
          <w:szCs w:val="18"/>
        </w:rPr>
        <w:t> </w:t>
      </w:r>
      <w:r w:rsidRPr="00377DA1">
        <w:rPr>
          <w:rFonts w:cs="Arial"/>
          <w:color w:val="000000"/>
          <w:szCs w:val="18"/>
        </w:rPr>
        <w:t>El tendido de las líneas de alta tensión (115 kV, 230 kV y 400 kV), que suma una longitud de</w:t>
      </w:r>
      <w:r w:rsidRPr="00377DA1">
        <w:rPr>
          <w:rStyle w:val="apple-converted-space"/>
          <w:rFonts w:cs="Arial"/>
          <w:color w:val="000000"/>
          <w:szCs w:val="18"/>
        </w:rPr>
        <w:t> </w:t>
      </w:r>
      <w:r w:rsidRPr="00377DA1">
        <w:rPr>
          <w:rFonts w:cs="Arial"/>
          <w:b/>
          <w:bCs/>
          <w:color w:val="000000"/>
          <w:szCs w:val="18"/>
        </w:rPr>
        <w:t>1,770.11 km</w:t>
      </w:r>
      <w:r w:rsidRPr="00377DA1">
        <w:rPr>
          <w:rStyle w:val="apple-converted-space"/>
          <w:rFonts w:cs="Arial"/>
          <w:color w:val="000000"/>
          <w:szCs w:val="18"/>
        </w:rPr>
        <w:t> </w:t>
      </w:r>
      <w:r w:rsidRPr="00377DA1">
        <w:rPr>
          <w:rFonts w:cs="Arial"/>
          <w:color w:val="000000"/>
          <w:szCs w:val="18"/>
        </w:rPr>
        <w:t>en el estado, impone franjas de seguridad electromagnética obligatorias que restringen la lotificación y construcción habitacional bajo su trazado.</w:t>
      </w:r>
    </w:p>
    <w:p w14:paraId="7BEB977F" w14:textId="77777777" w:rsidR="005F4B1B" w:rsidRDefault="005F4B1B" w:rsidP="005F4B1B">
      <w:pPr>
        <w:spacing w:after="0"/>
        <w:rPr>
          <w:rFonts w:cs="Arial"/>
          <w:b/>
          <w:bCs/>
          <w:color w:val="000000"/>
          <w:szCs w:val="18"/>
        </w:rPr>
      </w:pPr>
      <w:r w:rsidRPr="00377DA1">
        <w:rPr>
          <w:rFonts w:cs="Arial"/>
          <w:b/>
          <w:bCs/>
          <w:color w:val="000000"/>
          <w:szCs w:val="18"/>
        </w:rPr>
        <w:t>Descripción Narrativa</w:t>
      </w:r>
    </w:p>
    <w:p w14:paraId="181FEAE9" w14:textId="77777777" w:rsidR="005F4B1B" w:rsidRPr="00377DA1" w:rsidRDefault="005F4B1B" w:rsidP="005F4B1B">
      <w:pPr>
        <w:spacing w:after="0"/>
        <w:rPr>
          <w:rFonts w:cs="Arial"/>
          <w:color w:val="000000"/>
          <w:szCs w:val="18"/>
        </w:rPr>
      </w:pPr>
      <w:r w:rsidRPr="00377DA1">
        <w:rPr>
          <w:rStyle w:val="apple-converted-space"/>
          <w:rFonts w:cs="Arial"/>
          <w:color w:val="000000"/>
          <w:szCs w:val="18"/>
        </w:rPr>
        <w:t> </w:t>
      </w:r>
      <w:r w:rsidRPr="00377DA1">
        <w:rPr>
          <w:rFonts w:cs="Arial"/>
          <w:color w:val="000000"/>
          <w:szCs w:val="18"/>
        </w:rPr>
        <w:t xml:space="preserve">La gestión del territorio industrial y logístico requiere la aplicación irrestricta de las normas de seguridad estructural. El diagnóstico territorial evidencia que la red de infraestructura de Campeche (ductos, alta tensión, vías férreas y carreteras) impone un "esqueleto de restricciones" que dictamina qué zonas del estado son legalmente inhábiles para la urbanización. Permitir el crecimiento periférico o la instalación de naves industriales sobre estos polígonos constituye una </w:t>
      </w:r>
      <w:r w:rsidRPr="00377DA1">
        <w:rPr>
          <w:rFonts w:cs="Arial"/>
          <w:color w:val="000000"/>
          <w:szCs w:val="18"/>
        </w:rPr>
        <w:lastRenderedPageBreak/>
        <w:t>violación directa a normativas federales y estatales, exponiendo a la población a riesgos catastróficos.</w:t>
      </w:r>
    </w:p>
    <w:p w14:paraId="1B83A538" w14:textId="77777777" w:rsidR="005F4B1B" w:rsidRPr="00377DA1" w:rsidRDefault="005F4B1B" w:rsidP="005F4B1B">
      <w:pPr>
        <w:rPr>
          <w:rFonts w:cs="Arial"/>
          <w:color w:val="000000"/>
          <w:szCs w:val="18"/>
        </w:rPr>
      </w:pPr>
      <w:r w:rsidRPr="00377DA1">
        <w:rPr>
          <w:rFonts w:cs="Arial"/>
          <w:color w:val="000000"/>
          <w:szCs w:val="18"/>
        </w:rPr>
        <w:t>La consolidación simultánea de los</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Derechos De Vía Carreteras Federales</w:t>
      </w:r>
      <w:r w:rsidRPr="00377DA1">
        <w:rPr>
          <w:rFonts w:cs="Arial"/>
          <w:color w:val="000000"/>
          <w:szCs w:val="18"/>
        </w:rPr>
        <w:t>,</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Derechos De Vía Tren Maya</w:t>
      </w:r>
      <w:r w:rsidRPr="00377DA1">
        <w:rPr>
          <w:rFonts w:cs="Arial"/>
          <w:color w:val="000000"/>
          <w:szCs w:val="18"/>
        </w:rPr>
        <w:t xml:space="preserve">, </w:t>
      </w:r>
      <w:r w:rsidRPr="00377DA1">
        <w:rPr>
          <w:rStyle w:val="CdigoHTML"/>
          <w:rFonts w:ascii="Montserrat" w:eastAsiaTheme="minorHAnsi" w:hAnsi="Montserrat" w:cs="Arial"/>
          <w:color w:val="000000"/>
          <w:sz w:val="18"/>
          <w:szCs w:val="18"/>
        </w:rPr>
        <w:t>Derechos De Vía Gasoductos</w:t>
      </w:r>
      <w:r w:rsidRPr="00377DA1">
        <w:rPr>
          <w:rStyle w:val="apple-converted-space"/>
          <w:rFonts w:cs="Arial"/>
          <w:color w:val="000000"/>
          <w:szCs w:val="18"/>
        </w:rPr>
        <w:t xml:space="preserve"> </w:t>
      </w:r>
      <w:r w:rsidRPr="00377DA1">
        <w:rPr>
          <w:rFonts w:cs="Arial"/>
          <w:color w:val="000000"/>
          <w:szCs w:val="18"/>
        </w:rPr>
        <w:t>y</w:t>
      </w:r>
      <w:r w:rsidRPr="00377DA1">
        <w:rPr>
          <w:rStyle w:val="apple-converted-space"/>
          <w:rFonts w:cs="Arial"/>
          <w:color w:val="000000"/>
          <w:szCs w:val="18"/>
        </w:rPr>
        <w:t xml:space="preserve"> </w:t>
      </w:r>
      <w:r w:rsidRPr="00377DA1">
        <w:rPr>
          <w:rStyle w:val="CdigoHTML"/>
          <w:rFonts w:ascii="Montserrat" w:eastAsiaTheme="minorHAnsi" w:hAnsi="Montserrat" w:cs="Arial"/>
          <w:color w:val="000000"/>
          <w:sz w:val="18"/>
          <w:szCs w:val="18"/>
        </w:rPr>
        <w:t>Derechos De Vía Líneas De Transmisión Eléctrica</w:t>
      </w:r>
      <w:r w:rsidRPr="00377DA1">
        <w:rPr>
          <w:rStyle w:val="apple-converted-space"/>
          <w:rFonts w:cs="Arial"/>
          <w:color w:val="000000"/>
          <w:szCs w:val="18"/>
        </w:rPr>
        <w:t xml:space="preserve"> </w:t>
      </w:r>
      <w:r w:rsidRPr="00377DA1">
        <w:rPr>
          <w:rFonts w:cs="Arial"/>
          <w:color w:val="000000"/>
          <w:szCs w:val="18"/>
        </w:rPr>
        <w:t>construye el</w:t>
      </w:r>
      <w:r w:rsidRPr="00377DA1">
        <w:rPr>
          <w:rStyle w:val="apple-converted-space"/>
          <w:rFonts w:cs="Arial"/>
          <w:color w:val="000000"/>
          <w:szCs w:val="18"/>
        </w:rPr>
        <w:t xml:space="preserve"> </w:t>
      </w:r>
      <w:r w:rsidRPr="00377DA1">
        <w:rPr>
          <w:rFonts w:cs="Arial"/>
          <w:color w:val="000000"/>
          <w:szCs w:val="18"/>
        </w:rPr>
        <w:t>polígono de</w:t>
      </w:r>
      <w:r w:rsidRPr="00377DA1">
        <w:rPr>
          <w:rFonts w:cs="Arial"/>
          <w:b/>
          <w:bCs/>
          <w:color w:val="000000"/>
          <w:szCs w:val="18"/>
        </w:rPr>
        <w:t xml:space="preserve"> Restricciones Absolutas</w:t>
      </w:r>
      <w:r w:rsidRPr="00377DA1">
        <w:rPr>
          <w:rStyle w:val="apple-converted-space"/>
          <w:rFonts w:cs="Arial"/>
          <w:color w:val="000000"/>
          <w:szCs w:val="18"/>
        </w:rPr>
        <w:t xml:space="preserve"> </w:t>
      </w:r>
      <w:r w:rsidRPr="00377DA1">
        <w:rPr>
          <w:rFonts w:cs="Arial"/>
          <w:color w:val="000000"/>
          <w:szCs w:val="18"/>
        </w:rPr>
        <w:t>del estado. Esta herramienta tecnológica dota a la Secretaría de Desarrollo Urbano, Movilidad y Obras Públicas (SEDUMOP) y a los Ayuntamientos de un dictaminador automatizado: cualquier solicitud de licencia de construcción, cambio de uso de suelo o lotificación que se superponga con estos polígonos debe ser denegada de inmediato, asegurando la integridad del patrimonio estatal y la seguridad civil.</w:t>
      </w:r>
    </w:p>
    <w:p w14:paraId="24660E24" w14:textId="77777777" w:rsidR="005F4B1B" w:rsidRPr="00377DA1" w:rsidRDefault="005F4B1B" w:rsidP="005F4B1B">
      <w:pPr>
        <w:pStyle w:val="Descripcin"/>
        <w:keepNext/>
        <w:spacing w:after="0"/>
        <w:rPr>
          <w:sz w:val="18"/>
        </w:rPr>
      </w:pPr>
      <w:r w:rsidRPr="00377DA1">
        <w:rPr>
          <w:sz w:val="18"/>
        </w:rPr>
        <w:t xml:space="preserve">Tabla </w:t>
      </w:r>
      <w:r w:rsidRPr="00377DA1">
        <w:rPr>
          <w:sz w:val="18"/>
        </w:rPr>
        <w:fldChar w:fldCharType="begin"/>
      </w:r>
      <w:r w:rsidRPr="00377DA1">
        <w:rPr>
          <w:sz w:val="18"/>
        </w:rPr>
        <w:instrText xml:space="preserve"> SEQ Tabla \* ARABIC </w:instrText>
      </w:r>
      <w:r w:rsidRPr="00377DA1">
        <w:rPr>
          <w:sz w:val="18"/>
        </w:rPr>
        <w:fldChar w:fldCharType="separate"/>
      </w:r>
      <w:r w:rsidRPr="00377DA1">
        <w:rPr>
          <w:noProof/>
          <w:sz w:val="18"/>
        </w:rPr>
        <w:t>69</w:t>
      </w:r>
      <w:r w:rsidRPr="00377DA1">
        <w:rPr>
          <w:sz w:val="18"/>
        </w:rPr>
        <w:fldChar w:fldCharType="end"/>
      </w:r>
      <w:r w:rsidRPr="00377DA1">
        <w:rPr>
          <w:sz w:val="18"/>
        </w:rPr>
        <w:t xml:space="preserve"> Ficha Técnica Gestión de Derechos de Via y Franjas de Seguridad</w:t>
      </w:r>
    </w:p>
    <w:tbl>
      <w:tblPr>
        <w:tblStyle w:val="Tablaconcuadrcula"/>
        <w:tblW w:w="0" w:type="auto"/>
        <w:tblLayout w:type="fixed"/>
        <w:tblLook w:val="04A0" w:firstRow="1" w:lastRow="0" w:firstColumn="1" w:lastColumn="0" w:noHBand="0" w:noVBand="1"/>
      </w:tblPr>
      <w:tblGrid>
        <w:gridCol w:w="2405"/>
        <w:gridCol w:w="284"/>
        <w:gridCol w:w="1701"/>
        <w:gridCol w:w="1559"/>
        <w:gridCol w:w="3401"/>
      </w:tblGrid>
      <w:tr w:rsidR="005F4B1B" w:rsidRPr="00377DA1" w14:paraId="6364FCC7" w14:textId="77777777" w:rsidTr="00BD2B64">
        <w:tc>
          <w:tcPr>
            <w:tcW w:w="2405" w:type="dxa"/>
            <w:shd w:val="clear" w:color="auto" w:fill="156082"/>
            <w:hideMark/>
          </w:tcPr>
          <w:p w14:paraId="7A3948C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Descriptivo</w:t>
            </w:r>
          </w:p>
        </w:tc>
        <w:tc>
          <w:tcPr>
            <w:tcW w:w="1985" w:type="dxa"/>
            <w:gridSpan w:val="2"/>
            <w:shd w:val="clear" w:color="auto" w:fill="156082"/>
            <w:hideMark/>
          </w:tcPr>
          <w:p w14:paraId="02A9E1FF"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Definición</w:t>
            </w:r>
          </w:p>
        </w:tc>
        <w:tc>
          <w:tcPr>
            <w:tcW w:w="1559" w:type="dxa"/>
            <w:shd w:val="clear" w:color="auto" w:fill="156082"/>
            <w:hideMark/>
          </w:tcPr>
          <w:p w14:paraId="4A4FB619"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Variables</w:t>
            </w:r>
          </w:p>
        </w:tc>
        <w:tc>
          <w:tcPr>
            <w:tcW w:w="3401" w:type="dxa"/>
            <w:shd w:val="clear" w:color="auto" w:fill="156082"/>
            <w:hideMark/>
          </w:tcPr>
          <w:p w14:paraId="6F09BB57"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Capas utilizadas</w:t>
            </w:r>
          </w:p>
        </w:tc>
      </w:tr>
      <w:tr w:rsidR="005F4B1B" w:rsidRPr="00377DA1" w14:paraId="423351DA" w14:textId="77777777" w:rsidTr="00BD2B64">
        <w:tc>
          <w:tcPr>
            <w:tcW w:w="2405" w:type="dxa"/>
            <w:hideMark/>
          </w:tcPr>
          <w:p w14:paraId="34424805" w14:textId="77777777" w:rsidR="005F4B1B" w:rsidRPr="00377DA1" w:rsidRDefault="005F4B1B" w:rsidP="00BD2B64">
            <w:pPr>
              <w:rPr>
                <w:rFonts w:cs="Arial"/>
                <w:szCs w:val="18"/>
              </w:rPr>
            </w:pPr>
            <w:r w:rsidRPr="00377DA1">
              <w:rPr>
                <w:rFonts w:cs="Arial"/>
                <w:szCs w:val="18"/>
              </w:rPr>
              <w:t>Mapea las franjas de restricción legal y las servidumbres de paso asociadas a la infraestructura pesada, garantizando el cumplimiento normativo y previniendo el asentamiento de obras incompatibles.</w:t>
            </w:r>
          </w:p>
        </w:tc>
        <w:tc>
          <w:tcPr>
            <w:tcW w:w="1985" w:type="dxa"/>
            <w:gridSpan w:val="2"/>
            <w:hideMark/>
          </w:tcPr>
          <w:p w14:paraId="6DD1A69B" w14:textId="77777777" w:rsidR="005F4B1B" w:rsidRPr="00377DA1" w:rsidRDefault="005F4B1B" w:rsidP="00BD2B64">
            <w:pPr>
              <w:rPr>
                <w:rFonts w:cs="Arial"/>
                <w:szCs w:val="18"/>
              </w:rPr>
            </w:pPr>
            <w:r w:rsidRPr="00377DA1">
              <w:rPr>
                <w:rFonts w:cs="Arial"/>
                <w:szCs w:val="18"/>
              </w:rPr>
              <w:t>Análisis técnico y jurídico de los polígonos de amortiguamiento requeridos para la operación segura de redes logísticas y energéticas.</w:t>
            </w:r>
          </w:p>
        </w:tc>
        <w:tc>
          <w:tcPr>
            <w:tcW w:w="1559" w:type="dxa"/>
            <w:hideMark/>
          </w:tcPr>
          <w:p w14:paraId="1EF16A64" w14:textId="77777777" w:rsidR="005F4B1B" w:rsidRPr="00377DA1" w:rsidRDefault="005F4B1B" w:rsidP="00BD2B64">
            <w:pPr>
              <w:rPr>
                <w:rFonts w:cs="Arial"/>
                <w:szCs w:val="18"/>
              </w:rPr>
            </w:pPr>
            <w:r w:rsidRPr="00377DA1">
              <w:rPr>
                <w:rFonts w:cs="Arial"/>
                <w:szCs w:val="18"/>
              </w:rPr>
              <w:t>- Amplitud de restricción (metros).</w:t>
            </w:r>
          </w:p>
        </w:tc>
        <w:tc>
          <w:tcPr>
            <w:tcW w:w="3401" w:type="dxa"/>
            <w:hideMark/>
          </w:tcPr>
          <w:p w14:paraId="2E8B4F54"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C04_DerechosDeViaCarreterasFederales_INEGI_IMT_2022</w:t>
            </w:r>
            <w:r w:rsidRPr="00C85EAC">
              <w:rPr>
                <w:rFonts w:eastAsia="Times New Roman" w:cs="Times New Roman"/>
                <w:szCs w:val="18"/>
                <w:lang w:eastAsia="es-MX"/>
                <w14:ligatures w14:val="none"/>
              </w:rPr>
              <w:t> (3)</w:t>
            </w:r>
          </w:p>
          <w:p w14:paraId="316F0A8E"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C04_DerechosDeViaTrenMaya_FONATUR_2023</w:t>
            </w:r>
            <w:r w:rsidRPr="00C85EAC">
              <w:rPr>
                <w:rFonts w:eastAsia="Times New Roman" w:cs="Times New Roman"/>
                <w:szCs w:val="18"/>
                <w:lang w:eastAsia="es-MX"/>
                <w14:ligatures w14:val="none"/>
              </w:rPr>
              <w:t> (3)</w:t>
            </w:r>
          </w:p>
          <w:p w14:paraId="0BF4B68A"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C04_DerechosDeViaGasoductos_CENEGAS_2019</w:t>
            </w:r>
            <w:r w:rsidRPr="00C85EAC">
              <w:rPr>
                <w:rFonts w:eastAsia="Times New Roman" w:cs="Times New Roman"/>
                <w:szCs w:val="18"/>
                <w:lang w:eastAsia="es-MX"/>
                <w14:ligatures w14:val="none"/>
              </w:rPr>
              <w:t> (3)</w:t>
            </w:r>
          </w:p>
          <w:p w14:paraId="460B9483" w14:textId="77777777" w:rsidR="005F4B1B" w:rsidRPr="00C85EAC" w:rsidRDefault="005F4B1B" w:rsidP="00BD2B64">
            <w:pPr>
              <w:jc w:val="left"/>
              <w:rPr>
                <w:rFonts w:eastAsia="Times New Roman" w:cs="Times New Roman"/>
                <w:szCs w:val="18"/>
                <w:lang w:eastAsia="es-MX"/>
                <w14:ligatures w14:val="none"/>
              </w:rPr>
            </w:pPr>
            <w:r w:rsidRPr="00C85EAC">
              <w:rPr>
                <w:rFonts w:eastAsia="Times New Roman" w:cs="Courier New"/>
                <w:szCs w:val="18"/>
                <w:lang w:eastAsia="es-MX"/>
                <w14:ligatures w14:val="none"/>
              </w:rPr>
              <w:t>C04_DerechosDeViaLineasDeTransmisionElectrica_Geocomunes_2023</w:t>
            </w:r>
            <w:r w:rsidRPr="00C85EAC">
              <w:rPr>
                <w:rFonts w:eastAsia="Times New Roman" w:cs="Times New Roman"/>
                <w:szCs w:val="18"/>
                <w:lang w:eastAsia="es-MX"/>
                <w14:ligatures w14:val="none"/>
              </w:rPr>
              <w:t> (3)</w:t>
            </w:r>
          </w:p>
          <w:p w14:paraId="454D5143" w14:textId="77777777" w:rsidR="005F4B1B" w:rsidRPr="00377DA1" w:rsidRDefault="005F4B1B" w:rsidP="00BD2B64">
            <w:pPr>
              <w:rPr>
                <w:rFonts w:cs="Arial"/>
                <w:szCs w:val="18"/>
              </w:rPr>
            </w:pPr>
          </w:p>
        </w:tc>
      </w:tr>
      <w:tr w:rsidR="005F4B1B" w:rsidRPr="00377DA1" w14:paraId="0AD9F903" w14:textId="77777777" w:rsidTr="00BD2B64">
        <w:tc>
          <w:tcPr>
            <w:tcW w:w="9350" w:type="dxa"/>
            <w:gridSpan w:val="5"/>
            <w:shd w:val="clear" w:color="auto" w:fill="156082"/>
            <w:hideMark/>
          </w:tcPr>
          <w:p w14:paraId="45D80238" w14:textId="77777777" w:rsidR="005F4B1B" w:rsidRPr="00377DA1" w:rsidRDefault="005F4B1B" w:rsidP="00BD2B64">
            <w:pPr>
              <w:jc w:val="center"/>
              <w:rPr>
                <w:rFonts w:cs="Arial"/>
                <w:b/>
                <w:bCs/>
                <w:color w:val="FFFFFF" w:themeColor="background1"/>
                <w:szCs w:val="18"/>
              </w:rPr>
            </w:pPr>
            <w:r w:rsidRPr="00377DA1">
              <w:rPr>
                <w:rStyle w:val="Fuerte"/>
                <w:rFonts w:cs="Arial"/>
                <w:color w:val="FFFFFF" w:themeColor="background1"/>
                <w:szCs w:val="18"/>
              </w:rPr>
              <w:t>Analítico</w:t>
            </w:r>
          </w:p>
        </w:tc>
      </w:tr>
      <w:tr w:rsidR="005F4B1B" w:rsidRPr="00377DA1" w14:paraId="3D583EC0" w14:textId="77777777" w:rsidTr="00BD2B64">
        <w:tc>
          <w:tcPr>
            <w:tcW w:w="2405" w:type="dxa"/>
            <w:shd w:val="clear" w:color="auto" w:fill="156082"/>
            <w:hideMark/>
          </w:tcPr>
          <w:p w14:paraId="67329352"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Infraestructura Carretera</w:t>
            </w:r>
          </w:p>
        </w:tc>
        <w:tc>
          <w:tcPr>
            <w:tcW w:w="6945" w:type="dxa"/>
            <w:gridSpan w:val="4"/>
            <w:shd w:val="clear" w:color="auto" w:fill="156082"/>
            <w:hideMark/>
          </w:tcPr>
          <w:p w14:paraId="1A4AA993"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Amplitud Legal</w:t>
            </w:r>
          </w:p>
        </w:tc>
      </w:tr>
      <w:tr w:rsidR="005F4B1B" w:rsidRPr="00377DA1" w14:paraId="0311B69D" w14:textId="77777777" w:rsidTr="00BD2B64">
        <w:tc>
          <w:tcPr>
            <w:tcW w:w="2689" w:type="dxa"/>
            <w:gridSpan w:val="2"/>
            <w:hideMark/>
          </w:tcPr>
          <w:p w14:paraId="7D6C1720" w14:textId="77777777" w:rsidR="005F4B1B" w:rsidRPr="00377DA1" w:rsidRDefault="005F4B1B" w:rsidP="00BD2B64">
            <w:pPr>
              <w:rPr>
                <w:rFonts w:cs="Arial"/>
                <w:szCs w:val="18"/>
              </w:rPr>
            </w:pPr>
            <w:r w:rsidRPr="00377DA1">
              <w:rPr>
                <w:rFonts w:cs="Arial"/>
                <w:szCs w:val="18"/>
              </w:rPr>
              <w:t>Caminos de jurisdicción estatal</w:t>
            </w:r>
          </w:p>
        </w:tc>
        <w:tc>
          <w:tcPr>
            <w:tcW w:w="6661" w:type="dxa"/>
            <w:gridSpan w:val="3"/>
            <w:hideMark/>
          </w:tcPr>
          <w:p w14:paraId="36C01C7D" w14:textId="77777777" w:rsidR="005F4B1B" w:rsidRPr="00377DA1" w:rsidRDefault="005F4B1B" w:rsidP="00BD2B64">
            <w:pPr>
              <w:rPr>
                <w:rFonts w:cs="Arial"/>
                <w:szCs w:val="18"/>
              </w:rPr>
            </w:pPr>
            <w:r w:rsidRPr="00377DA1">
              <w:rPr>
                <w:rFonts w:cs="Arial"/>
                <w:b/>
                <w:bCs/>
                <w:szCs w:val="18"/>
              </w:rPr>
              <w:t>20 metros</w:t>
            </w:r>
            <w:r w:rsidRPr="00377DA1">
              <w:rPr>
                <w:rStyle w:val="apple-converted-space"/>
                <w:rFonts w:cs="Arial"/>
                <w:szCs w:val="18"/>
              </w:rPr>
              <w:t> </w:t>
            </w:r>
            <w:r w:rsidRPr="00377DA1">
              <w:rPr>
                <w:rFonts w:cs="Arial"/>
                <w:szCs w:val="18"/>
              </w:rPr>
              <w:t>de restricción mínima a cada lado del eje.</w:t>
            </w:r>
          </w:p>
        </w:tc>
      </w:tr>
      <w:tr w:rsidR="005F4B1B" w:rsidRPr="00377DA1" w14:paraId="37EB9C10" w14:textId="77777777" w:rsidTr="00BD2B64">
        <w:tc>
          <w:tcPr>
            <w:tcW w:w="2689" w:type="dxa"/>
            <w:gridSpan w:val="2"/>
            <w:hideMark/>
          </w:tcPr>
          <w:p w14:paraId="59975849" w14:textId="77777777" w:rsidR="005F4B1B" w:rsidRPr="00377DA1" w:rsidRDefault="005F4B1B" w:rsidP="00BD2B64">
            <w:pPr>
              <w:rPr>
                <w:rFonts w:cs="Arial"/>
                <w:szCs w:val="18"/>
              </w:rPr>
            </w:pPr>
            <w:r w:rsidRPr="00377DA1">
              <w:rPr>
                <w:rFonts w:cs="Arial"/>
                <w:szCs w:val="18"/>
              </w:rPr>
              <w:t>Red Federal</w:t>
            </w:r>
          </w:p>
        </w:tc>
        <w:tc>
          <w:tcPr>
            <w:tcW w:w="6661" w:type="dxa"/>
            <w:gridSpan w:val="3"/>
            <w:hideMark/>
          </w:tcPr>
          <w:p w14:paraId="1E22CBA8" w14:textId="77777777" w:rsidR="005F4B1B" w:rsidRPr="00377DA1" w:rsidRDefault="005F4B1B" w:rsidP="00BD2B64">
            <w:pPr>
              <w:rPr>
                <w:rFonts w:cs="Arial"/>
                <w:szCs w:val="18"/>
              </w:rPr>
            </w:pPr>
            <w:r w:rsidRPr="00377DA1">
              <w:rPr>
                <w:rFonts w:cs="Arial"/>
                <w:szCs w:val="18"/>
              </w:rPr>
              <w:t>Generación de una reserva de exclusión de 61.31 km² a nivel estatal.</w:t>
            </w:r>
          </w:p>
        </w:tc>
      </w:tr>
      <w:tr w:rsidR="005F4B1B" w:rsidRPr="00377DA1" w14:paraId="7AD47FCF" w14:textId="77777777" w:rsidTr="00BD2B64">
        <w:tc>
          <w:tcPr>
            <w:tcW w:w="2689" w:type="dxa"/>
            <w:gridSpan w:val="2"/>
            <w:shd w:val="clear" w:color="auto" w:fill="156082"/>
            <w:hideMark/>
          </w:tcPr>
          <w:p w14:paraId="64CED5D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Infraestructura Ferroviaria</w:t>
            </w:r>
          </w:p>
        </w:tc>
        <w:tc>
          <w:tcPr>
            <w:tcW w:w="6661" w:type="dxa"/>
            <w:gridSpan w:val="3"/>
            <w:shd w:val="clear" w:color="auto" w:fill="156082"/>
            <w:hideMark/>
          </w:tcPr>
          <w:p w14:paraId="6DEEBCF9"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Amplitud Legal</w:t>
            </w:r>
          </w:p>
        </w:tc>
      </w:tr>
      <w:tr w:rsidR="005F4B1B" w:rsidRPr="00377DA1" w14:paraId="48CE687D" w14:textId="77777777" w:rsidTr="00BD2B64">
        <w:tc>
          <w:tcPr>
            <w:tcW w:w="2689" w:type="dxa"/>
            <w:gridSpan w:val="2"/>
            <w:hideMark/>
          </w:tcPr>
          <w:p w14:paraId="45382302" w14:textId="77777777" w:rsidR="005F4B1B" w:rsidRPr="00377DA1" w:rsidRDefault="005F4B1B" w:rsidP="00BD2B64">
            <w:pPr>
              <w:rPr>
                <w:rFonts w:cs="Arial"/>
                <w:szCs w:val="18"/>
              </w:rPr>
            </w:pPr>
            <w:r w:rsidRPr="00377DA1">
              <w:rPr>
                <w:rFonts w:cs="Arial"/>
                <w:szCs w:val="18"/>
              </w:rPr>
              <w:t>Red Ferroviaria / Tren Maya</w:t>
            </w:r>
          </w:p>
        </w:tc>
        <w:tc>
          <w:tcPr>
            <w:tcW w:w="6661" w:type="dxa"/>
            <w:gridSpan w:val="3"/>
            <w:hideMark/>
          </w:tcPr>
          <w:p w14:paraId="15A3D27B" w14:textId="77777777" w:rsidR="005F4B1B" w:rsidRPr="00377DA1" w:rsidRDefault="005F4B1B" w:rsidP="00BD2B64">
            <w:pPr>
              <w:rPr>
                <w:rFonts w:cs="Arial"/>
                <w:szCs w:val="18"/>
              </w:rPr>
            </w:pPr>
            <w:r w:rsidRPr="00377DA1">
              <w:rPr>
                <w:rFonts w:cs="Arial"/>
                <w:szCs w:val="18"/>
              </w:rPr>
              <w:t>Mínimo</w:t>
            </w:r>
            <w:r w:rsidRPr="00377DA1">
              <w:rPr>
                <w:rStyle w:val="apple-converted-space"/>
                <w:rFonts w:cs="Arial"/>
                <w:szCs w:val="18"/>
              </w:rPr>
              <w:t> </w:t>
            </w:r>
            <w:r w:rsidRPr="00377DA1">
              <w:rPr>
                <w:rFonts w:cs="Arial"/>
                <w:b/>
                <w:bCs/>
                <w:szCs w:val="18"/>
              </w:rPr>
              <w:t>15 metros</w:t>
            </w:r>
            <w:r w:rsidRPr="00377DA1">
              <w:rPr>
                <w:rStyle w:val="apple-converted-space"/>
                <w:rFonts w:cs="Arial"/>
                <w:szCs w:val="18"/>
              </w:rPr>
              <w:t> </w:t>
            </w:r>
            <w:r w:rsidRPr="00377DA1">
              <w:rPr>
                <w:rFonts w:cs="Arial"/>
                <w:szCs w:val="18"/>
              </w:rPr>
              <w:t>a cada lado de la vía (medidos desde el eje horizontal).</w:t>
            </w:r>
          </w:p>
        </w:tc>
      </w:tr>
      <w:tr w:rsidR="005F4B1B" w:rsidRPr="00377DA1" w14:paraId="76E50676" w14:textId="77777777" w:rsidTr="00BD2B64">
        <w:tc>
          <w:tcPr>
            <w:tcW w:w="2689" w:type="dxa"/>
            <w:gridSpan w:val="2"/>
            <w:shd w:val="clear" w:color="auto" w:fill="156082"/>
            <w:hideMark/>
          </w:tcPr>
          <w:p w14:paraId="318B58E8"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Infraestructura Energética y Ductos</w:t>
            </w:r>
          </w:p>
        </w:tc>
        <w:tc>
          <w:tcPr>
            <w:tcW w:w="6661" w:type="dxa"/>
            <w:gridSpan w:val="3"/>
            <w:shd w:val="clear" w:color="auto" w:fill="156082"/>
            <w:hideMark/>
          </w:tcPr>
          <w:p w14:paraId="49DE796C" w14:textId="77777777" w:rsidR="005F4B1B" w:rsidRPr="00377DA1" w:rsidRDefault="005F4B1B" w:rsidP="00BD2B64">
            <w:pPr>
              <w:jc w:val="center"/>
              <w:rPr>
                <w:rFonts w:cs="Arial"/>
                <w:b/>
                <w:bCs/>
                <w:color w:val="FFFFFF" w:themeColor="background1"/>
                <w:szCs w:val="18"/>
              </w:rPr>
            </w:pPr>
            <w:r w:rsidRPr="00377DA1">
              <w:rPr>
                <w:rFonts w:cs="Arial"/>
                <w:b/>
                <w:bCs/>
                <w:color w:val="FFFFFF" w:themeColor="background1"/>
                <w:szCs w:val="18"/>
              </w:rPr>
              <w:t>Amplitud Legal (NOM-007-SECRE-2010)</w:t>
            </w:r>
          </w:p>
        </w:tc>
      </w:tr>
      <w:tr w:rsidR="005F4B1B" w:rsidRPr="00377DA1" w14:paraId="4E36E06C" w14:textId="77777777" w:rsidTr="00BD2B64">
        <w:tc>
          <w:tcPr>
            <w:tcW w:w="2689" w:type="dxa"/>
            <w:gridSpan w:val="2"/>
            <w:hideMark/>
          </w:tcPr>
          <w:p w14:paraId="4B35E217" w14:textId="77777777" w:rsidR="005F4B1B" w:rsidRPr="00377DA1" w:rsidRDefault="005F4B1B" w:rsidP="00BD2B64">
            <w:pPr>
              <w:rPr>
                <w:rFonts w:cs="Arial"/>
                <w:szCs w:val="18"/>
              </w:rPr>
            </w:pPr>
            <w:r w:rsidRPr="00377DA1">
              <w:rPr>
                <w:rFonts w:cs="Arial"/>
                <w:szCs w:val="18"/>
              </w:rPr>
              <w:t>Red de Gasoductos</w:t>
            </w:r>
          </w:p>
        </w:tc>
        <w:tc>
          <w:tcPr>
            <w:tcW w:w="6661" w:type="dxa"/>
            <w:gridSpan w:val="3"/>
            <w:hideMark/>
          </w:tcPr>
          <w:p w14:paraId="6D2F64B2" w14:textId="77777777" w:rsidR="005F4B1B" w:rsidRPr="00377DA1" w:rsidRDefault="005F4B1B" w:rsidP="00BD2B64">
            <w:pPr>
              <w:rPr>
                <w:rFonts w:cs="Arial"/>
                <w:szCs w:val="18"/>
              </w:rPr>
            </w:pPr>
            <w:r w:rsidRPr="00377DA1">
              <w:rPr>
                <w:rFonts w:cs="Arial"/>
                <w:szCs w:val="18"/>
              </w:rPr>
              <w:t>Escalonada desde</w:t>
            </w:r>
            <w:r w:rsidRPr="00377DA1">
              <w:rPr>
                <w:rStyle w:val="apple-converted-space"/>
                <w:rFonts w:cs="Arial"/>
                <w:szCs w:val="18"/>
              </w:rPr>
              <w:t> </w:t>
            </w:r>
            <w:r w:rsidRPr="00377DA1">
              <w:rPr>
                <w:rFonts w:cs="Arial"/>
                <w:b/>
                <w:bCs/>
                <w:szCs w:val="18"/>
              </w:rPr>
              <w:t>4.0 metros</w:t>
            </w:r>
            <w:r w:rsidRPr="00377DA1">
              <w:rPr>
                <w:rStyle w:val="apple-converted-space"/>
                <w:rFonts w:cs="Arial"/>
                <w:szCs w:val="18"/>
              </w:rPr>
              <w:t> </w:t>
            </w:r>
            <w:r w:rsidRPr="00377DA1">
              <w:rPr>
                <w:rFonts w:cs="Arial"/>
                <w:szCs w:val="18"/>
              </w:rPr>
              <w:t>hasta</w:t>
            </w:r>
            <w:r w:rsidRPr="00377DA1">
              <w:rPr>
                <w:rStyle w:val="apple-converted-space"/>
                <w:rFonts w:cs="Arial"/>
                <w:szCs w:val="18"/>
              </w:rPr>
              <w:t> </w:t>
            </w:r>
            <w:r w:rsidRPr="00377DA1">
              <w:rPr>
                <w:rFonts w:cs="Arial"/>
                <w:b/>
                <w:bCs/>
                <w:szCs w:val="18"/>
              </w:rPr>
              <w:t>12.0 metros</w:t>
            </w:r>
            <w:r w:rsidRPr="00377DA1">
              <w:rPr>
                <w:rStyle w:val="apple-converted-space"/>
                <w:rFonts w:cs="Arial"/>
                <w:szCs w:val="18"/>
              </w:rPr>
              <w:t> </w:t>
            </w:r>
            <w:r w:rsidRPr="00377DA1">
              <w:rPr>
                <w:rFonts w:cs="Arial"/>
                <w:szCs w:val="18"/>
              </w:rPr>
              <w:t>de franja de desarrollo libre de construcciones, dependiendo del diámetro de la tubería.</w:t>
            </w:r>
          </w:p>
        </w:tc>
      </w:tr>
      <w:tr w:rsidR="005F4B1B" w:rsidRPr="00377DA1" w14:paraId="3D60DBEC" w14:textId="77777777" w:rsidTr="00BD2B64">
        <w:tc>
          <w:tcPr>
            <w:tcW w:w="2689" w:type="dxa"/>
            <w:gridSpan w:val="2"/>
            <w:hideMark/>
          </w:tcPr>
          <w:p w14:paraId="2A4C6E78" w14:textId="77777777" w:rsidR="005F4B1B" w:rsidRPr="00377DA1" w:rsidRDefault="005F4B1B" w:rsidP="00BD2B64">
            <w:pPr>
              <w:rPr>
                <w:rFonts w:cs="Arial"/>
                <w:szCs w:val="18"/>
              </w:rPr>
            </w:pPr>
            <w:r w:rsidRPr="00377DA1">
              <w:rPr>
                <w:rFonts w:cs="Arial"/>
                <w:szCs w:val="18"/>
              </w:rPr>
              <w:t>Líneas de Alta Tensión</w:t>
            </w:r>
          </w:p>
        </w:tc>
        <w:tc>
          <w:tcPr>
            <w:tcW w:w="6661" w:type="dxa"/>
            <w:gridSpan w:val="3"/>
            <w:hideMark/>
          </w:tcPr>
          <w:p w14:paraId="5136C643" w14:textId="77777777" w:rsidR="005F4B1B" w:rsidRPr="00377DA1" w:rsidRDefault="005F4B1B" w:rsidP="00BD2B64">
            <w:pPr>
              <w:rPr>
                <w:rFonts w:cs="Arial"/>
                <w:szCs w:val="18"/>
              </w:rPr>
            </w:pPr>
            <w:r w:rsidRPr="00377DA1">
              <w:rPr>
                <w:rFonts w:cs="Arial"/>
                <w:szCs w:val="18"/>
              </w:rPr>
              <w:t>Servidumbre de paso restrictiva a lo largo de los 1,770.11 km de red instalada.</w:t>
            </w:r>
          </w:p>
        </w:tc>
      </w:tr>
    </w:tbl>
    <w:p w14:paraId="47E1AF92" w14:textId="77777777" w:rsidR="005F4B1B" w:rsidRPr="00377DA1" w:rsidRDefault="005F4B1B" w:rsidP="005F4B1B">
      <w:pPr>
        <w:rPr>
          <w:i/>
          <w:iCs/>
          <w:color w:val="404040" w:themeColor="text1" w:themeTint="BF"/>
          <w:szCs w:val="18"/>
        </w:rPr>
      </w:pPr>
      <w:r w:rsidRPr="00377DA1">
        <w:rPr>
          <w:rStyle w:val="nfasissutil"/>
          <w:sz w:val="18"/>
          <w:szCs w:val="18"/>
        </w:rPr>
        <w:t>Fuente: Elaboración propia</w:t>
      </w:r>
    </w:p>
    <w:p w14:paraId="38194EC7" w14:textId="77777777" w:rsidR="005F4B1B" w:rsidRPr="00377DA1" w:rsidRDefault="005F4B1B" w:rsidP="005F4B1B">
      <w:pPr>
        <w:spacing w:after="0"/>
        <w:rPr>
          <w:rFonts w:eastAsia="Times New Roman" w:cs="Times New Roman"/>
          <w:color w:val="000000"/>
          <w:szCs w:val="18"/>
          <w:lang w:eastAsia="es-MX"/>
          <w14:ligatures w14:val="none"/>
        </w:rPr>
      </w:pPr>
      <w:r w:rsidRPr="00377DA1">
        <w:rPr>
          <w:rFonts w:eastAsia="Times New Roman" w:cs="Times New Roman"/>
          <w:i/>
          <w:iCs/>
          <w:color w:val="000000"/>
          <w:szCs w:val="18"/>
          <w:lang w:eastAsia="es-MX"/>
          <w14:ligatures w14:val="none"/>
        </w:rPr>
        <w:t>(1) Capa validada y listada en el Dataset Oficial.</w:t>
      </w:r>
    </w:p>
    <w:p w14:paraId="3DF000DC" w14:textId="77777777" w:rsidR="005F4B1B" w:rsidRPr="00377DA1" w:rsidRDefault="005F4B1B" w:rsidP="005F4B1B">
      <w:pPr>
        <w:rPr>
          <w:rFonts w:eastAsia="Times New Roman" w:cs="Times New Roman"/>
          <w:i/>
          <w:iCs/>
          <w:color w:val="000000"/>
          <w:szCs w:val="18"/>
          <w:lang w:eastAsia="es-MX"/>
          <w14:ligatures w14:val="none"/>
        </w:rPr>
      </w:pPr>
      <w:r w:rsidRPr="00377DA1">
        <w:rPr>
          <w:rFonts w:eastAsia="Times New Roman" w:cs="Times New Roman"/>
          <w:i/>
          <w:iCs/>
          <w:color w:val="000000"/>
          <w:szCs w:val="18"/>
          <w:lang w:eastAsia="es-MX"/>
          <w14:ligatures w14:val="none"/>
        </w:rPr>
        <w:t>(3) Capa detectada en el Directorio pero NO listada en el Dataset Oficial (Pendiente de alta).</w:t>
      </w:r>
    </w:p>
    <w:p w14:paraId="3B5DC639" w14:textId="77777777" w:rsidR="005F4B1B" w:rsidRPr="00377DA1" w:rsidRDefault="005F4B1B" w:rsidP="005F4B1B">
      <w:pPr>
        <w:pStyle w:val="Descripcin"/>
        <w:keepNext/>
        <w:spacing w:after="0"/>
        <w:jc w:val="center"/>
        <w:rPr>
          <w:sz w:val="18"/>
        </w:rPr>
      </w:pPr>
      <w:r w:rsidRPr="00377DA1">
        <w:rPr>
          <w:sz w:val="18"/>
        </w:rPr>
        <w:lastRenderedPageBreak/>
        <w:t xml:space="preserve">Figura </w:t>
      </w:r>
      <w:r w:rsidRPr="00377DA1">
        <w:rPr>
          <w:sz w:val="18"/>
        </w:rPr>
        <w:fldChar w:fldCharType="begin"/>
      </w:r>
      <w:r w:rsidRPr="00377DA1">
        <w:rPr>
          <w:sz w:val="18"/>
        </w:rPr>
        <w:instrText xml:space="preserve"> SEQ Figura \* ARABIC </w:instrText>
      </w:r>
      <w:r w:rsidRPr="00377DA1">
        <w:rPr>
          <w:sz w:val="18"/>
        </w:rPr>
        <w:fldChar w:fldCharType="separate"/>
      </w:r>
      <w:r>
        <w:rPr>
          <w:noProof/>
          <w:sz w:val="18"/>
        </w:rPr>
        <w:t>37</w:t>
      </w:r>
      <w:r w:rsidRPr="00377DA1">
        <w:rPr>
          <w:noProof/>
          <w:sz w:val="18"/>
        </w:rPr>
        <w:fldChar w:fldCharType="end"/>
      </w:r>
      <w:r w:rsidRPr="00377DA1">
        <w:rPr>
          <w:sz w:val="18"/>
        </w:rPr>
        <w:t xml:space="preserve"> Mapa base del monitor de infraestructura estratégica</w:t>
      </w:r>
    </w:p>
    <w:p w14:paraId="178A4B6E" w14:textId="77777777" w:rsidR="005F4B1B" w:rsidRPr="00377DA1" w:rsidRDefault="005F4B1B" w:rsidP="005F4B1B">
      <w:pPr>
        <w:spacing w:after="0"/>
        <w:rPr>
          <w:i/>
          <w:iCs/>
          <w:color w:val="404040" w:themeColor="text1" w:themeTint="BF"/>
          <w:szCs w:val="18"/>
        </w:rPr>
      </w:pPr>
      <w:r w:rsidRPr="00377DA1">
        <w:rPr>
          <w:i/>
          <w:iCs/>
          <w:noProof/>
          <w:color w:val="404040" w:themeColor="text1" w:themeTint="BF"/>
          <w:szCs w:val="18"/>
        </w:rPr>
        <w:drawing>
          <wp:inline distT="0" distB="0" distL="0" distR="0" wp14:anchorId="56FA5BB7" wp14:editId="5D9D5D2F">
            <wp:extent cx="5942274" cy="4201795"/>
            <wp:effectExtent l="0" t="0" r="1905" b="8255"/>
            <wp:docPr id="1428029949" name="Imagen 15"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35166" name="Imagen 15" descr="Map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2274" cy="4201795"/>
                    </a:xfrm>
                    <a:prstGeom prst="rect">
                      <a:avLst/>
                    </a:prstGeom>
                  </pic:spPr>
                </pic:pic>
              </a:graphicData>
            </a:graphic>
          </wp:inline>
        </w:drawing>
      </w:r>
    </w:p>
    <w:p w14:paraId="2F7C82D2" w14:textId="77777777" w:rsidR="005F4B1B" w:rsidRPr="001D2C0A" w:rsidRDefault="005F4B1B" w:rsidP="005F4B1B">
      <w:pPr>
        <w:jc w:val="center"/>
        <w:rPr>
          <w:rStyle w:val="nfasissutil"/>
          <w:sz w:val="18"/>
          <w:szCs w:val="18"/>
        </w:rPr>
      </w:pPr>
      <w:r w:rsidRPr="00377DA1">
        <w:rPr>
          <w:rStyle w:val="nfasissutil"/>
          <w:sz w:val="18"/>
          <w:szCs w:val="18"/>
        </w:rPr>
        <w:t>Fuente: Elaboración propia</w:t>
      </w:r>
    </w:p>
    <w:p w14:paraId="56B36D2F" w14:textId="77777777" w:rsidR="005F4B1B" w:rsidRPr="00A52114" w:rsidRDefault="005F4B1B" w:rsidP="005F4B1B">
      <w:pPr>
        <w:pStyle w:val="Ttulo6"/>
      </w:pPr>
      <w:r>
        <w:t xml:space="preserve">Monitor del </w:t>
      </w:r>
      <w:r w:rsidRPr="00A52114">
        <w:t>Modelo de Ordenamiento Territorial (MOT)</w:t>
      </w:r>
    </w:p>
    <w:p w14:paraId="3C707512" w14:textId="77777777" w:rsidR="005F4B1B" w:rsidRDefault="005F4B1B" w:rsidP="005F4B1B">
      <w:r w:rsidRPr="00A52114">
        <w:t>Este módulo representa la cúspide de la planeación y la síntesis normativa del sistema. Su patrón de análisis es altamente relacional e integrador. Modela las Áreas de Gestión Territorial (AGT) como entidades núcleo, las cuales se agrupan en regiones y se asocian a políticas específicas de ordenamiento (como conservación, aprovechamiento o restauración). El UML de este módulo evidencia la trazabilidad directa entre las normativas, las estrategias del PEOTDU, las líneas de acción y el despliegue cartográfico final, asegurando que cada decisión técnica esté respaldada por el marco jurídico.</w:t>
      </w:r>
    </w:p>
    <w:p w14:paraId="41481AF1"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38</w:t>
      </w:r>
      <w:r>
        <w:rPr>
          <w:noProof/>
        </w:rPr>
        <w:fldChar w:fldCharType="end"/>
      </w:r>
      <w:r>
        <w:t>. UML -Monitor del Modelo de Ordenamiento Territorial</w:t>
      </w:r>
    </w:p>
    <w:p w14:paraId="063E5C82" w14:textId="77777777" w:rsidR="005F4B1B" w:rsidRDefault="005F4B1B" w:rsidP="005F4B1B">
      <w:pPr>
        <w:spacing w:after="0"/>
      </w:pPr>
      <w:r>
        <w:rPr>
          <w:noProof/>
        </w:rPr>
        <w:drawing>
          <wp:inline distT="0" distB="0" distL="0" distR="0" wp14:anchorId="790CCEE1" wp14:editId="7B6982C6">
            <wp:extent cx="5943600" cy="3718560"/>
            <wp:effectExtent l="0" t="0" r="0" b="0"/>
            <wp:docPr id="3029823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1305" name="Imagen 18231113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216F893F" w14:textId="77777777" w:rsidR="005F4B1B" w:rsidRDefault="005F4B1B" w:rsidP="005F4B1B">
      <w:pPr>
        <w:jc w:val="center"/>
        <w:rPr>
          <w:rStyle w:val="nfasissutil"/>
        </w:rPr>
      </w:pPr>
      <w:r w:rsidRPr="002E387E">
        <w:rPr>
          <w:rStyle w:val="nfasissutil"/>
        </w:rPr>
        <w:t>Fuente: Elaboración propia</w:t>
      </w:r>
    </w:p>
    <w:p w14:paraId="4EF0FB32" w14:textId="77777777" w:rsidR="005F4B1B" w:rsidRDefault="005F4B1B" w:rsidP="005F4B1B">
      <w:pPr>
        <w:pStyle w:val="Ttulo7"/>
      </w:pPr>
      <w:r>
        <w:t>Políticas de ordenamiento</w:t>
      </w:r>
    </w:p>
    <w:p w14:paraId="0DE187AE" w14:textId="77777777" w:rsidR="005F4B1B" w:rsidRDefault="005F4B1B" w:rsidP="005F4B1B">
      <w:pPr>
        <w:pStyle w:val="Ttulo8"/>
      </w:pPr>
      <w:r w:rsidRPr="00C91BF6">
        <w:t>Protección Ambiental y Resiliencia Ecológica</w:t>
      </w:r>
    </w:p>
    <w:p w14:paraId="201EE1E0" w14:textId="77777777" w:rsidR="005F4B1B" w:rsidRPr="00C91BF6" w:rsidRDefault="005F4B1B" w:rsidP="005F4B1B">
      <w:pPr>
        <w:pStyle w:val="Ttulo9"/>
        <w:rPr>
          <w:b/>
          <w:bCs/>
        </w:rPr>
      </w:pPr>
      <w:r w:rsidRPr="00C91BF6">
        <w:t>Área Natural Protegida</w:t>
      </w:r>
    </w:p>
    <w:p w14:paraId="5BCC02AC" w14:textId="77777777" w:rsidR="005F4B1B" w:rsidRDefault="005F4B1B" w:rsidP="005F4B1B">
      <w:pPr>
        <w:spacing w:after="0"/>
        <w:rPr>
          <w:iCs/>
          <w:color w:val="404040" w:themeColor="text1" w:themeTint="BF"/>
          <w:szCs w:val="18"/>
        </w:rPr>
      </w:pPr>
      <w:r w:rsidRPr="005063D9">
        <w:rPr>
          <w:b/>
          <w:bCs/>
          <w:iCs/>
          <w:color w:val="404040" w:themeColor="text1" w:themeTint="BF"/>
          <w:szCs w:val="18"/>
        </w:rPr>
        <w:t>Descripción:</w:t>
      </w:r>
      <w:r w:rsidRPr="005063D9">
        <w:rPr>
          <w:iCs/>
          <w:color w:val="404040" w:themeColor="text1" w:themeTint="BF"/>
          <w:szCs w:val="18"/>
        </w:rPr>
        <w:t> </w:t>
      </w:r>
      <w:r w:rsidRPr="005063D9">
        <w:rPr>
          <w:b/>
          <w:bCs/>
          <w:iCs/>
          <w:color w:val="404040" w:themeColor="text1" w:themeTint="BF"/>
          <w:szCs w:val="18"/>
        </w:rPr>
        <w:t xml:space="preserve"> </w:t>
      </w:r>
      <w:r w:rsidRPr="005063D9">
        <w:rPr>
          <w:iCs/>
          <w:color w:val="404040" w:themeColor="text1" w:themeTint="BF"/>
          <w:szCs w:val="18"/>
        </w:rPr>
        <w:t>En esta política se tiene como fin proteger espacios de valor ecológico y biodiversidad en el Estado de Campeche como lo son las áreas naturales protegidas ya establecidas y las áreas destinadas voluntariamente a la conservación, así como la creación de nuevas ANPs y el aumento de las ADVC</w:t>
      </w:r>
      <w:r>
        <w:rPr>
          <w:iCs/>
          <w:color w:val="404040" w:themeColor="text1" w:themeTint="BF"/>
          <w:szCs w:val="18"/>
        </w:rPr>
        <w:t>.</w:t>
      </w:r>
    </w:p>
    <w:p w14:paraId="3C8F7872" w14:textId="77777777" w:rsidR="005F4B1B" w:rsidRPr="005063D9" w:rsidRDefault="005F4B1B" w:rsidP="005F4B1B">
      <w:pPr>
        <w:spacing w:after="0"/>
        <w:rPr>
          <w:iCs/>
          <w:color w:val="404040" w:themeColor="text1" w:themeTint="BF"/>
          <w:szCs w:val="18"/>
        </w:rPr>
      </w:pPr>
      <w:r w:rsidRPr="005063D9">
        <w:rPr>
          <w:b/>
          <w:bCs/>
          <w:iCs/>
          <w:color w:val="404040" w:themeColor="text1" w:themeTint="BF"/>
          <w:szCs w:val="18"/>
        </w:rPr>
        <w:t>Capas utilizadas:</w:t>
      </w:r>
      <w:r w:rsidRPr="005063D9">
        <w:rPr>
          <w:iCs/>
          <w:color w:val="404040" w:themeColor="text1" w:themeTint="BF"/>
          <w:szCs w:val="18"/>
        </w:rPr>
        <w:t xml:space="preserve">  C04_ANP_Estatal_BalamKin_BalamKu_CONABIO_2020.shp, C04_ADVC_CONANP_CONABIO_2022.shp y C04_ANP_Río_Candelaria_OPMATPG_2023.shx</w:t>
      </w:r>
    </w:p>
    <w:p w14:paraId="670C7FD5" w14:textId="77777777" w:rsidR="005F4B1B" w:rsidRPr="000408AB" w:rsidRDefault="005F4B1B" w:rsidP="005F4B1B">
      <w:pPr>
        <w:rPr>
          <w:iCs/>
          <w:color w:val="404040" w:themeColor="text1" w:themeTint="BF"/>
          <w:szCs w:val="18"/>
        </w:rPr>
      </w:pPr>
      <w:r w:rsidRPr="005063D9">
        <w:rPr>
          <w:b/>
          <w:bCs/>
          <w:iCs/>
          <w:color w:val="404040" w:themeColor="text1" w:themeTint="BF"/>
          <w:szCs w:val="18"/>
        </w:rPr>
        <w:t xml:space="preserve">Descripción analítica: </w:t>
      </w:r>
      <w:r w:rsidRPr="005063D9">
        <w:rPr>
          <w:iCs/>
          <w:color w:val="404040" w:themeColor="text1" w:themeTint="BF"/>
          <w:szCs w:val="18"/>
        </w:rPr>
        <w:t>La política de Áreas Naturales Protegidas destina una superficie de 20,066.49 km², lo que representa el 35% del territorio total del estado</w:t>
      </w:r>
      <w:r>
        <w:rPr>
          <w:iCs/>
          <w:color w:val="404040" w:themeColor="text1" w:themeTint="BF"/>
          <w:szCs w:val="18"/>
        </w:rPr>
        <w:t>.</w:t>
      </w:r>
    </w:p>
    <w:p w14:paraId="65910716"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70</w:t>
      </w:r>
      <w:r>
        <w:rPr>
          <w:noProof/>
        </w:rPr>
        <w:fldChar w:fldCharType="end"/>
      </w:r>
      <w:r>
        <w:t xml:space="preserve"> Ficha técnica de política de Área natural protegida</w:t>
      </w:r>
    </w:p>
    <w:tbl>
      <w:tblPr>
        <w:tblStyle w:val="Tablaconcuadrcula"/>
        <w:tblW w:w="9351" w:type="dxa"/>
        <w:tblLook w:val="04A0" w:firstRow="1" w:lastRow="0" w:firstColumn="1" w:lastColumn="0" w:noHBand="0" w:noVBand="1"/>
      </w:tblPr>
      <w:tblGrid>
        <w:gridCol w:w="1560"/>
        <w:gridCol w:w="1332"/>
        <w:gridCol w:w="1371"/>
        <w:gridCol w:w="5088"/>
      </w:tblGrid>
      <w:tr w:rsidR="005F4B1B" w:rsidRPr="00C91BF6" w14:paraId="6326A3CB" w14:textId="77777777" w:rsidTr="00BD2B64">
        <w:tc>
          <w:tcPr>
            <w:tcW w:w="9351" w:type="dxa"/>
            <w:gridSpan w:val="4"/>
            <w:shd w:val="clear" w:color="auto" w:fill="156082" w:themeFill="accent1"/>
            <w:vAlign w:val="center"/>
            <w:hideMark/>
          </w:tcPr>
          <w:p w14:paraId="07C9C8BD" w14:textId="77777777" w:rsidR="005F4B1B" w:rsidRPr="00C91BF6" w:rsidRDefault="005F4B1B" w:rsidP="00BD2B64">
            <w:pPr>
              <w:spacing w:line="259" w:lineRule="auto"/>
              <w:jc w:val="center"/>
              <w:rPr>
                <w:b/>
                <w:bCs/>
                <w:color w:val="FFFFFF" w:themeColor="background1"/>
                <w:szCs w:val="18"/>
              </w:rPr>
            </w:pPr>
            <w:r>
              <w:rPr>
                <w:b/>
                <w:bCs/>
                <w:color w:val="FFFFFF" w:themeColor="background1"/>
                <w:szCs w:val="18"/>
              </w:rPr>
              <w:t>Área natural protegida</w:t>
            </w:r>
          </w:p>
        </w:tc>
      </w:tr>
      <w:tr w:rsidR="005F4B1B" w:rsidRPr="00C91BF6" w14:paraId="66EB0871" w14:textId="77777777" w:rsidTr="00BD2B64">
        <w:tc>
          <w:tcPr>
            <w:tcW w:w="9351" w:type="dxa"/>
            <w:gridSpan w:val="4"/>
            <w:shd w:val="clear" w:color="auto" w:fill="156082" w:themeFill="accent1"/>
            <w:vAlign w:val="center"/>
            <w:hideMark/>
          </w:tcPr>
          <w:p w14:paraId="5C66983B"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Descriptivo</w:t>
            </w:r>
          </w:p>
        </w:tc>
      </w:tr>
      <w:tr w:rsidR="005F4B1B" w:rsidRPr="00C91BF6" w14:paraId="21E60BE4" w14:textId="77777777" w:rsidTr="00BD2B64">
        <w:tc>
          <w:tcPr>
            <w:tcW w:w="1560" w:type="dxa"/>
            <w:shd w:val="clear" w:color="auto" w:fill="156082" w:themeFill="accent1"/>
            <w:vAlign w:val="center"/>
            <w:hideMark/>
          </w:tcPr>
          <w:p w14:paraId="61AFBE4D"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Definición</w:t>
            </w:r>
          </w:p>
        </w:tc>
        <w:tc>
          <w:tcPr>
            <w:tcW w:w="1379" w:type="dxa"/>
            <w:shd w:val="clear" w:color="auto" w:fill="156082" w:themeFill="accent1"/>
            <w:vAlign w:val="center"/>
            <w:hideMark/>
          </w:tcPr>
          <w:p w14:paraId="2E24755A"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Acción</w:t>
            </w:r>
          </w:p>
        </w:tc>
        <w:tc>
          <w:tcPr>
            <w:tcW w:w="1451" w:type="dxa"/>
            <w:shd w:val="clear" w:color="auto" w:fill="156082" w:themeFill="accent1"/>
            <w:vAlign w:val="center"/>
            <w:hideMark/>
          </w:tcPr>
          <w:p w14:paraId="47B6CE51"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Estrategia</w:t>
            </w:r>
          </w:p>
        </w:tc>
        <w:tc>
          <w:tcPr>
            <w:tcW w:w="4961" w:type="dxa"/>
            <w:shd w:val="clear" w:color="auto" w:fill="156082" w:themeFill="accent1"/>
            <w:vAlign w:val="center"/>
            <w:hideMark/>
          </w:tcPr>
          <w:p w14:paraId="4B15E459"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Capas utilizadas</w:t>
            </w:r>
          </w:p>
        </w:tc>
      </w:tr>
      <w:tr w:rsidR="005F4B1B" w:rsidRPr="00C91BF6" w14:paraId="1EE28074" w14:textId="77777777" w:rsidTr="00BD2B64">
        <w:trPr>
          <w:trHeight w:val="274"/>
        </w:trPr>
        <w:tc>
          <w:tcPr>
            <w:tcW w:w="1560" w:type="dxa"/>
            <w:vMerge w:val="restart"/>
            <w:vAlign w:val="center"/>
            <w:hideMark/>
          </w:tcPr>
          <w:p w14:paraId="1162F057"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Política que definen las áreas naturales protegidas ya establecidas y las áreas destinadas voluntariamente a la conservación, así como la creación de nuevas ANPs</w:t>
            </w:r>
          </w:p>
        </w:tc>
        <w:tc>
          <w:tcPr>
            <w:tcW w:w="1379" w:type="dxa"/>
            <w:vMerge w:val="restart"/>
            <w:vAlign w:val="center"/>
            <w:hideMark/>
          </w:tcPr>
          <w:p w14:paraId="1BAAEA29" w14:textId="77777777" w:rsidR="005F4B1B" w:rsidRPr="00C91BF6" w:rsidRDefault="005F4B1B" w:rsidP="00BD2B64">
            <w:pPr>
              <w:rPr>
                <w:iCs/>
                <w:color w:val="404040" w:themeColor="text1" w:themeTint="BF"/>
                <w:sz w:val="16"/>
              </w:rPr>
            </w:pPr>
          </w:p>
          <w:p w14:paraId="06E5F559"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Incrementar el número de ADVC</w:t>
            </w:r>
          </w:p>
        </w:tc>
        <w:tc>
          <w:tcPr>
            <w:tcW w:w="1451" w:type="dxa"/>
            <w:vMerge w:val="restart"/>
            <w:vAlign w:val="center"/>
            <w:hideMark/>
          </w:tcPr>
          <w:p w14:paraId="3F0211A0"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Selva, tierra y agua</w:t>
            </w:r>
          </w:p>
        </w:tc>
        <w:tc>
          <w:tcPr>
            <w:tcW w:w="4961" w:type="dxa"/>
            <w:vAlign w:val="center"/>
            <w:hideMark/>
          </w:tcPr>
          <w:p w14:paraId="4D6B0D1A"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C04_Modelo_Ordenamiento_Territorial_OP_PG_2023_CP.shp</w:t>
            </w:r>
          </w:p>
        </w:tc>
      </w:tr>
      <w:tr w:rsidR="005F4B1B" w:rsidRPr="00C91BF6" w14:paraId="40103D2C" w14:textId="77777777" w:rsidTr="00BD2B64">
        <w:trPr>
          <w:trHeight w:val="796"/>
        </w:trPr>
        <w:tc>
          <w:tcPr>
            <w:tcW w:w="1560" w:type="dxa"/>
            <w:vMerge/>
            <w:vAlign w:val="center"/>
            <w:hideMark/>
          </w:tcPr>
          <w:p w14:paraId="7266AC18" w14:textId="77777777" w:rsidR="005F4B1B" w:rsidRPr="00C91BF6" w:rsidRDefault="005F4B1B" w:rsidP="00BD2B64">
            <w:pPr>
              <w:jc w:val="center"/>
              <w:rPr>
                <w:iCs/>
                <w:color w:val="404040" w:themeColor="text1" w:themeTint="BF"/>
                <w:sz w:val="16"/>
              </w:rPr>
            </w:pPr>
          </w:p>
        </w:tc>
        <w:tc>
          <w:tcPr>
            <w:tcW w:w="1379" w:type="dxa"/>
            <w:vMerge/>
            <w:vAlign w:val="center"/>
            <w:hideMark/>
          </w:tcPr>
          <w:p w14:paraId="67E4F945" w14:textId="77777777" w:rsidR="005F4B1B" w:rsidRPr="00C91BF6" w:rsidRDefault="005F4B1B" w:rsidP="00BD2B64">
            <w:pPr>
              <w:jc w:val="center"/>
              <w:rPr>
                <w:iCs/>
                <w:color w:val="404040" w:themeColor="text1" w:themeTint="BF"/>
                <w:sz w:val="16"/>
              </w:rPr>
            </w:pPr>
          </w:p>
        </w:tc>
        <w:tc>
          <w:tcPr>
            <w:tcW w:w="1451" w:type="dxa"/>
            <w:vMerge/>
            <w:vAlign w:val="center"/>
            <w:hideMark/>
          </w:tcPr>
          <w:p w14:paraId="563BC347" w14:textId="77777777" w:rsidR="005F4B1B" w:rsidRPr="00C91BF6" w:rsidRDefault="005F4B1B" w:rsidP="00BD2B64">
            <w:pPr>
              <w:jc w:val="center"/>
              <w:rPr>
                <w:iCs/>
                <w:color w:val="404040" w:themeColor="text1" w:themeTint="BF"/>
                <w:sz w:val="16"/>
              </w:rPr>
            </w:pPr>
          </w:p>
        </w:tc>
        <w:tc>
          <w:tcPr>
            <w:tcW w:w="4961" w:type="dxa"/>
            <w:vAlign w:val="center"/>
            <w:hideMark/>
          </w:tcPr>
          <w:p w14:paraId="4DBF5442"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 xml:space="preserve">C04_ANP_Estatal_BalamKin_BalamKu_CONABIO_2020.shp </w:t>
            </w:r>
            <w:r w:rsidRPr="00C91BF6">
              <w:rPr>
                <w:iCs/>
                <w:color w:val="404040" w:themeColor="text1" w:themeTint="BF"/>
                <w:sz w:val="16"/>
                <w:vertAlign w:val="superscript"/>
              </w:rPr>
              <w:t>(1)</w:t>
            </w:r>
          </w:p>
        </w:tc>
      </w:tr>
      <w:tr w:rsidR="005F4B1B" w:rsidRPr="00C91BF6" w14:paraId="61082B4B" w14:textId="77777777" w:rsidTr="00BD2B64">
        <w:trPr>
          <w:trHeight w:val="469"/>
        </w:trPr>
        <w:tc>
          <w:tcPr>
            <w:tcW w:w="1560" w:type="dxa"/>
            <w:vMerge/>
            <w:vAlign w:val="center"/>
            <w:hideMark/>
          </w:tcPr>
          <w:p w14:paraId="4A07889E" w14:textId="77777777" w:rsidR="005F4B1B" w:rsidRPr="00C91BF6" w:rsidRDefault="005F4B1B" w:rsidP="00BD2B64">
            <w:pPr>
              <w:jc w:val="center"/>
              <w:rPr>
                <w:iCs/>
                <w:color w:val="404040" w:themeColor="text1" w:themeTint="BF"/>
                <w:sz w:val="16"/>
              </w:rPr>
            </w:pPr>
          </w:p>
        </w:tc>
        <w:tc>
          <w:tcPr>
            <w:tcW w:w="1379" w:type="dxa"/>
            <w:vMerge/>
            <w:vAlign w:val="center"/>
            <w:hideMark/>
          </w:tcPr>
          <w:p w14:paraId="1E10E1C1" w14:textId="77777777" w:rsidR="005F4B1B" w:rsidRPr="00C91BF6" w:rsidRDefault="005F4B1B" w:rsidP="00BD2B64">
            <w:pPr>
              <w:jc w:val="center"/>
              <w:rPr>
                <w:iCs/>
                <w:color w:val="404040" w:themeColor="text1" w:themeTint="BF"/>
                <w:sz w:val="16"/>
              </w:rPr>
            </w:pPr>
          </w:p>
        </w:tc>
        <w:tc>
          <w:tcPr>
            <w:tcW w:w="1451" w:type="dxa"/>
            <w:vMerge/>
            <w:vAlign w:val="center"/>
            <w:hideMark/>
          </w:tcPr>
          <w:p w14:paraId="08B1601D" w14:textId="77777777" w:rsidR="005F4B1B" w:rsidRPr="00C91BF6" w:rsidRDefault="005F4B1B" w:rsidP="00BD2B64">
            <w:pPr>
              <w:jc w:val="center"/>
              <w:rPr>
                <w:iCs/>
                <w:color w:val="404040" w:themeColor="text1" w:themeTint="BF"/>
                <w:sz w:val="16"/>
              </w:rPr>
            </w:pPr>
          </w:p>
        </w:tc>
        <w:tc>
          <w:tcPr>
            <w:tcW w:w="4961" w:type="dxa"/>
            <w:vAlign w:val="center"/>
            <w:hideMark/>
          </w:tcPr>
          <w:p w14:paraId="17C0F874"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 xml:space="preserve">C04_ADVC_CONANP_CONABIO_2022.shp </w:t>
            </w:r>
            <w:r w:rsidRPr="00C91BF6">
              <w:rPr>
                <w:iCs/>
                <w:color w:val="404040" w:themeColor="text1" w:themeTint="BF"/>
                <w:sz w:val="16"/>
                <w:vertAlign w:val="superscript"/>
              </w:rPr>
              <w:t>(1)</w:t>
            </w:r>
          </w:p>
        </w:tc>
      </w:tr>
      <w:tr w:rsidR="005F4B1B" w:rsidRPr="00C91BF6" w14:paraId="7E4297E2" w14:textId="77777777" w:rsidTr="00BD2B64">
        <w:trPr>
          <w:trHeight w:val="844"/>
        </w:trPr>
        <w:tc>
          <w:tcPr>
            <w:tcW w:w="1560" w:type="dxa"/>
            <w:vMerge/>
            <w:vAlign w:val="center"/>
            <w:hideMark/>
          </w:tcPr>
          <w:p w14:paraId="1171BC15" w14:textId="77777777" w:rsidR="005F4B1B" w:rsidRPr="00C91BF6" w:rsidRDefault="005F4B1B" w:rsidP="00BD2B64">
            <w:pPr>
              <w:jc w:val="center"/>
              <w:rPr>
                <w:iCs/>
                <w:color w:val="404040" w:themeColor="text1" w:themeTint="BF"/>
                <w:sz w:val="16"/>
              </w:rPr>
            </w:pPr>
          </w:p>
        </w:tc>
        <w:tc>
          <w:tcPr>
            <w:tcW w:w="1379" w:type="dxa"/>
            <w:vAlign w:val="center"/>
            <w:hideMark/>
          </w:tcPr>
          <w:p w14:paraId="53493151"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Creación del ANP entorno al rio candelaria</w:t>
            </w:r>
          </w:p>
        </w:tc>
        <w:tc>
          <w:tcPr>
            <w:tcW w:w="1451" w:type="dxa"/>
            <w:vMerge/>
            <w:vAlign w:val="center"/>
            <w:hideMark/>
          </w:tcPr>
          <w:p w14:paraId="39F5D967" w14:textId="77777777" w:rsidR="005F4B1B" w:rsidRPr="00C91BF6" w:rsidRDefault="005F4B1B" w:rsidP="00BD2B64">
            <w:pPr>
              <w:jc w:val="center"/>
              <w:rPr>
                <w:iCs/>
                <w:color w:val="404040" w:themeColor="text1" w:themeTint="BF"/>
                <w:sz w:val="16"/>
              </w:rPr>
            </w:pPr>
          </w:p>
        </w:tc>
        <w:tc>
          <w:tcPr>
            <w:tcW w:w="4961" w:type="dxa"/>
            <w:vAlign w:val="center"/>
            <w:hideMark/>
          </w:tcPr>
          <w:p w14:paraId="27A20A41"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 xml:space="preserve">C04_ANP_Río_Candelaria_OPMATPG_2023.shp </w:t>
            </w:r>
            <w:r w:rsidRPr="00C91BF6">
              <w:rPr>
                <w:iCs/>
                <w:color w:val="404040" w:themeColor="text1" w:themeTint="BF"/>
                <w:sz w:val="16"/>
                <w:vertAlign w:val="superscript"/>
              </w:rPr>
              <w:t>(1)</w:t>
            </w:r>
          </w:p>
          <w:p w14:paraId="0E701E2F" w14:textId="77777777" w:rsidR="005F4B1B" w:rsidRPr="00C91BF6" w:rsidRDefault="005F4B1B" w:rsidP="00BD2B64">
            <w:pPr>
              <w:jc w:val="center"/>
              <w:rPr>
                <w:iCs/>
                <w:color w:val="404040" w:themeColor="text1" w:themeTint="BF"/>
                <w:sz w:val="16"/>
              </w:rPr>
            </w:pPr>
            <w:r w:rsidRPr="00C91BF6">
              <w:rPr>
                <w:iCs/>
                <w:color w:val="404040" w:themeColor="text1" w:themeTint="BF"/>
                <w:sz w:val="16"/>
              </w:rPr>
              <w:t>C04_Rio_Candelaria_INEGI_2008_OPMATPG_2023.shp</w:t>
            </w:r>
            <w:r w:rsidRPr="00C91BF6">
              <w:rPr>
                <w:iCs/>
                <w:color w:val="404040" w:themeColor="text1" w:themeTint="BF"/>
                <w:sz w:val="16"/>
                <w:vertAlign w:val="superscript"/>
              </w:rPr>
              <w:t>1)</w:t>
            </w:r>
          </w:p>
        </w:tc>
      </w:tr>
      <w:tr w:rsidR="005F4B1B" w:rsidRPr="00C91BF6" w14:paraId="655AF122" w14:textId="77777777" w:rsidTr="00BD2B64">
        <w:tc>
          <w:tcPr>
            <w:tcW w:w="9351" w:type="dxa"/>
            <w:gridSpan w:val="4"/>
            <w:shd w:val="clear" w:color="auto" w:fill="156082" w:themeFill="accent1"/>
            <w:vAlign w:val="center"/>
            <w:hideMark/>
          </w:tcPr>
          <w:p w14:paraId="5BC9BCC0"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Analítico</w:t>
            </w:r>
          </w:p>
        </w:tc>
      </w:tr>
      <w:tr w:rsidR="005F4B1B" w:rsidRPr="00C91BF6" w14:paraId="0E85FCA2" w14:textId="77777777" w:rsidTr="00BD2B64">
        <w:tc>
          <w:tcPr>
            <w:tcW w:w="4390" w:type="dxa"/>
            <w:gridSpan w:val="3"/>
            <w:shd w:val="clear" w:color="auto" w:fill="156082" w:themeFill="accent1"/>
            <w:vAlign w:val="center"/>
            <w:hideMark/>
          </w:tcPr>
          <w:p w14:paraId="6CE187F4"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Área Natural Protegida</w:t>
            </w:r>
          </w:p>
        </w:tc>
        <w:tc>
          <w:tcPr>
            <w:tcW w:w="4961" w:type="dxa"/>
            <w:shd w:val="clear" w:color="auto" w:fill="156082" w:themeFill="accent1"/>
            <w:vAlign w:val="center"/>
            <w:hideMark/>
          </w:tcPr>
          <w:p w14:paraId="23299D58" w14:textId="77777777" w:rsidR="005F4B1B" w:rsidRPr="00C91BF6" w:rsidRDefault="005F4B1B" w:rsidP="00BD2B64">
            <w:pPr>
              <w:spacing w:line="259" w:lineRule="auto"/>
              <w:jc w:val="center"/>
              <w:rPr>
                <w:b/>
                <w:bCs/>
                <w:color w:val="FFFFFF" w:themeColor="background1"/>
                <w:szCs w:val="18"/>
              </w:rPr>
            </w:pPr>
            <w:r w:rsidRPr="00C91BF6">
              <w:rPr>
                <w:b/>
                <w:bCs/>
                <w:color w:val="FFFFFF" w:themeColor="background1"/>
                <w:szCs w:val="18"/>
              </w:rPr>
              <w:t>Superficie del territorio</w:t>
            </w:r>
          </w:p>
        </w:tc>
      </w:tr>
      <w:tr w:rsidR="005F4B1B" w:rsidRPr="00C91BF6" w14:paraId="41DD95A0" w14:textId="77777777" w:rsidTr="00BD2B64">
        <w:tc>
          <w:tcPr>
            <w:tcW w:w="4390" w:type="dxa"/>
            <w:gridSpan w:val="3"/>
            <w:vAlign w:val="center"/>
            <w:hideMark/>
          </w:tcPr>
          <w:p w14:paraId="45398727" w14:textId="77777777" w:rsidR="005F4B1B" w:rsidRPr="00C91BF6" w:rsidRDefault="005F4B1B" w:rsidP="00BD2B64">
            <w:pPr>
              <w:spacing w:after="160"/>
              <w:jc w:val="center"/>
              <w:rPr>
                <w:iCs/>
                <w:color w:val="404040" w:themeColor="text1" w:themeTint="BF"/>
                <w:sz w:val="16"/>
              </w:rPr>
            </w:pPr>
            <w:r w:rsidRPr="00C91BF6">
              <w:rPr>
                <w:iCs/>
                <w:color w:val="404040" w:themeColor="text1" w:themeTint="BF"/>
                <w:sz w:val="16"/>
              </w:rPr>
              <w:lastRenderedPageBreak/>
              <w:t>KM</w:t>
            </w:r>
            <w:r w:rsidRPr="00C91BF6">
              <w:rPr>
                <w:iCs/>
                <w:color w:val="404040" w:themeColor="text1" w:themeTint="BF"/>
                <w:sz w:val="16"/>
                <w:vertAlign w:val="superscript"/>
              </w:rPr>
              <w:t>2</w:t>
            </w:r>
          </w:p>
        </w:tc>
        <w:tc>
          <w:tcPr>
            <w:tcW w:w="4961" w:type="dxa"/>
            <w:vAlign w:val="center"/>
            <w:hideMark/>
          </w:tcPr>
          <w:p w14:paraId="4B02B4C4" w14:textId="77777777" w:rsidR="005F4B1B" w:rsidRPr="00C91BF6" w:rsidRDefault="005F4B1B" w:rsidP="00BD2B64">
            <w:pPr>
              <w:spacing w:after="160"/>
              <w:jc w:val="center"/>
              <w:rPr>
                <w:iCs/>
                <w:color w:val="404040" w:themeColor="text1" w:themeTint="BF"/>
                <w:sz w:val="16"/>
              </w:rPr>
            </w:pPr>
            <w:r w:rsidRPr="00C91BF6">
              <w:rPr>
                <w:iCs/>
                <w:color w:val="404040" w:themeColor="text1" w:themeTint="BF"/>
                <w:sz w:val="16"/>
              </w:rPr>
              <w:t>20,066.49 km²</w:t>
            </w:r>
          </w:p>
        </w:tc>
      </w:tr>
      <w:tr w:rsidR="005F4B1B" w:rsidRPr="00C91BF6" w14:paraId="6FBFE0E3" w14:textId="77777777" w:rsidTr="00BD2B64">
        <w:tc>
          <w:tcPr>
            <w:tcW w:w="4390" w:type="dxa"/>
            <w:gridSpan w:val="3"/>
            <w:vAlign w:val="center"/>
            <w:hideMark/>
          </w:tcPr>
          <w:p w14:paraId="6CC1ED78" w14:textId="77777777" w:rsidR="005F4B1B" w:rsidRPr="00C91BF6" w:rsidRDefault="005F4B1B" w:rsidP="00BD2B64">
            <w:pPr>
              <w:spacing w:after="160"/>
              <w:jc w:val="center"/>
              <w:rPr>
                <w:iCs/>
                <w:color w:val="404040" w:themeColor="text1" w:themeTint="BF"/>
                <w:sz w:val="16"/>
              </w:rPr>
            </w:pPr>
            <w:r w:rsidRPr="00C91BF6">
              <w:rPr>
                <w:iCs/>
                <w:color w:val="404040" w:themeColor="text1" w:themeTint="BF"/>
                <w:sz w:val="16"/>
              </w:rPr>
              <w:t>%</w:t>
            </w:r>
          </w:p>
        </w:tc>
        <w:tc>
          <w:tcPr>
            <w:tcW w:w="4961" w:type="dxa"/>
            <w:vAlign w:val="center"/>
            <w:hideMark/>
          </w:tcPr>
          <w:p w14:paraId="66C00655" w14:textId="77777777" w:rsidR="005F4B1B" w:rsidRPr="00C91BF6" w:rsidRDefault="005F4B1B" w:rsidP="00BD2B64">
            <w:pPr>
              <w:spacing w:after="160"/>
              <w:jc w:val="center"/>
              <w:rPr>
                <w:iCs/>
                <w:color w:val="404040" w:themeColor="text1" w:themeTint="BF"/>
                <w:sz w:val="16"/>
              </w:rPr>
            </w:pPr>
            <w:r w:rsidRPr="00C91BF6">
              <w:rPr>
                <w:iCs/>
                <w:color w:val="404040" w:themeColor="text1" w:themeTint="BF"/>
                <w:sz w:val="16"/>
              </w:rPr>
              <w:t>35%</w:t>
            </w:r>
          </w:p>
        </w:tc>
      </w:tr>
    </w:tbl>
    <w:p w14:paraId="2F2367E4" w14:textId="77777777" w:rsidR="005F4B1B" w:rsidRPr="00C91BF6" w:rsidRDefault="005F4B1B" w:rsidP="005F4B1B">
      <w:pPr>
        <w:rPr>
          <w:i/>
          <w:iCs/>
          <w:color w:val="404040" w:themeColor="text1" w:themeTint="BF"/>
          <w:sz w:val="16"/>
        </w:rPr>
      </w:pPr>
      <w:r w:rsidRPr="002E387E">
        <w:rPr>
          <w:rStyle w:val="nfasissutil"/>
        </w:rPr>
        <w:t>Fuente: Elaboración propia</w:t>
      </w:r>
    </w:p>
    <w:p w14:paraId="7C556061" w14:textId="77777777" w:rsidR="005F4B1B" w:rsidRPr="00C91BF6" w:rsidRDefault="005F4B1B" w:rsidP="005F4B1B">
      <w:pPr>
        <w:pStyle w:val="Ttulo9"/>
        <w:rPr>
          <w:b/>
          <w:bCs/>
        </w:rPr>
      </w:pPr>
      <w:r w:rsidRPr="00C91BF6">
        <w:t>Conservación</w:t>
      </w:r>
    </w:p>
    <w:p w14:paraId="725F5F2C" w14:textId="77777777" w:rsidR="005F4B1B" w:rsidRPr="005063D9" w:rsidRDefault="005F4B1B" w:rsidP="005F4B1B">
      <w:pPr>
        <w:spacing w:after="0"/>
        <w:rPr>
          <w:iCs/>
          <w:color w:val="404040" w:themeColor="text1" w:themeTint="BF"/>
          <w:szCs w:val="18"/>
        </w:rPr>
      </w:pPr>
      <w:r w:rsidRPr="005063D9">
        <w:rPr>
          <w:b/>
          <w:bCs/>
          <w:iCs/>
          <w:color w:val="404040" w:themeColor="text1" w:themeTint="BF"/>
          <w:szCs w:val="18"/>
        </w:rPr>
        <w:t xml:space="preserve">Descripción: </w:t>
      </w:r>
      <w:r w:rsidRPr="005063D9">
        <w:rPr>
          <w:iCs/>
          <w:color w:val="404040" w:themeColor="text1" w:themeTint="BF"/>
          <w:szCs w:val="18"/>
        </w:rPr>
        <w:t>En política tiene como enfoque principal la preservación del patrimonio natural y cultural en el Estado de Campeche.</w:t>
      </w:r>
    </w:p>
    <w:p w14:paraId="4FD31797" w14:textId="77777777" w:rsidR="005F4B1B" w:rsidRPr="005063D9" w:rsidRDefault="005F4B1B" w:rsidP="005F4B1B">
      <w:pPr>
        <w:spacing w:after="0"/>
        <w:rPr>
          <w:iCs/>
          <w:color w:val="404040" w:themeColor="text1" w:themeTint="BF"/>
          <w:szCs w:val="18"/>
        </w:rPr>
      </w:pPr>
      <w:r w:rsidRPr="005063D9">
        <w:rPr>
          <w:b/>
          <w:bCs/>
          <w:iCs/>
          <w:color w:val="404040" w:themeColor="text1" w:themeTint="BF"/>
          <w:szCs w:val="18"/>
        </w:rPr>
        <w:t>Capas utilizadas:</w:t>
      </w:r>
      <w:r w:rsidRPr="005063D9">
        <w:rPr>
          <w:iCs/>
          <w:color w:val="404040" w:themeColor="text1" w:themeTint="BF"/>
          <w:szCs w:val="18"/>
        </w:rPr>
        <w:t xml:space="preserve"> C04_Conservación_y_Restauracion_humedales_CONABIO_2020.shp, C04_Programa_Captacion_Iluvia_Xpujil_INEGI_2020.shp, C04_Programa_saneamiento_cuencas_CONAGUA_2016.shp, C04_Red_monitoreo_calidad_aguas_superficiales_CONABIO_2008.shp, C04_Playas_anidacion_tortugas_OPMATPG_2023.shp </w:t>
      </w:r>
      <w:r w:rsidRPr="005063D9">
        <w:rPr>
          <w:iCs/>
          <w:color w:val="404040" w:themeColor="text1" w:themeTint="BF"/>
          <w:szCs w:val="18"/>
          <w:vertAlign w:val="superscript"/>
        </w:rPr>
        <w:t>(1)</w:t>
      </w:r>
      <w:r w:rsidRPr="005063D9">
        <w:rPr>
          <w:iCs/>
          <w:color w:val="404040" w:themeColor="text1" w:themeTint="BF"/>
          <w:szCs w:val="18"/>
        </w:rPr>
        <w:t xml:space="preserve"> Y C04_Programa_proteccion_tortugas_SEMABICCE_OPMATPG_2023.prj</w:t>
      </w:r>
    </w:p>
    <w:p w14:paraId="703CD864" w14:textId="77777777" w:rsidR="005F4B1B" w:rsidRDefault="005F4B1B" w:rsidP="005F4B1B">
      <w:pPr>
        <w:rPr>
          <w:iCs/>
          <w:color w:val="404040" w:themeColor="text1" w:themeTint="BF"/>
          <w:szCs w:val="18"/>
        </w:rPr>
      </w:pPr>
      <w:r w:rsidRPr="005063D9">
        <w:rPr>
          <w:b/>
          <w:bCs/>
          <w:iCs/>
          <w:color w:val="404040" w:themeColor="text1" w:themeTint="BF"/>
          <w:szCs w:val="18"/>
        </w:rPr>
        <w:t xml:space="preserve">Descripción analítica: </w:t>
      </w:r>
      <w:r w:rsidRPr="005063D9">
        <w:rPr>
          <w:iCs/>
          <w:color w:val="404040" w:themeColor="text1" w:themeTint="BF"/>
          <w:szCs w:val="18"/>
        </w:rPr>
        <w:t>La política de conservación destina una superficie de 8,660.03 km², lo que representa el 15.1% del territorio total del estado.</w:t>
      </w:r>
    </w:p>
    <w:p w14:paraId="69465AAE"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71</w:t>
      </w:r>
      <w:r>
        <w:rPr>
          <w:noProof/>
        </w:rPr>
        <w:fldChar w:fldCharType="end"/>
      </w:r>
      <w:r>
        <w:t xml:space="preserve"> Ficha técnica de política de Conservación</w:t>
      </w:r>
    </w:p>
    <w:tbl>
      <w:tblPr>
        <w:tblStyle w:val="Tablaconcuadrcula"/>
        <w:tblW w:w="9351" w:type="dxa"/>
        <w:tblLayout w:type="fixed"/>
        <w:tblLook w:val="04A0" w:firstRow="1" w:lastRow="0" w:firstColumn="1" w:lastColumn="0" w:noHBand="0" w:noVBand="1"/>
      </w:tblPr>
      <w:tblGrid>
        <w:gridCol w:w="1271"/>
        <w:gridCol w:w="2410"/>
        <w:gridCol w:w="676"/>
        <w:gridCol w:w="1167"/>
        <w:gridCol w:w="3827"/>
      </w:tblGrid>
      <w:tr w:rsidR="005F4B1B" w:rsidRPr="005063D9" w14:paraId="7EC77F1D" w14:textId="77777777" w:rsidTr="00BD2B64">
        <w:tc>
          <w:tcPr>
            <w:tcW w:w="9351" w:type="dxa"/>
            <w:gridSpan w:val="5"/>
            <w:shd w:val="clear" w:color="auto" w:fill="156082" w:themeFill="accent1"/>
            <w:vAlign w:val="center"/>
            <w:hideMark/>
          </w:tcPr>
          <w:p w14:paraId="4B11A3D8" w14:textId="77777777" w:rsidR="005F4B1B" w:rsidRPr="005063D9" w:rsidRDefault="005F4B1B" w:rsidP="00BD2B64">
            <w:pPr>
              <w:spacing w:line="259" w:lineRule="auto"/>
              <w:jc w:val="center"/>
              <w:rPr>
                <w:b/>
                <w:bCs/>
                <w:color w:val="FFFFFF" w:themeColor="background1"/>
                <w:szCs w:val="18"/>
              </w:rPr>
            </w:pPr>
            <w:r>
              <w:rPr>
                <w:b/>
                <w:bCs/>
                <w:color w:val="FFFFFF" w:themeColor="background1"/>
                <w:szCs w:val="18"/>
              </w:rPr>
              <w:t>Conservación</w:t>
            </w:r>
          </w:p>
        </w:tc>
      </w:tr>
      <w:tr w:rsidR="005F4B1B" w:rsidRPr="005063D9" w14:paraId="18928BE9" w14:textId="77777777" w:rsidTr="00BD2B64">
        <w:tc>
          <w:tcPr>
            <w:tcW w:w="9351" w:type="dxa"/>
            <w:gridSpan w:val="5"/>
            <w:shd w:val="clear" w:color="auto" w:fill="156082" w:themeFill="accent1"/>
            <w:vAlign w:val="center"/>
            <w:hideMark/>
          </w:tcPr>
          <w:p w14:paraId="46648015"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Descriptivo</w:t>
            </w:r>
          </w:p>
        </w:tc>
      </w:tr>
      <w:tr w:rsidR="005F4B1B" w:rsidRPr="005063D9" w14:paraId="40777991" w14:textId="77777777" w:rsidTr="00BD2B64">
        <w:tc>
          <w:tcPr>
            <w:tcW w:w="1271" w:type="dxa"/>
            <w:shd w:val="clear" w:color="auto" w:fill="156082" w:themeFill="accent1"/>
            <w:vAlign w:val="center"/>
            <w:hideMark/>
          </w:tcPr>
          <w:p w14:paraId="490E1ACC"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Definición</w:t>
            </w:r>
          </w:p>
        </w:tc>
        <w:tc>
          <w:tcPr>
            <w:tcW w:w="2410" w:type="dxa"/>
            <w:shd w:val="clear" w:color="auto" w:fill="156082" w:themeFill="accent1"/>
            <w:vAlign w:val="center"/>
            <w:hideMark/>
          </w:tcPr>
          <w:p w14:paraId="3D26E3F1"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Acción</w:t>
            </w:r>
          </w:p>
        </w:tc>
        <w:tc>
          <w:tcPr>
            <w:tcW w:w="1843" w:type="dxa"/>
            <w:gridSpan w:val="2"/>
            <w:shd w:val="clear" w:color="auto" w:fill="156082" w:themeFill="accent1"/>
            <w:vAlign w:val="center"/>
            <w:hideMark/>
          </w:tcPr>
          <w:p w14:paraId="18037A9B"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Estrategia</w:t>
            </w:r>
          </w:p>
        </w:tc>
        <w:tc>
          <w:tcPr>
            <w:tcW w:w="3827" w:type="dxa"/>
            <w:shd w:val="clear" w:color="auto" w:fill="156082" w:themeFill="accent1"/>
            <w:vAlign w:val="center"/>
            <w:hideMark/>
          </w:tcPr>
          <w:p w14:paraId="58834EEB"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Capas utilizadas</w:t>
            </w:r>
          </w:p>
        </w:tc>
      </w:tr>
      <w:tr w:rsidR="005F4B1B" w:rsidRPr="005063D9" w14:paraId="62443213" w14:textId="77777777" w:rsidTr="00BD2B64">
        <w:trPr>
          <w:trHeight w:val="377"/>
        </w:trPr>
        <w:tc>
          <w:tcPr>
            <w:tcW w:w="1271" w:type="dxa"/>
            <w:vMerge w:val="restart"/>
            <w:vAlign w:val="center"/>
            <w:hideMark/>
          </w:tcPr>
          <w:p w14:paraId="427F949B"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En política tiene como enfoque principal la preservación del patrimonio natural y cultural en el Estado de Campeche</w:t>
            </w:r>
          </w:p>
        </w:tc>
        <w:tc>
          <w:tcPr>
            <w:tcW w:w="2410" w:type="dxa"/>
            <w:vMerge w:val="restart"/>
            <w:vAlign w:val="center"/>
            <w:hideMark/>
          </w:tcPr>
          <w:p w14:paraId="3374CB7C"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Programa de captación de agua de lluvia (Xpujil).</w:t>
            </w:r>
          </w:p>
        </w:tc>
        <w:tc>
          <w:tcPr>
            <w:tcW w:w="1843" w:type="dxa"/>
            <w:gridSpan w:val="2"/>
            <w:vMerge w:val="restart"/>
            <w:vAlign w:val="center"/>
            <w:hideMark/>
          </w:tcPr>
          <w:p w14:paraId="22AF3156"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selva, tierra y agua</w:t>
            </w:r>
            <w:r>
              <w:rPr>
                <w:iCs/>
                <w:color w:val="404040" w:themeColor="text1" w:themeTint="BF"/>
                <w:sz w:val="16"/>
              </w:rPr>
              <w:t>.</w:t>
            </w:r>
          </w:p>
        </w:tc>
        <w:tc>
          <w:tcPr>
            <w:tcW w:w="3827" w:type="dxa"/>
            <w:vAlign w:val="center"/>
            <w:hideMark/>
          </w:tcPr>
          <w:p w14:paraId="36046930"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C04_Modelo_Ordenamiento_Territorial_OP_PG_2023_CP.shp</w:t>
            </w:r>
          </w:p>
        </w:tc>
      </w:tr>
      <w:tr w:rsidR="005F4B1B" w:rsidRPr="005063D9" w14:paraId="790F7A61" w14:textId="77777777" w:rsidTr="00BD2B64">
        <w:trPr>
          <w:trHeight w:val="515"/>
        </w:trPr>
        <w:tc>
          <w:tcPr>
            <w:tcW w:w="1271" w:type="dxa"/>
            <w:vMerge/>
            <w:vAlign w:val="center"/>
            <w:hideMark/>
          </w:tcPr>
          <w:p w14:paraId="6D41E25C" w14:textId="77777777" w:rsidR="005F4B1B" w:rsidRPr="005063D9" w:rsidRDefault="005F4B1B" w:rsidP="00BD2B64">
            <w:pPr>
              <w:jc w:val="center"/>
              <w:rPr>
                <w:iCs/>
                <w:color w:val="404040" w:themeColor="text1" w:themeTint="BF"/>
                <w:sz w:val="16"/>
              </w:rPr>
            </w:pPr>
          </w:p>
        </w:tc>
        <w:tc>
          <w:tcPr>
            <w:tcW w:w="2410" w:type="dxa"/>
            <w:vMerge/>
            <w:vAlign w:val="center"/>
            <w:hideMark/>
          </w:tcPr>
          <w:p w14:paraId="1395CD00" w14:textId="77777777" w:rsidR="005F4B1B" w:rsidRPr="005063D9" w:rsidRDefault="005F4B1B" w:rsidP="00BD2B64">
            <w:pPr>
              <w:jc w:val="center"/>
              <w:rPr>
                <w:iCs/>
                <w:color w:val="404040" w:themeColor="text1" w:themeTint="BF"/>
                <w:sz w:val="16"/>
              </w:rPr>
            </w:pPr>
          </w:p>
        </w:tc>
        <w:tc>
          <w:tcPr>
            <w:tcW w:w="1843" w:type="dxa"/>
            <w:gridSpan w:val="2"/>
            <w:vMerge/>
            <w:vAlign w:val="center"/>
            <w:hideMark/>
          </w:tcPr>
          <w:p w14:paraId="74E629ED" w14:textId="77777777" w:rsidR="005F4B1B" w:rsidRPr="005063D9" w:rsidRDefault="005F4B1B" w:rsidP="00BD2B64">
            <w:pPr>
              <w:jc w:val="center"/>
              <w:rPr>
                <w:iCs/>
                <w:color w:val="404040" w:themeColor="text1" w:themeTint="BF"/>
                <w:sz w:val="16"/>
              </w:rPr>
            </w:pPr>
          </w:p>
        </w:tc>
        <w:tc>
          <w:tcPr>
            <w:tcW w:w="3827" w:type="dxa"/>
            <w:vAlign w:val="center"/>
            <w:hideMark/>
          </w:tcPr>
          <w:p w14:paraId="3CE35A64"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C04_Programa_Captacion_Iluvia_Xpujil_INEGI_2020.shp</w:t>
            </w:r>
          </w:p>
        </w:tc>
      </w:tr>
      <w:tr w:rsidR="005F4B1B" w:rsidRPr="005063D9" w14:paraId="4E0F226F" w14:textId="77777777" w:rsidTr="00BD2B64">
        <w:trPr>
          <w:trHeight w:val="879"/>
        </w:trPr>
        <w:tc>
          <w:tcPr>
            <w:tcW w:w="1271" w:type="dxa"/>
            <w:vMerge/>
            <w:vAlign w:val="center"/>
            <w:hideMark/>
          </w:tcPr>
          <w:p w14:paraId="61D6C316" w14:textId="77777777" w:rsidR="005F4B1B" w:rsidRPr="005063D9" w:rsidRDefault="005F4B1B" w:rsidP="00BD2B64">
            <w:pPr>
              <w:jc w:val="center"/>
              <w:rPr>
                <w:iCs/>
                <w:color w:val="404040" w:themeColor="text1" w:themeTint="BF"/>
                <w:sz w:val="16"/>
              </w:rPr>
            </w:pPr>
          </w:p>
        </w:tc>
        <w:tc>
          <w:tcPr>
            <w:tcW w:w="2410" w:type="dxa"/>
            <w:vAlign w:val="center"/>
            <w:hideMark/>
          </w:tcPr>
          <w:p w14:paraId="070719E8"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Conservación y restauración de humedales.</w:t>
            </w:r>
          </w:p>
        </w:tc>
        <w:tc>
          <w:tcPr>
            <w:tcW w:w="1843" w:type="dxa"/>
            <w:gridSpan w:val="2"/>
            <w:vMerge/>
            <w:vAlign w:val="center"/>
            <w:hideMark/>
          </w:tcPr>
          <w:p w14:paraId="367996E0" w14:textId="77777777" w:rsidR="005F4B1B" w:rsidRPr="005063D9" w:rsidRDefault="005F4B1B" w:rsidP="00BD2B64">
            <w:pPr>
              <w:jc w:val="center"/>
              <w:rPr>
                <w:iCs/>
                <w:color w:val="404040" w:themeColor="text1" w:themeTint="BF"/>
                <w:sz w:val="16"/>
              </w:rPr>
            </w:pPr>
          </w:p>
        </w:tc>
        <w:tc>
          <w:tcPr>
            <w:tcW w:w="3827" w:type="dxa"/>
            <w:vAlign w:val="center"/>
            <w:hideMark/>
          </w:tcPr>
          <w:p w14:paraId="719DCEB0"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C04_Conservación_y_Restauracion_humedales_CONABIO_2020.shp</w:t>
            </w:r>
          </w:p>
        </w:tc>
      </w:tr>
      <w:tr w:rsidR="005F4B1B" w:rsidRPr="005063D9" w14:paraId="5C9CC7F0" w14:textId="77777777" w:rsidTr="00BD2B64">
        <w:trPr>
          <w:trHeight w:val="844"/>
        </w:trPr>
        <w:tc>
          <w:tcPr>
            <w:tcW w:w="1271" w:type="dxa"/>
            <w:vMerge/>
            <w:vAlign w:val="center"/>
            <w:hideMark/>
          </w:tcPr>
          <w:p w14:paraId="35A8D6C3" w14:textId="77777777" w:rsidR="005F4B1B" w:rsidRPr="005063D9" w:rsidRDefault="005F4B1B" w:rsidP="00BD2B64">
            <w:pPr>
              <w:jc w:val="center"/>
              <w:rPr>
                <w:iCs/>
                <w:color w:val="404040" w:themeColor="text1" w:themeTint="BF"/>
                <w:sz w:val="16"/>
              </w:rPr>
            </w:pPr>
          </w:p>
        </w:tc>
        <w:tc>
          <w:tcPr>
            <w:tcW w:w="2410" w:type="dxa"/>
            <w:vAlign w:val="center"/>
            <w:hideMark/>
          </w:tcPr>
          <w:p w14:paraId="2943D9E6"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Red de monitoreo de calidad de agua</w:t>
            </w:r>
          </w:p>
        </w:tc>
        <w:tc>
          <w:tcPr>
            <w:tcW w:w="1843" w:type="dxa"/>
            <w:gridSpan w:val="2"/>
            <w:vMerge/>
            <w:vAlign w:val="center"/>
            <w:hideMark/>
          </w:tcPr>
          <w:p w14:paraId="2B0B04FA" w14:textId="77777777" w:rsidR="005F4B1B" w:rsidRPr="005063D9" w:rsidRDefault="005F4B1B" w:rsidP="00BD2B64">
            <w:pPr>
              <w:jc w:val="center"/>
              <w:rPr>
                <w:iCs/>
                <w:color w:val="404040" w:themeColor="text1" w:themeTint="BF"/>
                <w:sz w:val="16"/>
              </w:rPr>
            </w:pPr>
          </w:p>
        </w:tc>
        <w:tc>
          <w:tcPr>
            <w:tcW w:w="3827" w:type="dxa"/>
            <w:vAlign w:val="center"/>
            <w:hideMark/>
          </w:tcPr>
          <w:p w14:paraId="60CABC0A"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C04_Red_monitoreo_calidad_aguas_superficiales_CONABIO_2008.shp</w:t>
            </w:r>
          </w:p>
        </w:tc>
      </w:tr>
      <w:tr w:rsidR="005F4B1B" w:rsidRPr="005063D9" w14:paraId="0AB7DF32" w14:textId="77777777" w:rsidTr="00BD2B64">
        <w:trPr>
          <w:trHeight w:val="132"/>
        </w:trPr>
        <w:tc>
          <w:tcPr>
            <w:tcW w:w="1271" w:type="dxa"/>
            <w:vMerge/>
            <w:vAlign w:val="center"/>
            <w:hideMark/>
          </w:tcPr>
          <w:p w14:paraId="05AF2925" w14:textId="77777777" w:rsidR="005F4B1B" w:rsidRPr="005063D9" w:rsidRDefault="005F4B1B" w:rsidP="00BD2B64">
            <w:pPr>
              <w:jc w:val="center"/>
              <w:rPr>
                <w:iCs/>
                <w:color w:val="404040" w:themeColor="text1" w:themeTint="BF"/>
                <w:sz w:val="16"/>
              </w:rPr>
            </w:pPr>
          </w:p>
        </w:tc>
        <w:tc>
          <w:tcPr>
            <w:tcW w:w="2410" w:type="dxa"/>
            <w:vAlign w:val="center"/>
            <w:hideMark/>
          </w:tcPr>
          <w:p w14:paraId="2BCA1396"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Programa regional de saneamiento de las cuencas río Usumacinta y Laguna de Términos</w:t>
            </w:r>
          </w:p>
        </w:tc>
        <w:tc>
          <w:tcPr>
            <w:tcW w:w="1843" w:type="dxa"/>
            <w:gridSpan w:val="2"/>
            <w:vMerge/>
            <w:vAlign w:val="center"/>
            <w:hideMark/>
          </w:tcPr>
          <w:p w14:paraId="025E1C3D" w14:textId="77777777" w:rsidR="005F4B1B" w:rsidRPr="005063D9" w:rsidRDefault="005F4B1B" w:rsidP="00BD2B64">
            <w:pPr>
              <w:jc w:val="center"/>
              <w:rPr>
                <w:iCs/>
                <w:color w:val="404040" w:themeColor="text1" w:themeTint="BF"/>
                <w:sz w:val="16"/>
              </w:rPr>
            </w:pPr>
          </w:p>
        </w:tc>
        <w:tc>
          <w:tcPr>
            <w:tcW w:w="3827" w:type="dxa"/>
            <w:vAlign w:val="center"/>
            <w:hideMark/>
          </w:tcPr>
          <w:p w14:paraId="6F6E1338"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C04_Programa_saneamiento_cuencas_CONAGUA_2016.shp</w:t>
            </w:r>
          </w:p>
          <w:p w14:paraId="6CE43AFD" w14:textId="77777777" w:rsidR="005F4B1B" w:rsidRPr="005063D9" w:rsidRDefault="005F4B1B" w:rsidP="00BD2B64">
            <w:pPr>
              <w:jc w:val="center"/>
              <w:rPr>
                <w:iCs/>
                <w:color w:val="404040" w:themeColor="text1" w:themeTint="BF"/>
                <w:sz w:val="16"/>
              </w:rPr>
            </w:pPr>
          </w:p>
        </w:tc>
      </w:tr>
      <w:tr w:rsidR="005F4B1B" w:rsidRPr="005063D9" w14:paraId="6D162840" w14:textId="77777777" w:rsidTr="00BD2B64">
        <w:trPr>
          <w:trHeight w:val="844"/>
        </w:trPr>
        <w:tc>
          <w:tcPr>
            <w:tcW w:w="1271" w:type="dxa"/>
            <w:vMerge/>
            <w:vAlign w:val="center"/>
            <w:hideMark/>
          </w:tcPr>
          <w:p w14:paraId="4AFA2834" w14:textId="77777777" w:rsidR="005F4B1B" w:rsidRPr="005063D9" w:rsidRDefault="005F4B1B" w:rsidP="00BD2B64">
            <w:pPr>
              <w:jc w:val="center"/>
              <w:rPr>
                <w:iCs/>
                <w:color w:val="404040" w:themeColor="text1" w:themeTint="BF"/>
                <w:sz w:val="16"/>
              </w:rPr>
            </w:pPr>
          </w:p>
        </w:tc>
        <w:tc>
          <w:tcPr>
            <w:tcW w:w="2410" w:type="dxa"/>
            <w:vAlign w:val="center"/>
            <w:hideMark/>
          </w:tcPr>
          <w:p w14:paraId="79E51EB7"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Conservación de Tortugas Marinas.</w:t>
            </w:r>
          </w:p>
        </w:tc>
        <w:tc>
          <w:tcPr>
            <w:tcW w:w="1843" w:type="dxa"/>
            <w:gridSpan w:val="2"/>
            <w:vAlign w:val="center"/>
            <w:hideMark/>
          </w:tcPr>
          <w:p w14:paraId="65D84BCA"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campo, mar y turismo biocultural.</w:t>
            </w:r>
          </w:p>
        </w:tc>
        <w:tc>
          <w:tcPr>
            <w:tcW w:w="3827" w:type="dxa"/>
            <w:vAlign w:val="center"/>
            <w:hideMark/>
          </w:tcPr>
          <w:p w14:paraId="35E06138"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 xml:space="preserve">C04_Playas_anidacion_tortugas_OPMATPG_2023.shp </w:t>
            </w:r>
            <w:r w:rsidRPr="005063D9">
              <w:rPr>
                <w:iCs/>
                <w:color w:val="404040" w:themeColor="text1" w:themeTint="BF"/>
                <w:sz w:val="16"/>
                <w:vertAlign w:val="superscript"/>
              </w:rPr>
              <w:t>(1)</w:t>
            </w:r>
          </w:p>
          <w:p w14:paraId="7BFE7D34"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C04_Programa_proteccion_tortugas_SEMABICCE_OPMATPG_2023.shp</w:t>
            </w:r>
          </w:p>
        </w:tc>
      </w:tr>
      <w:tr w:rsidR="005F4B1B" w:rsidRPr="005063D9" w14:paraId="272EB0F1" w14:textId="77777777" w:rsidTr="00BD2B64">
        <w:tc>
          <w:tcPr>
            <w:tcW w:w="9351" w:type="dxa"/>
            <w:gridSpan w:val="5"/>
            <w:shd w:val="clear" w:color="auto" w:fill="156082" w:themeFill="accent1"/>
            <w:vAlign w:val="center"/>
            <w:hideMark/>
          </w:tcPr>
          <w:p w14:paraId="061322E7"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Analítico</w:t>
            </w:r>
          </w:p>
        </w:tc>
      </w:tr>
      <w:tr w:rsidR="005F4B1B" w:rsidRPr="005063D9" w14:paraId="044BAB95" w14:textId="77777777" w:rsidTr="00BD2B64">
        <w:tc>
          <w:tcPr>
            <w:tcW w:w="4357" w:type="dxa"/>
            <w:gridSpan w:val="3"/>
            <w:shd w:val="clear" w:color="auto" w:fill="156082" w:themeFill="accent1"/>
            <w:vAlign w:val="center"/>
            <w:hideMark/>
          </w:tcPr>
          <w:p w14:paraId="4546C9CB"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Conservación</w:t>
            </w:r>
          </w:p>
        </w:tc>
        <w:tc>
          <w:tcPr>
            <w:tcW w:w="4994" w:type="dxa"/>
            <w:gridSpan w:val="2"/>
            <w:shd w:val="clear" w:color="auto" w:fill="156082" w:themeFill="accent1"/>
            <w:vAlign w:val="center"/>
            <w:hideMark/>
          </w:tcPr>
          <w:p w14:paraId="47B84C15" w14:textId="77777777" w:rsidR="005F4B1B" w:rsidRPr="005063D9" w:rsidRDefault="005F4B1B" w:rsidP="00BD2B64">
            <w:pPr>
              <w:spacing w:line="259" w:lineRule="auto"/>
              <w:jc w:val="center"/>
              <w:rPr>
                <w:b/>
                <w:bCs/>
                <w:color w:val="FFFFFF" w:themeColor="background1"/>
                <w:szCs w:val="18"/>
              </w:rPr>
            </w:pPr>
            <w:r w:rsidRPr="005063D9">
              <w:rPr>
                <w:b/>
                <w:bCs/>
                <w:color w:val="FFFFFF" w:themeColor="background1"/>
                <w:szCs w:val="18"/>
              </w:rPr>
              <w:t>Superficie del territorio</w:t>
            </w:r>
          </w:p>
        </w:tc>
      </w:tr>
      <w:tr w:rsidR="005F4B1B" w:rsidRPr="005063D9" w14:paraId="061C608B" w14:textId="77777777" w:rsidTr="00BD2B64">
        <w:tc>
          <w:tcPr>
            <w:tcW w:w="4357" w:type="dxa"/>
            <w:gridSpan w:val="3"/>
            <w:vAlign w:val="center"/>
            <w:hideMark/>
          </w:tcPr>
          <w:p w14:paraId="66022075"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KM</w:t>
            </w:r>
            <w:r w:rsidRPr="005063D9">
              <w:rPr>
                <w:iCs/>
                <w:color w:val="404040" w:themeColor="text1" w:themeTint="BF"/>
                <w:sz w:val="16"/>
                <w:vertAlign w:val="superscript"/>
              </w:rPr>
              <w:t>2</w:t>
            </w:r>
          </w:p>
        </w:tc>
        <w:tc>
          <w:tcPr>
            <w:tcW w:w="4994" w:type="dxa"/>
            <w:gridSpan w:val="2"/>
            <w:vAlign w:val="center"/>
            <w:hideMark/>
          </w:tcPr>
          <w:p w14:paraId="7AA42495"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8,660.03 km²</w:t>
            </w:r>
          </w:p>
        </w:tc>
      </w:tr>
      <w:tr w:rsidR="005F4B1B" w:rsidRPr="005063D9" w14:paraId="37928210" w14:textId="77777777" w:rsidTr="00BD2B64">
        <w:tc>
          <w:tcPr>
            <w:tcW w:w="4357" w:type="dxa"/>
            <w:gridSpan w:val="3"/>
            <w:vAlign w:val="center"/>
            <w:hideMark/>
          </w:tcPr>
          <w:p w14:paraId="09B06414"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w:t>
            </w:r>
          </w:p>
        </w:tc>
        <w:tc>
          <w:tcPr>
            <w:tcW w:w="4994" w:type="dxa"/>
            <w:gridSpan w:val="2"/>
            <w:vAlign w:val="center"/>
            <w:hideMark/>
          </w:tcPr>
          <w:p w14:paraId="4EFC13DA" w14:textId="77777777" w:rsidR="005F4B1B" w:rsidRPr="005063D9" w:rsidRDefault="005F4B1B" w:rsidP="00BD2B64">
            <w:pPr>
              <w:jc w:val="center"/>
              <w:rPr>
                <w:iCs/>
                <w:color w:val="404040" w:themeColor="text1" w:themeTint="BF"/>
                <w:sz w:val="16"/>
              </w:rPr>
            </w:pPr>
            <w:r w:rsidRPr="005063D9">
              <w:rPr>
                <w:iCs/>
                <w:color w:val="404040" w:themeColor="text1" w:themeTint="BF"/>
                <w:sz w:val="16"/>
              </w:rPr>
              <w:t>15.1%</w:t>
            </w:r>
          </w:p>
        </w:tc>
      </w:tr>
    </w:tbl>
    <w:p w14:paraId="0A9480EC" w14:textId="77777777" w:rsidR="005F4B1B" w:rsidRPr="005063D9" w:rsidRDefault="005F4B1B" w:rsidP="005F4B1B">
      <w:pPr>
        <w:rPr>
          <w:i/>
          <w:iCs/>
          <w:color w:val="404040" w:themeColor="text1" w:themeTint="BF"/>
          <w:sz w:val="16"/>
        </w:rPr>
      </w:pPr>
      <w:r w:rsidRPr="002E387E">
        <w:rPr>
          <w:rStyle w:val="nfasissutil"/>
        </w:rPr>
        <w:t>Fuente: Elaboración propia</w:t>
      </w:r>
    </w:p>
    <w:p w14:paraId="7E22A0CB" w14:textId="77777777" w:rsidR="005F4B1B" w:rsidRPr="00C91BF6" w:rsidRDefault="005F4B1B" w:rsidP="005F4B1B">
      <w:pPr>
        <w:pStyle w:val="Ttulo9"/>
        <w:rPr>
          <w:b/>
          <w:bCs/>
        </w:rPr>
      </w:pPr>
      <w:r w:rsidRPr="00C91BF6">
        <w:t>Protección</w:t>
      </w:r>
    </w:p>
    <w:p w14:paraId="117F7B64" w14:textId="77777777" w:rsidR="005F4B1B" w:rsidRPr="008F3643" w:rsidRDefault="005F4B1B" w:rsidP="005F4B1B">
      <w:pPr>
        <w:spacing w:after="0"/>
        <w:rPr>
          <w:iCs/>
          <w:color w:val="404040" w:themeColor="text1" w:themeTint="BF"/>
          <w:szCs w:val="18"/>
        </w:rPr>
      </w:pPr>
      <w:r w:rsidRPr="008F3643">
        <w:rPr>
          <w:b/>
          <w:bCs/>
          <w:iCs/>
          <w:color w:val="404040" w:themeColor="text1" w:themeTint="BF"/>
          <w:szCs w:val="18"/>
        </w:rPr>
        <w:t xml:space="preserve">Descripción: </w:t>
      </w:r>
      <w:r w:rsidRPr="008F3643">
        <w:rPr>
          <w:iCs/>
          <w:color w:val="404040" w:themeColor="text1" w:themeTint="BF"/>
          <w:szCs w:val="18"/>
        </w:rPr>
        <w:t>Esta política tiene como objetivo principal salvaguardar las zonas de alto valor ambiental y ecosistémico.</w:t>
      </w:r>
    </w:p>
    <w:p w14:paraId="62AD77AE" w14:textId="77777777" w:rsidR="005F4B1B" w:rsidRPr="008F3643" w:rsidRDefault="005F4B1B" w:rsidP="005F4B1B">
      <w:pPr>
        <w:spacing w:after="0"/>
        <w:rPr>
          <w:iCs/>
          <w:color w:val="404040" w:themeColor="text1" w:themeTint="BF"/>
          <w:szCs w:val="18"/>
        </w:rPr>
      </w:pPr>
      <w:r w:rsidRPr="008F3643">
        <w:rPr>
          <w:b/>
          <w:bCs/>
          <w:iCs/>
          <w:color w:val="404040" w:themeColor="text1" w:themeTint="BF"/>
          <w:szCs w:val="18"/>
        </w:rPr>
        <w:t>Capas utilizadas</w:t>
      </w:r>
      <w:r w:rsidRPr="008F3643">
        <w:rPr>
          <w:iCs/>
          <w:color w:val="404040" w:themeColor="text1" w:themeTint="BF"/>
          <w:szCs w:val="18"/>
        </w:rPr>
        <w:t>: C04_Pasos_de_fauna_FTM_2023.shp</w:t>
      </w:r>
    </w:p>
    <w:p w14:paraId="33D52B93" w14:textId="77777777" w:rsidR="005F4B1B" w:rsidRPr="008F3643" w:rsidRDefault="005F4B1B" w:rsidP="005F4B1B">
      <w:pPr>
        <w:rPr>
          <w:b/>
          <w:bCs/>
          <w:iCs/>
          <w:color w:val="404040" w:themeColor="text1" w:themeTint="BF"/>
          <w:szCs w:val="18"/>
        </w:rPr>
      </w:pPr>
      <w:r w:rsidRPr="008F3643">
        <w:rPr>
          <w:b/>
          <w:bCs/>
          <w:iCs/>
          <w:color w:val="404040" w:themeColor="text1" w:themeTint="BF"/>
          <w:szCs w:val="18"/>
        </w:rPr>
        <w:t>Descripción analítica:</w:t>
      </w:r>
      <w:r w:rsidRPr="008F3643">
        <w:rPr>
          <w:iCs/>
          <w:color w:val="404040" w:themeColor="text1" w:themeTint="BF"/>
          <w:szCs w:val="18"/>
        </w:rPr>
        <w:t xml:space="preserve"> La política de protección destina una superficie de 12,041.08 km², lo que representa el 21% del territorio total del estado</w:t>
      </w:r>
      <w:r w:rsidRPr="008F3643">
        <w:rPr>
          <w:b/>
          <w:bCs/>
          <w:iCs/>
          <w:color w:val="404040" w:themeColor="text1" w:themeTint="BF"/>
          <w:szCs w:val="18"/>
        </w:rPr>
        <w:t>.</w:t>
      </w:r>
    </w:p>
    <w:p w14:paraId="13F56652"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72</w:t>
      </w:r>
      <w:r>
        <w:rPr>
          <w:noProof/>
        </w:rPr>
        <w:fldChar w:fldCharType="end"/>
      </w:r>
      <w:r>
        <w:t xml:space="preserve"> Ficha técnica de política de Protección</w:t>
      </w:r>
    </w:p>
    <w:tbl>
      <w:tblPr>
        <w:tblStyle w:val="Tablaconcuadrcula"/>
        <w:tblW w:w="0" w:type="auto"/>
        <w:tblLook w:val="04A0" w:firstRow="1" w:lastRow="0" w:firstColumn="1" w:lastColumn="0" w:noHBand="0" w:noVBand="1"/>
      </w:tblPr>
      <w:tblGrid>
        <w:gridCol w:w="1278"/>
        <w:gridCol w:w="1228"/>
        <w:gridCol w:w="1234"/>
        <w:gridCol w:w="5088"/>
      </w:tblGrid>
      <w:tr w:rsidR="005F4B1B" w:rsidRPr="00965A35" w14:paraId="1A5AE563" w14:textId="77777777" w:rsidTr="00BD2B64">
        <w:tc>
          <w:tcPr>
            <w:tcW w:w="9350" w:type="dxa"/>
            <w:gridSpan w:val="4"/>
            <w:shd w:val="clear" w:color="auto" w:fill="156082" w:themeFill="accent1"/>
            <w:vAlign w:val="center"/>
            <w:hideMark/>
          </w:tcPr>
          <w:p w14:paraId="486308F1"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Protección</w:t>
            </w:r>
          </w:p>
        </w:tc>
      </w:tr>
      <w:tr w:rsidR="005F4B1B" w:rsidRPr="00965A35" w14:paraId="33B7DDA5" w14:textId="77777777" w:rsidTr="00BD2B64">
        <w:tc>
          <w:tcPr>
            <w:tcW w:w="9350" w:type="dxa"/>
            <w:gridSpan w:val="4"/>
            <w:shd w:val="clear" w:color="auto" w:fill="156082" w:themeFill="accent1"/>
            <w:vAlign w:val="center"/>
            <w:hideMark/>
          </w:tcPr>
          <w:p w14:paraId="2C1EC6A8"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Descriptivo</w:t>
            </w:r>
          </w:p>
        </w:tc>
      </w:tr>
      <w:tr w:rsidR="005F4B1B" w:rsidRPr="00965A35" w14:paraId="393A6675" w14:textId="77777777" w:rsidTr="00BD2B64">
        <w:tc>
          <w:tcPr>
            <w:tcW w:w="1295" w:type="dxa"/>
            <w:shd w:val="clear" w:color="auto" w:fill="156082" w:themeFill="accent1"/>
            <w:vAlign w:val="center"/>
            <w:hideMark/>
          </w:tcPr>
          <w:p w14:paraId="2FBEC8C7"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Definición</w:t>
            </w:r>
          </w:p>
        </w:tc>
        <w:tc>
          <w:tcPr>
            <w:tcW w:w="1784" w:type="dxa"/>
            <w:shd w:val="clear" w:color="auto" w:fill="156082" w:themeFill="accent1"/>
            <w:vAlign w:val="center"/>
            <w:hideMark/>
          </w:tcPr>
          <w:p w14:paraId="452938DC"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Acción</w:t>
            </w:r>
          </w:p>
        </w:tc>
        <w:tc>
          <w:tcPr>
            <w:tcW w:w="1311" w:type="dxa"/>
            <w:shd w:val="clear" w:color="auto" w:fill="156082" w:themeFill="accent1"/>
            <w:vAlign w:val="center"/>
            <w:hideMark/>
          </w:tcPr>
          <w:p w14:paraId="59771D19"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Estrategia</w:t>
            </w:r>
          </w:p>
        </w:tc>
        <w:tc>
          <w:tcPr>
            <w:tcW w:w="4960" w:type="dxa"/>
            <w:shd w:val="clear" w:color="auto" w:fill="156082" w:themeFill="accent1"/>
            <w:vAlign w:val="center"/>
            <w:hideMark/>
          </w:tcPr>
          <w:p w14:paraId="49A4255E"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Capas utilizadas</w:t>
            </w:r>
          </w:p>
        </w:tc>
      </w:tr>
      <w:tr w:rsidR="005F4B1B" w:rsidRPr="00965A35" w14:paraId="05C09F67" w14:textId="77777777" w:rsidTr="00BD2B64">
        <w:trPr>
          <w:trHeight w:val="493"/>
        </w:trPr>
        <w:tc>
          <w:tcPr>
            <w:tcW w:w="1295" w:type="dxa"/>
            <w:vMerge w:val="restart"/>
            <w:vAlign w:val="center"/>
            <w:hideMark/>
          </w:tcPr>
          <w:p w14:paraId="10797225"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lastRenderedPageBreak/>
              <w:t>Esta política tiene como objetivo principal salvaguardar las zonas de alto valor ambiental y ecosistémico</w:t>
            </w:r>
          </w:p>
        </w:tc>
        <w:tc>
          <w:tcPr>
            <w:tcW w:w="1784" w:type="dxa"/>
            <w:vMerge w:val="restart"/>
            <w:vAlign w:val="center"/>
            <w:hideMark/>
          </w:tcPr>
          <w:p w14:paraId="1E1CAE8A"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Sistema integral de pasos de fauna</w:t>
            </w:r>
          </w:p>
        </w:tc>
        <w:tc>
          <w:tcPr>
            <w:tcW w:w="1311" w:type="dxa"/>
            <w:vMerge w:val="restart"/>
            <w:vAlign w:val="center"/>
            <w:hideMark/>
          </w:tcPr>
          <w:p w14:paraId="4D60A758"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selva, tierra y agua</w:t>
            </w:r>
          </w:p>
        </w:tc>
        <w:tc>
          <w:tcPr>
            <w:tcW w:w="4960" w:type="dxa"/>
            <w:vAlign w:val="center"/>
            <w:hideMark/>
          </w:tcPr>
          <w:p w14:paraId="1000B230"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C04_Modelo_Ordenamiento_Territorial_OP_PG_2023_CP.shp</w:t>
            </w:r>
          </w:p>
        </w:tc>
      </w:tr>
      <w:tr w:rsidR="005F4B1B" w:rsidRPr="00965A35" w14:paraId="5E819B21" w14:textId="77777777" w:rsidTr="00BD2B64">
        <w:trPr>
          <w:trHeight w:val="1198"/>
        </w:trPr>
        <w:tc>
          <w:tcPr>
            <w:tcW w:w="1295" w:type="dxa"/>
            <w:vMerge/>
            <w:vAlign w:val="center"/>
            <w:hideMark/>
          </w:tcPr>
          <w:p w14:paraId="49AFDC3A" w14:textId="77777777" w:rsidR="005F4B1B" w:rsidRPr="00965A35" w:rsidRDefault="005F4B1B" w:rsidP="00BD2B64">
            <w:pPr>
              <w:jc w:val="center"/>
              <w:rPr>
                <w:iCs/>
                <w:color w:val="404040" w:themeColor="text1" w:themeTint="BF"/>
                <w:sz w:val="16"/>
              </w:rPr>
            </w:pPr>
          </w:p>
        </w:tc>
        <w:tc>
          <w:tcPr>
            <w:tcW w:w="1784" w:type="dxa"/>
            <w:vMerge/>
            <w:vAlign w:val="center"/>
            <w:hideMark/>
          </w:tcPr>
          <w:p w14:paraId="7AA0848B" w14:textId="77777777" w:rsidR="005F4B1B" w:rsidRPr="00965A35" w:rsidRDefault="005F4B1B" w:rsidP="00BD2B64">
            <w:pPr>
              <w:jc w:val="center"/>
              <w:rPr>
                <w:iCs/>
                <w:color w:val="404040" w:themeColor="text1" w:themeTint="BF"/>
                <w:sz w:val="16"/>
              </w:rPr>
            </w:pPr>
          </w:p>
        </w:tc>
        <w:tc>
          <w:tcPr>
            <w:tcW w:w="1311" w:type="dxa"/>
            <w:vMerge/>
            <w:vAlign w:val="center"/>
            <w:hideMark/>
          </w:tcPr>
          <w:p w14:paraId="7B09C2C7" w14:textId="77777777" w:rsidR="005F4B1B" w:rsidRPr="00965A35" w:rsidRDefault="005F4B1B" w:rsidP="00BD2B64">
            <w:pPr>
              <w:jc w:val="center"/>
              <w:rPr>
                <w:iCs/>
                <w:color w:val="404040" w:themeColor="text1" w:themeTint="BF"/>
                <w:sz w:val="16"/>
              </w:rPr>
            </w:pPr>
          </w:p>
        </w:tc>
        <w:tc>
          <w:tcPr>
            <w:tcW w:w="4960" w:type="dxa"/>
            <w:vAlign w:val="center"/>
            <w:hideMark/>
          </w:tcPr>
          <w:p w14:paraId="408236EB"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C04_Pasos_de_fauna_FTM_2023.shp</w:t>
            </w:r>
          </w:p>
        </w:tc>
      </w:tr>
      <w:tr w:rsidR="005F4B1B" w:rsidRPr="00965A35" w14:paraId="1D952194" w14:textId="77777777" w:rsidTr="00BD2B64">
        <w:tc>
          <w:tcPr>
            <w:tcW w:w="9350" w:type="dxa"/>
            <w:gridSpan w:val="4"/>
            <w:shd w:val="clear" w:color="auto" w:fill="156082" w:themeFill="accent1"/>
            <w:vAlign w:val="center"/>
            <w:hideMark/>
          </w:tcPr>
          <w:p w14:paraId="2D291EF3"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Analítico</w:t>
            </w:r>
          </w:p>
        </w:tc>
      </w:tr>
      <w:tr w:rsidR="005F4B1B" w:rsidRPr="00965A35" w14:paraId="19BCC726" w14:textId="77777777" w:rsidTr="00BD2B64">
        <w:tc>
          <w:tcPr>
            <w:tcW w:w="4390" w:type="dxa"/>
            <w:gridSpan w:val="3"/>
            <w:shd w:val="clear" w:color="auto" w:fill="156082" w:themeFill="accent1"/>
            <w:vAlign w:val="center"/>
            <w:hideMark/>
          </w:tcPr>
          <w:p w14:paraId="7D35E14F"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Protección</w:t>
            </w:r>
          </w:p>
        </w:tc>
        <w:tc>
          <w:tcPr>
            <w:tcW w:w="4960" w:type="dxa"/>
            <w:shd w:val="clear" w:color="auto" w:fill="156082" w:themeFill="accent1"/>
            <w:vAlign w:val="center"/>
            <w:hideMark/>
          </w:tcPr>
          <w:p w14:paraId="17119CE5" w14:textId="77777777" w:rsidR="005F4B1B" w:rsidRPr="00965A35" w:rsidRDefault="005F4B1B" w:rsidP="00BD2B64">
            <w:pPr>
              <w:spacing w:line="259" w:lineRule="auto"/>
              <w:jc w:val="center"/>
              <w:rPr>
                <w:b/>
                <w:bCs/>
                <w:color w:val="FFFFFF" w:themeColor="background1"/>
                <w:szCs w:val="18"/>
              </w:rPr>
            </w:pPr>
            <w:r w:rsidRPr="00965A35">
              <w:rPr>
                <w:b/>
                <w:bCs/>
                <w:color w:val="FFFFFF" w:themeColor="background1"/>
                <w:szCs w:val="18"/>
              </w:rPr>
              <w:t>Superficie del territorio</w:t>
            </w:r>
          </w:p>
        </w:tc>
      </w:tr>
      <w:tr w:rsidR="005F4B1B" w:rsidRPr="00965A35" w14:paraId="3F4143D8" w14:textId="77777777" w:rsidTr="00BD2B64">
        <w:tc>
          <w:tcPr>
            <w:tcW w:w="4390" w:type="dxa"/>
            <w:gridSpan w:val="3"/>
            <w:vAlign w:val="center"/>
            <w:hideMark/>
          </w:tcPr>
          <w:p w14:paraId="7A30BAFE"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KM</w:t>
            </w:r>
            <w:r w:rsidRPr="00965A35">
              <w:rPr>
                <w:iCs/>
                <w:color w:val="404040" w:themeColor="text1" w:themeTint="BF"/>
                <w:sz w:val="16"/>
                <w:vertAlign w:val="superscript"/>
              </w:rPr>
              <w:t>2</w:t>
            </w:r>
          </w:p>
        </w:tc>
        <w:tc>
          <w:tcPr>
            <w:tcW w:w="4960" w:type="dxa"/>
            <w:vAlign w:val="center"/>
            <w:hideMark/>
          </w:tcPr>
          <w:p w14:paraId="3A829956"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12,041.08 km²,</w:t>
            </w:r>
          </w:p>
        </w:tc>
      </w:tr>
      <w:tr w:rsidR="005F4B1B" w:rsidRPr="00965A35" w14:paraId="4B3FB77C" w14:textId="77777777" w:rsidTr="00BD2B64">
        <w:tc>
          <w:tcPr>
            <w:tcW w:w="4390" w:type="dxa"/>
            <w:gridSpan w:val="3"/>
            <w:vAlign w:val="center"/>
            <w:hideMark/>
          </w:tcPr>
          <w:p w14:paraId="45D499DF"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w:t>
            </w:r>
          </w:p>
        </w:tc>
        <w:tc>
          <w:tcPr>
            <w:tcW w:w="4960" w:type="dxa"/>
            <w:vAlign w:val="center"/>
            <w:hideMark/>
          </w:tcPr>
          <w:p w14:paraId="081FE924" w14:textId="77777777" w:rsidR="005F4B1B" w:rsidRPr="00965A35" w:rsidRDefault="005F4B1B" w:rsidP="00BD2B64">
            <w:pPr>
              <w:jc w:val="center"/>
              <w:rPr>
                <w:iCs/>
                <w:color w:val="404040" w:themeColor="text1" w:themeTint="BF"/>
                <w:sz w:val="16"/>
              </w:rPr>
            </w:pPr>
            <w:r w:rsidRPr="00965A35">
              <w:rPr>
                <w:iCs/>
                <w:color w:val="404040" w:themeColor="text1" w:themeTint="BF"/>
                <w:sz w:val="16"/>
              </w:rPr>
              <w:t>21%</w:t>
            </w:r>
          </w:p>
        </w:tc>
      </w:tr>
    </w:tbl>
    <w:p w14:paraId="666EECBB" w14:textId="77777777" w:rsidR="005F4B1B" w:rsidRPr="00965A35" w:rsidRDefault="005F4B1B" w:rsidP="005F4B1B">
      <w:pPr>
        <w:rPr>
          <w:i/>
          <w:iCs/>
          <w:color w:val="404040" w:themeColor="text1" w:themeTint="BF"/>
          <w:sz w:val="16"/>
        </w:rPr>
      </w:pPr>
      <w:r w:rsidRPr="002E387E">
        <w:rPr>
          <w:rStyle w:val="nfasissutil"/>
        </w:rPr>
        <w:t>Fuente: Elaboración propia</w:t>
      </w:r>
    </w:p>
    <w:p w14:paraId="487CB639" w14:textId="77777777" w:rsidR="005F4B1B" w:rsidRPr="00C91BF6" w:rsidRDefault="005F4B1B" w:rsidP="005F4B1B">
      <w:pPr>
        <w:pStyle w:val="Ttulo9"/>
        <w:rPr>
          <w:b/>
          <w:bCs/>
        </w:rPr>
      </w:pPr>
      <w:r w:rsidRPr="00C91BF6">
        <w:t>Recuperación</w:t>
      </w:r>
    </w:p>
    <w:p w14:paraId="73677EF2" w14:textId="77777777" w:rsidR="005F4B1B" w:rsidRPr="008F3643" w:rsidRDefault="005F4B1B" w:rsidP="005F4B1B">
      <w:pPr>
        <w:spacing w:after="0"/>
        <w:rPr>
          <w:iCs/>
          <w:color w:val="404040" w:themeColor="text1" w:themeTint="BF"/>
          <w:szCs w:val="18"/>
        </w:rPr>
      </w:pPr>
      <w:r w:rsidRPr="008F3643">
        <w:rPr>
          <w:b/>
          <w:bCs/>
          <w:iCs/>
          <w:color w:val="404040" w:themeColor="text1" w:themeTint="BF"/>
          <w:szCs w:val="18"/>
        </w:rPr>
        <w:t xml:space="preserve">Descripción:  </w:t>
      </w:r>
      <w:r w:rsidRPr="008F3643">
        <w:rPr>
          <w:iCs/>
          <w:color w:val="404040" w:themeColor="text1" w:themeTint="BF"/>
          <w:szCs w:val="18"/>
        </w:rPr>
        <w:t>Esta política tiene el propósito de conservar y restaurar los ecosistemas naturales, así como de promover la conectividad entre áreas protegidas y fragmentos de hábitats naturales en el territorio estatal.</w:t>
      </w:r>
    </w:p>
    <w:p w14:paraId="647E0CBD" w14:textId="77777777" w:rsidR="005F4B1B" w:rsidRPr="008F3643" w:rsidRDefault="005F4B1B" w:rsidP="005F4B1B">
      <w:pPr>
        <w:spacing w:after="0"/>
        <w:rPr>
          <w:b/>
          <w:bCs/>
          <w:iCs/>
          <w:color w:val="404040" w:themeColor="text1" w:themeTint="BF"/>
          <w:szCs w:val="18"/>
        </w:rPr>
      </w:pPr>
      <w:r w:rsidRPr="008F3643">
        <w:rPr>
          <w:b/>
          <w:bCs/>
          <w:iCs/>
          <w:color w:val="404040" w:themeColor="text1" w:themeTint="BF"/>
          <w:szCs w:val="18"/>
        </w:rPr>
        <w:t xml:space="preserve">Capas utilizadas:  </w:t>
      </w:r>
      <w:r w:rsidRPr="008F3643">
        <w:rPr>
          <w:iCs/>
          <w:color w:val="404040" w:themeColor="text1" w:themeTint="BF"/>
          <w:szCs w:val="18"/>
        </w:rPr>
        <w:t>C04_Propuesta_Corredor_Balam_Beh_SEMABICCE_2023.shp</w:t>
      </w:r>
      <w:r w:rsidRPr="008F3643">
        <w:rPr>
          <w:b/>
          <w:bCs/>
          <w:iCs/>
          <w:color w:val="404040" w:themeColor="text1" w:themeTint="BF"/>
          <w:szCs w:val="18"/>
        </w:rPr>
        <w:t xml:space="preserve">, </w:t>
      </w:r>
      <w:r w:rsidRPr="008F3643">
        <w:rPr>
          <w:iCs/>
          <w:color w:val="404040" w:themeColor="text1" w:themeTint="BF"/>
          <w:szCs w:val="18"/>
        </w:rPr>
        <w:t>C04_Propuesta_Corredor_Norte_SEMABICCE_2023.shp y C04_Propuesta_Corredor_Palizada_SEMABICCE_2023.shp</w:t>
      </w:r>
    </w:p>
    <w:p w14:paraId="52BB8E31" w14:textId="77777777" w:rsidR="005F4B1B" w:rsidRPr="008F3643" w:rsidRDefault="005F4B1B" w:rsidP="005F4B1B">
      <w:pPr>
        <w:rPr>
          <w:b/>
          <w:bCs/>
          <w:iCs/>
          <w:color w:val="404040" w:themeColor="text1" w:themeTint="BF"/>
          <w:szCs w:val="18"/>
        </w:rPr>
      </w:pPr>
      <w:r w:rsidRPr="008F3643">
        <w:rPr>
          <w:b/>
          <w:bCs/>
          <w:iCs/>
          <w:color w:val="404040" w:themeColor="text1" w:themeTint="BF"/>
          <w:szCs w:val="18"/>
        </w:rPr>
        <w:t xml:space="preserve">Descripción analítica: </w:t>
      </w:r>
      <w:r w:rsidRPr="008F3643">
        <w:rPr>
          <w:iCs/>
          <w:color w:val="404040" w:themeColor="text1" w:themeTint="BF"/>
          <w:szCs w:val="18"/>
        </w:rPr>
        <w:t>La política de protección destina una superficie de 5,759.18 km², lo que representa el 10.1% del territorio total del estado</w:t>
      </w:r>
      <w:r w:rsidRPr="008F3643">
        <w:rPr>
          <w:b/>
          <w:bCs/>
          <w:iCs/>
          <w:color w:val="404040" w:themeColor="text1" w:themeTint="BF"/>
          <w:szCs w:val="18"/>
        </w:rPr>
        <w:t>.</w:t>
      </w:r>
    </w:p>
    <w:p w14:paraId="004ADE59"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73</w:t>
      </w:r>
      <w:r>
        <w:rPr>
          <w:noProof/>
        </w:rPr>
        <w:fldChar w:fldCharType="end"/>
      </w:r>
      <w:r>
        <w:t xml:space="preserve"> Ficha técnica de política de Recuperación</w:t>
      </w:r>
    </w:p>
    <w:tbl>
      <w:tblPr>
        <w:tblStyle w:val="Tablaconcuadrcula"/>
        <w:tblW w:w="0" w:type="auto"/>
        <w:tblLayout w:type="fixed"/>
        <w:tblLook w:val="04A0" w:firstRow="1" w:lastRow="0" w:firstColumn="1" w:lastColumn="0" w:noHBand="0" w:noVBand="1"/>
      </w:tblPr>
      <w:tblGrid>
        <w:gridCol w:w="2122"/>
        <w:gridCol w:w="1559"/>
        <w:gridCol w:w="2126"/>
        <w:gridCol w:w="3543"/>
      </w:tblGrid>
      <w:tr w:rsidR="005F4B1B" w:rsidRPr="008F3643" w14:paraId="72A2B582" w14:textId="77777777" w:rsidTr="00BD2B64">
        <w:tc>
          <w:tcPr>
            <w:tcW w:w="9350" w:type="dxa"/>
            <w:gridSpan w:val="4"/>
            <w:shd w:val="clear" w:color="auto" w:fill="156082" w:themeFill="accent1"/>
            <w:vAlign w:val="center"/>
            <w:hideMark/>
          </w:tcPr>
          <w:p w14:paraId="5340A910"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Recuperación</w:t>
            </w:r>
          </w:p>
        </w:tc>
      </w:tr>
      <w:tr w:rsidR="005F4B1B" w:rsidRPr="008F3643" w14:paraId="74BB17A3" w14:textId="77777777" w:rsidTr="00BD2B64">
        <w:tc>
          <w:tcPr>
            <w:tcW w:w="9350" w:type="dxa"/>
            <w:gridSpan w:val="4"/>
            <w:shd w:val="clear" w:color="auto" w:fill="156082" w:themeFill="accent1"/>
            <w:vAlign w:val="center"/>
            <w:hideMark/>
          </w:tcPr>
          <w:p w14:paraId="671A3DA0"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Descriptivo</w:t>
            </w:r>
          </w:p>
        </w:tc>
      </w:tr>
      <w:tr w:rsidR="005F4B1B" w:rsidRPr="008F3643" w14:paraId="1BF2F484" w14:textId="77777777" w:rsidTr="00BD2B64">
        <w:tc>
          <w:tcPr>
            <w:tcW w:w="2122" w:type="dxa"/>
            <w:shd w:val="clear" w:color="auto" w:fill="156082" w:themeFill="accent1"/>
            <w:vAlign w:val="center"/>
            <w:hideMark/>
          </w:tcPr>
          <w:p w14:paraId="4886B35D"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Definición</w:t>
            </w:r>
          </w:p>
        </w:tc>
        <w:tc>
          <w:tcPr>
            <w:tcW w:w="1559" w:type="dxa"/>
            <w:shd w:val="clear" w:color="auto" w:fill="156082" w:themeFill="accent1"/>
            <w:vAlign w:val="center"/>
            <w:hideMark/>
          </w:tcPr>
          <w:p w14:paraId="729BC708"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Acción</w:t>
            </w:r>
          </w:p>
        </w:tc>
        <w:tc>
          <w:tcPr>
            <w:tcW w:w="2126" w:type="dxa"/>
            <w:shd w:val="clear" w:color="auto" w:fill="156082" w:themeFill="accent1"/>
            <w:vAlign w:val="center"/>
            <w:hideMark/>
          </w:tcPr>
          <w:p w14:paraId="5D2F6C59"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Estrategia</w:t>
            </w:r>
          </w:p>
        </w:tc>
        <w:tc>
          <w:tcPr>
            <w:tcW w:w="3543" w:type="dxa"/>
            <w:shd w:val="clear" w:color="auto" w:fill="156082" w:themeFill="accent1"/>
            <w:vAlign w:val="center"/>
            <w:hideMark/>
          </w:tcPr>
          <w:p w14:paraId="7F5C88A4"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Capas utilizadas</w:t>
            </w:r>
          </w:p>
        </w:tc>
      </w:tr>
      <w:tr w:rsidR="005F4B1B" w:rsidRPr="008F3643" w14:paraId="36A841FA" w14:textId="77777777" w:rsidTr="00BD2B64">
        <w:trPr>
          <w:trHeight w:val="493"/>
        </w:trPr>
        <w:tc>
          <w:tcPr>
            <w:tcW w:w="2122" w:type="dxa"/>
            <w:vMerge w:val="restart"/>
            <w:vAlign w:val="center"/>
            <w:hideMark/>
          </w:tcPr>
          <w:p w14:paraId="529B2606"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Esta política tiene el propósito de conservar y restaurar los ecosistemas naturales, así como de promover la conectividad entre áreas protegidas y fragmentos de hábitats naturales en el territorio estatal</w:t>
            </w:r>
          </w:p>
        </w:tc>
        <w:tc>
          <w:tcPr>
            <w:tcW w:w="1559" w:type="dxa"/>
            <w:vMerge w:val="restart"/>
            <w:vAlign w:val="center"/>
            <w:hideMark/>
          </w:tcPr>
          <w:p w14:paraId="250E8541"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Conectividad Ecosistémica a través de Corredores Biológicos</w:t>
            </w:r>
          </w:p>
        </w:tc>
        <w:tc>
          <w:tcPr>
            <w:tcW w:w="2126" w:type="dxa"/>
            <w:vMerge w:val="restart"/>
            <w:vAlign w:val="center"/>
            <w:hideMark/>
          </w:tcPr>
          <w:p w14:paraId="391AD69F"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selva, tierra y agua</w:t>
            </w:r>
          </w:p>
        </w:tc>
        <w:tc>
          <w:tcPr>
            <w:tcW w:w="3543" w:type="dxa"/>
            <w:vAlign w:val="center"/>
            <w:hideMark/>
          </w:tcPr>
          <w:p w14:paraId="55A85A97"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C04_Modelo_Ordenamiento_Territorial_OP_PG_2023_CP.shp</w:t>
            </w:r>
          </w:p>
        </w:tc>
      </w:tr>
      <w:tr w:rsidR="005F4B1B" w:rsidRPr="008F3643" w14:paraId="628B7389" w14:textId="77777777" w:rsidTr="00BD2B64">
        <w:trPr>
          <w:trHeight w:val="844"/>
        </w:trPr>
        <w:tc>
          <w:tcPr>
            <w:tcW w:w="2122" w:type="dxa"/>
            <w:vMerge/>
            <w:vAlign w:val="center"/>
            <w:hideMark/>
          </w:tcPr>
          <w:p w14:paraId="6FF7D59B" w14:textId="77777777" w:rsidR="005F4B1B" w:rsidRPr="008F3643" w:rsidRDefault="005F4B1B" w:rsidP="00BD2B64">
            <w:pPr>
              <w:jc w:val="center"/>
              <w:rPr>
                <w:iCs/>
                <w:color w:val="404040" w:themeColor="text1" w:themeTint="BF"/>
                <w:sz w:val="16"/>
              </w:rPr>
            </w:pPr>
          </w:p>
        </w:tc>
        <w:tc>
          <w:tcPr>
            <w:tcW w:w="1559" w:type="dxa"/>
            <w:vMerge/>
            <w:vAlign w:val="center"/>
            <w:hideMark/>
          </w:tcPr>
          <w:p w14:paraId="11CA8795" w14:textId="77777777" w:rsidR="005F4B1B" w:rsidRPr="008F3643" w:rsidRDefault="005F4B1B" w:rsidP="00BD2B64">
            <w:pPr>
              <w:jc w:val="center"/>
              <w:rPr>
                <w:iCs/>
                <w:color w:val="404040" w:themeColor="text1" w:themeTint="BF"/>
                <w:sz w:val="16"/>
              </w:rPr>
            </w:pPr>
          </w:p>
        </w:tc>
        <w:tc>
          <w:tcPr>
            <w:tcW w:w="2126" w:type="dxa"/>
            <w:vMerge/>
            <w:vAlign w:val="center"/>
            <w:hideMark/>
          </w:tcPr>
          <w:p w14:paraId="21C024BD" w14:textId="77777777" w:rsidR="005F4B1B" w:rsidRPr="008F3643" w:rsidRDefault="005F4B1B" w:rsidP="00BD2B64">
            <w:pPr>
              <w:jc w:val="center"/>
              <w:rPr>
                <w:iCs/>
                <w:color w:val="404040" w:themeColor="text1" w:themeTint="BF"/>
                <w:sz w:val="16"/>
              </w:rPr>
            </w:pPr>
          </w:p>
        </w:tc>
        <w:tc>
          <w:tcPr>
            <w:tcW w:w="3543" w:type="dxa"/>
            <w:vAlign w:val="center"/>
            <w:hideMark/>
          </w:tcPr>
          <w:p w14:paraId="634E36AF"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C04_Propuesta_Corredor_Balam_Beh_SEMABICCE_2023.shp</w:t>
            </w:r>
            <w:r w:rsidRPr="008F3643">
              <w:rPr>
                <w:iCs/>
                <w:color w:val="404040" w:themeColor="text1" w:themeTint="BF"/>
                <w:sz w:val="16"/>
                <w:vertAlign w:val="superscript"/>
              </w:rPr>
              <w:t xml:space="preserve"> (1)</w:t>
            </w:r>
          </w:p>
          <w:p w14:paraId="4A94B11D"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C04_Propuesta_Corredor_Norte_SEMABICCE_2023.shp</w:t>
            </w:r>
            <w:r w:rsidRPr="008F3643">
              <w:rPr>
                <w:iCs/>
                <w:color w:val="404040" w:themeColor="text1" w:themeTint="BF"/>
                <w:sz w:val="16"/>
                <w:vertAlign w:val="superscript"/>
              </w:rPr>
              <w:t xml:space="preserve"> (1)</w:t>
            </w:r>
          </w:p>
          <w:p w14:paraId="455B81B2"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C04_Propuesta_Corredor_Palizada_SEMABICCE_2023.shp</w:t>
            </w:r>
            <w:r w:rsidRPr="008F3643">
              <w:rPr>
                <w:iCs/>
                <w:color w:val="404040" w:themeColor="text1" w:themeTint="BF"/>
                <w:sz w:val="16"/>
                <w:vertAlign w:val="superscript"/>
              </w:rPr>
              <w:t xml:space="preserve"> (1)</w:t>
            </w:r>
          </w:p>
        </w:tc>
      </w:tr>
      <w:tr w:rsidR="005F4B1B" w:rsidRPr="008F3643" w14:paraId="0ED76EC4" w14:textId="77777777" w:rsidTr="00BD2B64">
        <w:tc>
          <w:tcPr>
            <w:tcW w:w="9350" w:type="dxa"/>
            <w:gridSpan w:val="4"/>
            <w:shd w:val="clear" w:color="auto" w:fill="156082" w:themeFill="accent1"/>
            <w:vAlign w:val="center"/>
            <w:hideMark/>
          </w:tcPr>
          <w:p w14:paraId="1ADC41DD"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Analítico</w:t>
            </w:r>
          </w:p>
        </w:tc>
      </w:tr>
      <w:tr w:rsidR="005F4B1B" w:rsidRPr="008F3643" w14:paraId="5DA3BD7B" w14:textId="77777777" w:rsidTr="00BD2B64">
        <w:tc>
          <w:tcPr>
            <w:tcW w:w="5807" w:type="dxa"/>
            <w:gridSpan w:val="3"/>
            <w:shd w:val="clear" w:color="auto" w:fill="156082" w:themeFill="accent1"/>
            <w:vAlign w:val="center"/>
            <w:hideMark/>
          </w:tcPr>
          <w:p w14:paraId="79C10082"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Recuperación / Corredor Ecológico</w:t>
            </w:r>
          </w:p>
        </w:tc>
        <w:tc>
          <w:tcPr>
            <w:tcW w:w="3543" w:type="dxa"/>
            <w:shd w:val="clear" w:color="auto" w:fill="156082" w:themeFill="accent1"/>
            <w:vAlign w:val="center"/>
            <w:hideMark/>
          </w:tcPr>
          <w:p w14:paraId="7C3D7AFA" w14:textId="77777777" w:rsidR="005F4B1B" w:rsidRPr="008F3643" w:rsidRDefault="005F4B1B" w:rsidP="00BD2B64">
            <w:pPr>
              <w:spacing w:line="259" w:lineRule="auto"/>
              <w:jc w:val="center"/>
              <w:rPr>
                <w:b/>
                <w:bCs/>
                <w:color w:val="FFFFFF" w:themeColor="background1"/>
                <w:szCs w:val="18"/>
              </w:rPr>
            </w:pPr>
            <w:r w:rsidRPr="008F3643">
              <w:rPr>
                <w:b/>
                <w:bCs/>
                <w:color w:val="FFFFFF" w:themeColor="background1"/>
                <w:szCs w:val="18"/>
              </w:rPr>
              <w:t>Superficie del territorio</w:t>
            </w:r>
          </w:p>
        </w:tc>
      </w:tr>
      <w:tr w:rsidR="005F4B1B" w:rsidRPr="008F3643" w14:paraId="09BD0363" w14:textId="77777777" w:rsidTr="00BD2B64">
        <w:tc>
          <w:tcPr>
            <w:tcW w:w="5807" w:type="dxa"/>
            <w:gridSpan w:val="3"/>
            <w:vAlign w:val="center"/>
            <w:hideMark/>
          </w:tcPr>
          <w:p w14:paraId="6DA910D7"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KM</w:t>
            </w:r>
            <w:r w:rsidRPr="008F3643">
              <w:rPr>
                <w:iCs/>
                <w:color w:val="404040" w:themeColor="text1" w:themeTint="BF"/>
                <w:sz w:val="16"/>
                <w:vertAlign w:val="superscript"/>
              </w:rPr>
              <w:t>2</w:t>
            </w:r>
          </w:p>
        </w:tc>
        <w:tc>
          <w:tcPr>
            <w:tcW w:w="3543" w:type="dxa"/>
            <w:vAlign w:val="center"/>
            <w:hideMark/>
          </w:tcPr>
          <w:p w14:paraId="09F7FD4C"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5,759.18 km²</w:t>
            </w:r>
          </w:p>
        </w:tc>
      </w:tr>
      <w:tr w:rsidR="005F4B1B" w:rsidRPr="008F3643" w14:paraId="5A2F34F3" w14:textId="77777777" w:rsidTr="00BD2B64">
        <w:tc>
          <w:tcPr>
            <w:tcW w:w="5807" w:type="dxa"/>
            <w:gridSpan w:val="3"/>
            <w:vAlign w:val="center"/>
            <w:hideMark/>
          </w:tcPr>
          <w:p w14:paraId="333797FA"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w:t>
            </w:r>
          </w:p>
        </w:tc>
        <w:tc>
          <w:tcPr>
            <w:tcW w:w="3543" w:type="dxa"/>
            <w:vAlign w:val="center"/>
            <w:hideMark/>
          </w:tcPr>
          <w:p w14:paraId="76CE0F55" w14:textId="77777777" w:rsidR="005F4B1B" w:rsidRPr="008F3643" w:rsidRDefault="005F4B1B" w:rsidP="00BD2B64">
            <w:pPr>
              <w:jc w:val="center"/>
              <w:rPr>
                <w:iCs/>
                <w:color w:val="404040" w:themeColor="text1" w:themeTint="BF"/>
                <w:sz w:val="16"/>
              </w:rPr>
            </w:pPr>
            <w:r w:rsidRPr="008F3643">
              <w:rPr>
                <w:iCs/>
                <w:color w:val="404040" w:themeColor="text1" w:themeTint="BF"/>
                <w:sz w:val="16"/>
              </w:rPr>
              <w:t>10.1%</w:t>
            </w:r>
          </w:p>
        </w:tc>
      </w:tr>
    </w:tbl>
    <w:p w14:paraId="600F3EE5" w14:textId="77777777" w:rsidR="005F4B1B" w:rsidRPr="00965A35" w:rsidRDefault="005F4B1B" w:rsidP="005F4B1B">
      <w:pPr>
        <w:rPr>
          <w:i/>
          <w:iCs/>
          <w:color w:val="404040" w:themeColor="text1" w:themeTint="BF"/>
          <w:sz w:val="16"/>
        </w:rPr>
      </w:pPr>
      <w:r w:rsidRPr="002E387E">
        <w:rPr>
          <w:rStyle w:val="nfasissutil"/>
        </w:rPr>
        <w:t>Fuente: Elaboración propia</w:t>
      </w:r>
    </w:p>
    <w:p w14:paraId="43ECB141" w14:textId="77777777" w:rsidR="005F4B1B" w:rsidRPr="00C91BF6" w:rsidRDefault="005F4B1B" w:rsidP="005F4B1B">
      <w:pPr>
        <w:pStyle w:val="Ttulo8"/>
      </w:pPr>
      <w:r w:rsidRPr="00C91BF6">
        <w:t xml:space="preserve">Aprovechamiento </w:t>
      </w:r>
      <w:r>
        <w:t>e</w:t>
      </w:r>
      <w:r w:rsidRPr="00C91BF6">
        <w:t xml:space="preserve">conómico y </w:t>
      </w:r>
      <w:r>
        <w:t>p</w:t>
      </w:r>
      <w:r w:rsidRPr="00C91BF6">
        <w:t>roductivo </w:t>
      </w:r>
    </w:p>
    <w:p w14:paraId="6A58F130" w14:textId="77777777" w:rsidR="005F4B1B" w:rsidRPr="00C91BF6" w:rsidRDefault="005F4B1B" w:rsidP="005F4B1B">
      <w:pPr>
        <w:pStyle w:val="Ttulo9"/>
        <w:rPr>
          <w:b/>
          <w:bCs/>
        </w:rPr>
      </w:pPr>
      <w:r w:rsidRPr="00C91BF6">
        <w:t xml:space="preserve">Aprovechamiento </w:t>
      </w:r>
      <w:r>
        <w:t>a</w:t>
      </w:r>
      <w:r w:rsidRPr="00C91BF6">
        <w:t>gropecuario</w:t>
      </w:r>
    </w:p>
    <w:p w14:paraId="7129B1D3" w14:textId="77777777" w:rsidR="005F4B1B" w:rsidRDefault="005F4B1B" w:rsidP="005F4B1B">
      <w:pPr>
        <w:spacing w:after="0"/>
        <w:rPr>
          <w:iCs/>
          <w:color w:val="404040" w:themeColor="text1" w:themeTint="BF"/>
          <w:szCs w:val="18"/>
        </w:rPr>
      </w:pPr>
      <w:r w:rsidRPr="007E0EFD">
        <w:rPr>
          <w:b/>
          <w:bCs/>
          <w:iCs/>
          <w:color w:val="404040" w:themeColor="text1" w:themeTint="BF"/>
          <w:szCs w:val="18"/>
        </w:rPr>
        <w:t>Descrip</w:t>
      </w:r>
      <w:r>
        <w:rPr>
          <w:b/>
          <w:bCs/>
          <w:iCs/>
          <w:color w:val="404040" w:themeColor="text1" w:themeTint="BF"/>
          <w:szCs w:val="18"/>
        </w:rPr>
        <w:t>ción</w:t>
      </w:r>
      <w:r w:rsidRPr="007E0EFD">
        <w:rPr>
          <w:b/>
          <w:bCs/>
          <w:iCs/>
          <w:color w:val="404040" w:themeColor="text1" w:themeTint="BF"/>
          <w:szCs w:val="18"/>
        </w:rPr>
        <w:t>:</w:t>
      </w:r>
      <w:r>
        <w:rPr>
          <w:b/>
          <w:bCs/>
          <w:iCs/>
          <w:color w:val="404040" w:themeColor="text1" w:themeTint="BF"/>
          <w:szCs w:val="18"/>
        </w:rPr>
        <w:t xml:space="preserve"> </w:t>
      </w:r>
      <w:r w:rsidRPr="007E0EFD">
        <w:rPr>
          <w:iCs/>
          <w:color w:val="404040" w:themeColor="text1" w:themeTint="BF"/>
          <w:szCs w:val="18"/>
        </w:rPr>
        <w:t>Esta política busca identificar las zonas donde los procesos agrícolas tradicionales pueden mantenerse, estableciendo actividades de baja escala que garanticen la autosuficiencia de los habitantes en relación con su entorno</w:t>
      </w:r>
      <w:r>
        <w:rPr>
          <w:iCs/>
          <w:color w:val="404040" w:themeColor="text1" w:themeTint="BF"/>
          <w:szCs w:val="18"/>
        </w:rPr>
        <w:t>.</w:t>
      </w:r>
    </w:p>
    <w:p w14:paraId="6797E15D" w14:textId="77777777" w:rsidR="005F4B1B" w:rsidRPr="007E0EFD" w:rsidRDefault="005F4B1B" w:rsidP="005F4B1B">
      <w:pPr>
        <w:spacing w:after="0"/>
        <w:rPr>
          <w:iCs/>
          <w:color w:val="404040" w:themeColor="text1" w:themeTint="BF"/>
          <w:szCs w:val="18"/>
        </w:rPr>
      </w:pPr>
      <w:r w:rsidRPr="007E0EFD">
        <w:rPr>
          <w:b/>
          <w:bCs/>
          <w:iCs/>
          <w:color w:val="404040" w:themeColor="text1" w:themeTint="BF"/>
          <w:szCs w:val="18"/>
        </w:rPr>
        <w:t>Capas utilizadas:</w:t>
      </w:r>
      <w:r w:rsidRPr="007E0EFD">
        <w:rPr>
          <w:iCs/>
          <w:color w:val="404040" w:themeColor="text1" w:themeTint="BF"/>
          <w:szCs w:val="18"/>
        </w:rPr>
        <w:t xml:space="preserve"> C04_Infraestructura_produccion_arroz_SDA_2023.shp</w:t>
      </w:r>
      <w:r>
        <w:rPr>
          <w:iCs/>
          <w:color w:val="404040" w:themeColor="text1" w:themeTint="BF"/>
          <w:szCs w:val="18"/>
        </w:rPr>
        <w:t xml:space="preserve">, </w:t>
      </w:r>
      <w:r w:rsidRPr="007E0EFD">
        <w:rPr>
          <w:iCs/>
          <w:color w:val="404040" w:themeColor="text1" w:themeTint="BF"/>
          <w:szCs w:val="18"/>
        </w:rPr>
        <w:t>C04_Nucleos_lecheros_SDA_2023.shp</w:t>
      </w:r>
      <w:r>
        <w:rPr>
          <w:iCs/>
          <w:color w:val="404040" w:themeColor="text1" w:themeTint="BF"/>
          <w:szCs w:val="18"/>
        </w:rPr>
        <w:t xml:space="preserve">, </w:t>
      </w:r>
      <w:r w:rsidRPr="007E0EFD">
        <w:rPr>
          <w:iCs/>
          <w:color w:val="404040" w:themeColor="text1" w:themeTint="BF"/>
          <w:szCs w:val="18"/>
        </w:rPr>
        <w:t>C04_Equipamiento_apicola_DENUE_2020_OPMATPG_2023.shp</w:t>
      </w:r>
      <w:r>
        <w:rPr>
          <w:iCs/>
          <w:color w:val="404040" w:themeColor="text1" w:themeTint="BF"/>
          <w:szCs w:val="18"/>
        </w:rPr>
        <w:t xml:space="preserve"> y </w:t>
      </w:r>
      <w:r w:rsidRPr="007E0EFD">
        <w:rPr>
          <w:iCs/>
          <w:color w:val="404040" w:themeColor="text1" w:themeTint="BF"/>
          <w:szCs w:val="18"/>
        </w:rPr>
        <w:t>C04_Construccion_infraestructura_hidroagricola_SDA_2023.shp</w:t>
      </w:r>
      <w:r>
        <w:rPr>
          <w:iCs/>
          <w:color w:val="404040" w:themeColor="text1" w:themeTint="BF"/>
          <w:szCs w:val="18"/>
        </w:rPr>
        <w:t>.</w:t>
      </w:r>
    </w:p>
    <w:p w14:paraId="48AD9469" w14:textId="77777777" w:rsidR="005F4B1B" w:rsidRPr="000408AB" w:rsidRDefault="005F4B1B" w:rsidP="005F4B1B">
      <w:pPr>
        <w:rPr>
          <w:iCs/>
          <w:color w:val="404040" w:themeColor="text1" w:themeTint="BF"/>
          <w:szCs w:val="18"/>
        </w:rPr>
      </w:pPr>
      <w:r>
        <w:rPr>
          <w:b/>
          <w:bCs/>
          <w:iCs/>
          <w:color w:val="404040" w:themeColor="text1" w:themeTint="BF"/>
          <w:szCs w:val="18"/>
        </w:rPr>
        <w:t>Descripción a</w:t>
      </w:r>
      <w:r w:rsidRPr="007E0EFD">
        <w:rPr>
          <w:b/>
          <w:bCs/>
          <w:iCs/>
          <w:color w:val="404040" w:themeColor="text1" w:themeTint="BF"/>
          <w:szCs w:val="18"/>
        </w:rPr>
        <w:t>nalítica:</w:t>
      </w:r>
      <w:r>
        <w:rPr>
          <w:b/>
          <w:bCs/>
          <w:iCs/>
          <w:color w:val="404040" w:themeColor="text1" w:themeTint="BF"/>
          <w:szCs w:val="18"/>
        </w:rPr>
        <w:t xml:space="preserve"> </w:t>
      </w:r>
      <w:r w:rsidRPr="007E0EFD">
        <w:rPr>
          <w:iCs/>
          <w:color w:val="404040" w:themeColor="text1" w:themeTint="BF"/>
          <w:szCs w:val="18"/>
        </w:rPr>
        <w:t>La política de Aprovechamiento Agropecuario destina una superficie de 6,313.68 km², lo que representa el 11% del territorio total del estado</w:t>
      </w:r>
      <w:r>
        <w:rPr>
          <w:iCs/>
          <w:color w:val="404040" w:themeColor="text1" w:themeTint="BF"/>
          <w:szCs w:val="18"/>
        </w:rPr>
        <w:t>.</w:t>
      </w:r>
    </w:p>
    <w:p w14:paraId="46236200"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74</w:t>
      </w:r>
      <w:r>
        <w:rPr>
          <w:noProof/>
        </w:rPr>
        <w:fldChar w:fldCharType="end"/>
      </w:r>
      <w:r>
        <w:t xml:space="preserve"> Ficha técnica de política de Aprovechamiento agropecuario</w:t>
      </w:r>
    </w:p>
    <w:tbl>
      <w:tblPr>
        <w:tblStyle w:val="Tablaconcuadrcula"/>
        <w:tblW w:w="0" w:type="auto"/>
        <w:tblLayout w:type="fixed"/>
        <w:tblLook w:val="04A0" w:firstRow="1" w:lastRow="0" w:firstColumn="1" w:lastColumn="0" w:noHBand="0" w:noVBand="1"/>
      </w:tblPr>
      <w:tblGrid>
        <w:gridCol w:w="1696"/>
        <w:gridCol w:w="2410"/>
        <w:gridCol w:w="1701"/>
        <w:gridCol w:w="3543"/>
      </w:tblGrid>
      <w:tr w:rsidR="005F4B1B" w:rsidRPr="000408AB" w14:paraId="27778209" w14:textId="77777777" w:rsidTr="00BD2B64">
        <w:tc>
          <w:tcPr>
            <w:tcW w:w="9350" w:type="dxa"/>
            <w:gridSpan w:val="4"/>
            <w:shd w:val="clear" w:color="auto" w:fill="156082" w:themeFill="accent1"/>
            <w:vAlign w:val="center"/>
            <w:hideMark/>
          </w:tcPr>
          <w:p w14:paraId="56737C61"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Aprovechamiento agropecuario</w:t>
            </w:r>
          </w:p>
        </w:tc>
      </w:tr>
      <w:tr w:rsidR="005F4B1B" w:rsidRPr="000408AB" w14:paraId="3F1F2DEA" w14:textId="77777777" w:rsidTr="00BD2B64">
        <w:tc>
          <w:tcPr>
            <w:tcW w:w="9350" w:type="dxa"/>
            <w:gridSpan w:val="4"/>
            <w:shd w:val="clear" w:color="auto" w:fill="156082" w:themeFill="accent1"/>
            <w:vAlign w:val="center"/>
            <w:hideMark/>
          </w:tcPr>
          <w:p w14:paraId="2EC46338"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Descriptivo</w:t>
            </w:r>
          </w:p>
        </w:tc>
      </w:tr>
      <w:tr w:rsidR="005F4B1B" w:rsidRPr="000408AB" w14:paraId="5E815B97" w14:textId="77777777" w:rsidTr="00BD2B64">
        <w:tc>
          <w:tcPr>
            <w:tcW w:w="1696" w:type="dxa"/>
            <w:shd w:val="clear" w:color="auto" w:fill="156082" w:themeFill="accent1"/>
            <w:vAlign w:val="center"/>
            <w:hideMark/>
          </w:tcPr>
          <w:p w14:paraId="2A314A4B"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Definición</w:t>
            </w:r>
          </w:p>
        </w:tc>
        <w:tc>
          <w:tcPr>
            <w:tcW w:w="2410" w:type="dxa"/>
            <w:shd w:val="clear" w:color="auto" w:fill="156082" w:themeFill="accent1"/>
            <w:vAlign w:val="center"/>
            <w:hideMark/>
          </w:tcPr>
          <w:p w14:paraId="3FFBE262"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Acción</w:t>
            </w:r>
          </w:p>
        </w:tc>
        <w:tc>
          <w:tcPr>
            <w:tcW w:w="1701" w:type="dxa"/>
            <w:shd w:val="clear" w:color="auto" w:fill="156082" w:themeFill="accent1"/>
            <w:vAlign w:val="center"/>
            <w:hideMark/>
          </w:tcPr>
          <w:p w14:paraId="3D2899DA"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Estrategia</w:t>
            </w:r>
          </w:p>
        </w:tc>
        <w:tc>
          <w:tcPr>
            <w:tcW w:w="3543" w:type="dxa"/>
            <w:shd w:val="clear" w:color="auto" w:fill="156082" w:themeFill="accent1"/>
            <w:vAlign w:val="center"/>
            <w:hideMark/>
          </w:tcPr>
          <w:p w14:paraId="59A30846"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Capas utilizadas</w:t>
            </w:r>
          </w:p>
        </w:tc>
      </w:tr>
      <w:tr w:rsidR="005F4B1B" w:rsidRPr="000408AB" w14:paraId="325EFE85" w14:textId="77777777" w:rsidTr="00BD2B64">
        <w:trPr>
          <w:trHeight w:val="1705"/>
        </w:trPr>
        <w:tc>
          <w:tcPr>
            <w:tcW w:w="1696" w:type="dxa"/>
            <w:vMerge w:val="restart"/>
            <w:vAlign w:val="center"/>
            <w:hideMark/>
          </w:tcPr>
          <w:p w14:paraId="23A39ADB"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lastRenderedPageBreak/>
              <w:t>Esta política busca identificar las zonas donde los procesos agrícolas tradicionales pueden mantenerse, estableciendo actividades de baja escala que garanticen la autosuficiencia de los habitantes en relación con su entorno</w:t>
            </w:r>
          </w:p>
        </w:tc>
        <w:tc>
          <w:tcPr>
            <w:tcW w:w="2410" w:type="dxa"/>
            <w:vAlign w:val="center"/>
            <w:hideMark/>
          </w:tcPr>
          <w:p w14:paraId="567885B8" w14:textId="77777777" w:rsidR="005F4B1B" w:rsidRPr="000408AB" w:rsidRDefault="005F4B1B" w:rsidP="00BD2B64">
            <w:pPr>
              <w:spacing w:after="160"/>
              <w:jc w:val="center"/>
              <w:rPr>
                <w:iCs/>
                <w:color w:val="404040" w:themeColor="text1" w:themeTint="BF"/>
                <w:sz w:val="16"/>
              </w:rPr>
            </w:pPr>
            <w:r w:rsidRPr="000408AB">
              <w:rPr>
                <w:iCs/>
                <w:color w:val="404040" w:themeColor="text1" w:themeTint="BF"/>
                <w:sz w:val="16"/>
              </w:rPr>
              <w:t>Construcción y rehabilitación de 2,500 km de caminos saca cosechas en los 13 municipios del estado de Campeche</w:t>
            </w:r>
          </w:p>
        </w:tc>
        <w:tc>
          <w:tcPr>
            <w:tcW w:w="1701" w:type="dxa"/>
            <w:vMerge w:val="restart"/>
            <w:vAlign w:val="center"/>
            <w:hideMark/>
          </w:tcPr>
          <w:p w14:paraId="68AECC97"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campo, mar y turismo biocultural.</w:t>
            </w:r>
          </w:p>
        </w:tc>
        <w:tc>
          <w:tcPr>
            <w:tcW w:w="3543" w:type="dxa"/>
            <w:vAlign w:val="center"/>
            <w:hideMark/>
          </w:tcPr>
          <w:p w14:paraId="14EBBA83"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C04_Modelo_Ordenamiento_Territorial_OP_PG_2023_CP.shp</w:t>
            </w:r>
          </w:p>
        </w:tc>
      </w:tr>
      <w:tr w:rsidR="005F4B1B" w:rsidRPr="000408AB" w14:paraId="16374EA5" w14:textId="77777777" w:rsidTr="00BD2B64">
        <w:trPr>
          <w:trHeight w:val="844"/>
        </w:trPr>
        <w:tc>
          <w:tcPr>
            <w:tcW w:w="1696" w:type="dxa"/>
            <w:vMerge/>
            <w:vAlign w:val="center"/>
            <w:hideMark/>
          </w:tcPr>
          <w:p w14:paraId="0157005F" w14:textId="77777777" w:rsidR="005F4B1B" w:rsidRPr="000408AB" w:rsidRDefault="005F4B1B" w:rsidP="00BD2B64">
            <w:pPr>
              <w:jc w:val="center"/>
              <w:rPr>
                <w:iCs/>
                <w:color w:val="404040" w:themeColor="text1" w:themeTint="BF"/>
                <w:sz w:val="16"/>
              </w:rPr>
            </w:pPr>
          </w:p>
        </w:tc>
        <w:tc>
          <w:tcPr>
            <w:tcW w:w="2410" w:type="dxa"/>
            <w:vAlign w:val="center"/>
            <w:hideMark/>
          </w:tcPr>
          <w:p w14:paraId="01B5FE01"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Infraestructura para la producción de arroz mediante riego por gravedad tecnificado en las comunidades del municipio de Candelaria, Campeche</w:t>
            </w:r>
          </w:p>
        </w:tc>
        <w:tc>
          <w:tcPr>
            <w:tcW w:w="1701" w:type="dxa"/>
            <w:vMerge/>
            <w:vAlign w:val="center"/>
            <w:hideMark/>
          </w:tcPr>
          <w:p w14:paraId="3DDE1666" w14:textId="77777777" w:rsidR="005F4B1B" w:rsidRPr="000408AB" w:rsidRDefault="005F4B1B" w:rsidP="00BD2B64">
            <w:pPr>
              <w:jc w:val="center"/>
              <w:rPr>
                <w:iCs/>
                <w:color w:val="404040" w:themeColor="text1" w:themeTint="BF"/>
                <w:sz w:val="16"/>
              </w:rPr>
            </w:pPr>
          </w:p>
        </w:tc>
        <w:tc>
          <w:tcPr>
            <w:tcW w:w="3543" w:type="dxa"/>
            <w:vAlign w:val="center"/>
            <w:hideMark/>
          </w:tcPr>
          <w:p w14:paraId="0C0E2893"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C04_Infraestructura_produccion_arroz_SDA_2023.shp</w:t>
            </w:r>
          </w:p>
        </w:tc>
      </w:tr>
      <w:tr w:rsidR="005F4B1B" w:rsidRPr="000408AB" w14:paraId="004A037E" w14:textId="77777777" w:rsidTr="00BD2B64">
        <w:trPr>
          <w:trHeight w:val="844"/>
        </w:trPr>
        <w:tc>
          <w:tcPr>
            <w:tcW w:w="1696" w:type="dxa"/>
            <w:vMerge/>
            <w:vAlign w:val="center"/>
            <w:hideMark/>
          </w:tcPr>
          <w:p w14:paraId="62D0CF1B" w14:textId="77777777" w:rsidR="005F4B1B" w:rsidRPr="000408AB" w:rsidRDefault="005F4B1B" w:rsidP="00BD2B64">
            <w:pPr>
              <w:jc w:val="center"/>
              <w:rPr>
                <w:iCs/>
                <w:color w:val="404040" w:themeColor="text1" w:themeTint="BF"/>
                <w:sz w:val="16"/>
              </w:rPr>
            </w:pPr>
          </w:p>
        </w:tc>
        <w:tc>
          <w:tcPr>
            <w:tcW w:w="2410" w:type="dxa"/>
            <w:vAlign w:val="center"/>
            <w:hideMark/>
          </w:tcPr>
          <w:p w14:paraId="7FA61D5D"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Núcleos lecheros</w:t>
            </w:r>
          </w:p>
        </w:tc>
        <w:tc>
          <w:tcPr>
            <w:tcW w:w="1701" w:type="dxa"/>
            <w:vAlign w:val="center"/>
            <w:hideMark/>
          </w:tcPr>
          <w:p w14:paraId="22C181D5"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campo, mar y turismo biocultural.</w:t>
            </w:r>
          </w:p>
        </w:tc>
        <w:tc>
          <w:tcPr>
            <w:tcW w:w="3543" w:type="dxa"/>
            <w:vAlign w:val="center"/>
            <w:hideMark/>
          </w:tcPr>
          <w:p w14:paraId="749E8465"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C04_Nucleos_lecheros_SDA_2023.shp</w:t>
            </w:r>
          </w:p>
        </w:tc>
      </w:tr>
      <w:tr w:rsidR="005F4B1B" w:rsidRPr="000408AB" w14:paraId="34C30D40" w14:textId="77777777" w:rsidTr="00BD2B64">
        <w:trPr>
          <w:trHeight w:val="844"/>
        </w:trPr>
        <w:tc>
          <w:tcPr>
            <w:tcW w:w="1696" w:type="dxa"/>
            <w:vMerge/>
            <w:vAlign w:val="center"/>
            <w:hideMark/>
          </w:tcPr>
          <w:p w14:paraId="3274A25C" w14:textId="77777777" w:rsidR="005F4B1B" w:rsidRPr="000408AB" w:rsidRDefault="005F4B1B" w:rsidP="00BD2B64">
            <w:pPr>
              <w:jc w:val="center"/>
              <w:rPr>
                <w:iCs/>
                <w:color w:val="404040" w:themeColor="text1" w:themeTint="BF"/>
                <w:sz w:val="16"/>
              </w:rPr>
            </w:pPr>
          </w:p>
        </w:tc>
        <w:tc>
          <w:tcPr>
            <w:tcW w:w="2410" w:type="dxa"/>
            <w:vAlign w:val="center"/>
            <w:hideMark/>
          </w:tcPr>
          <w:p w14:paraId="3F8575FF"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Construcción de Infraestructura hidroagrícola para la zona de riego los Chenes</w:t>
            </w:r>
          </w:p>
        </w:tc>
        <w:tc>
          <w:tcPr>
            <w:tcW w:w="1701" w:type="dxa"/>
            <w:vAlign w:val="center"/>
            <w:hideMark/>
          </w:tcPr>
          <w:p w14:paraId="7E0C7FF0"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campo, mar y turismo biocultural.</w:t>
            </w:r>
          </w:p>
        </w:tc>
        <w:tc>
          <w:tcPr>
            <w:tcW w:w="3543" w:type="dxa"/>
            <w:vAlign w:val="center"/>
            <w:hideMark/>
          </w:tcPr>
          <w:p w14:paraId="40952541"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C04_Construccion_infraestructura_hidroagricola_SDA_2023.shp</w:t>
            </w:r>
          </w:p>
        </w:tc>
      </w:tr>
      <w:tr w:rsidR="005F4B1B" w:rsidRPr="000408AB" w14:paraId="3C88B27C" w14:textId="77777777" w:rsidTr="00BD2B64">
        <w:trPr>
          <w:trHeight w:val="844"/>
        </w:trPr>
        <w:tc>
          <w:tcPr>
            <w:tcW w:w="1696" w:type="dxa"/>
            <w:vMerge/>
            <w:vAlign w:val="center"/>
            <w:hideMark/>
          </w:tcPr>
          <w:p w14:paraId="39E01389" w14:textId="77777777" w:rsidR="005F4B1B" w:rsidRPr="000408AB" w:rsidRDefault="005F4B1B" w:rsidP="00BD2B64">
            <w:pPr>
              <w:jc w:val="center"/>
              <w:rPr>
                <w:iCs/>
                <w:color w:val="404040" w:themeColor="text1" w:themeTint="BF"/>
                <w:sz w:val="16"/>
              </w:rPr>
            </w:pPr>
          </w:p>
        </w:tc>
        <w:tc>
          <w:tcPr>
            <w:tcW w:w="2410" w:type="dxa"/>
            <w:vAlign w:val="center"/>
            <w:hideMark/>
          </w:tcPr>
          <w:p w14:paraId="645A4CF4"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Equipamiento apícola</w:t>
            </w:r>
          </w:p>
        </w:tc>
        <w:tc>
          <w:tcPr>
            <w:tcW w:w="1701" w:type="dxa"/>
            <w:vAlign w:val="center"/>
            <w:hideMark/>
          </w:tcPr>
          <w:p w14:paraId="774712D7"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campo, mar y turismo biocultural.</w:t>
            </w:r>
          </w:p>
        </w:tc>
        <w:tc>
          <w:tcPr>
            <w:tcW w:w="3543" w:type="dxa"/>
            <w:vAlign w:val="center"/>
            <w:hideMark/>
          </w:tcPr>
          <w:p w14:paraId="7CAAB903"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C04_Equipamiento_apicola_DENUE_2020_OPMATPG_2023.shp</w:t>
            </w:r>
          </w:p>
        </w:tc>
      </w:tr>
      <w:tr w:rsidR="005F4B1B" w:rsidRPr="000408AB" w14:paraId="5DC02FC3" w14:textId="77777777" w:rsidTr="00BD2B64">
        <w:tc>
          <w:tcPr>
            <w:tcW w:w="9350" w:type="dxa"/>
            <w:gridSpan w:val="4"/>
            <w:shd w:val="clear" w:color="auto" w:fill="156082" w:themeFill="accent1"/>
            <w:vAlign w:val="center"/>
            <w:hideMark/>
          </w:tcPr>
          <w:p w14:paraId="63340567"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Analítico</w:t>
            </w:r>
          </w:p>
        </w:tc>
      </w:tr>
      <w:tr w:rsidR="005F4B1B" w:rsidRPr="000408AB" w14:paraId="473A9B50" w14:textId="77777777" w:rsidTr="00BD2B64">
        <w:tc>
          <w:tcPr>
            <w:tcW w:w="9350" w:type="dxa"/>
            <w:gridSpan w:val="4"/>
            <w:shd w:val="clear" w:color="auto" w:fill="156082" w:themeFill="accent1"/>
            <w:vAlign w:val="center"/>
            <w:hideMark/>
          </w:tcPr>
          <w:p w14:paraId="30F52288" w14:textId="77777777" w:rsidR="005F4B1B" w:rsidRPr="000408AB" w:rsidRDefault="005F4B1B" w:rsidP="00BD2B64">
            <w:pPr>
              <w:spacing w:line="259" w:lineRule="auto"/>
              <w:jc w:val="center"/>
              <w:rPr>
                <w:b/>
                <w:bCs/>
                <w:color w:val="FFFFFF" w:themeColor="background1"/>
                <w:szCs w:val="18"/>
              </w:rPr>
            </w:pPr>
          </w:p>
        </w:tc>
      </w:tr>
      <w:tr w:rsidR="005F4B1B" w:rsidRPr="000408AB" w14:paraId="00FDBE42" w14:textId="77777777" w:rsidTr="00BD2B64">
        <w:tc>
          <w:tcPr>
            <w:tcW w:w="5807" w:type="dxa"/>
            <w:gridSpan w:val="3"/>
            <w:shd w:val="clear" w:color="auto" w:fill="156082" w:themeFill="accent1"/>
            <w:vAlign w:val="center"/>
            <w:hideMark/>
          </w:tcPr>
          <w:p w14:paraId="2E653916"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Aprovechamiento Agropecuario</w:t>
            </w:r>
          </w:p>
        </w:tc>
        <w:tc>
          <w:tcPr>
            <w:tcW w:w="3543" w:type="dxa"/>
            <w:shd w:val="clear" w:color="auto" w:fill="156082" w:themeFill="accent1"/>
            <w:vAlign w:val="center"/>
            <w:hideMark/>
          </w:tcPr>
          <w:p w14:paraId="7C4BBF7B" w14:textId="77777777" w:rsidR="005F4B1B" w:rsidRPr="000408AB" w:rsidRDefault="005F4B1B" w:rsidP="00BD2B64">
            <w:pPr>
              <w:spacing w:line="259" w:lineRule="auto"/>
              <w:jc w:val="center"/>
              <w:rPr>
                <w:b/>
                <w:bCs/>
                <w:color w:val="FFFFFF" w:themeColor="background1"/>
                <w:szCs w:val="18"/>
              </w:rPr>
            </w:pPr>
            <w:r w:rsidRPr="000408AB">
              <w:rPr>
                <w:b/>
                <w:bCs/>
                <w:color w:val="FFFFFF" w:themeColor="background1"/>
                <w:szCs w:val="18"/>
              </w:rPr>
              <w:t>Superficie del territorio</w:t>
            </w:r>
          </w:p>
        </w:tc>
      </w:tr>
      <w:tr w:rsidR="005F4B1B" w:rsidRPr="000408AB" w14:paraId="57610D4D" w14:textId="77777777" w:rsidTr="00BD2B64">
        <w:tc>
          <w:tcPr>
            <w:tcW w:w="5807" w:type="dxa"/>
            <w:gridSpan w:val="3"/>
            <w:vAlign w:val="center"/>
            <w:hideMark/>
          </w:tcPr>
          <w:p w14:paraId="2178A519"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KM</w:t>
            </w:r>
            <w:r w:rsidRPr="000408AB">
              <w:rPr>
                <w:iCs/>
                <w:color w:val="404040" w:themeColor="text1" w:themeTint="BF"/>
                <w:sz w:val="16"/>
                <w:vertAlign w:val="superscript"/>
              </w:rPr>
              <w:t>2</w:t>
            </w:r>
          </w:p>
        </w:tc>
        <w:tc>
          <w:tcPr>
            <w:tcW w:w="3543" w:type="dxa"/>
            <w:vAlign w:val="center"/>
            <w:hideMark/>
          </w:tcPr>
          <w:p w14:paraId="2C626FA0"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5,759.18 km²</w:t>
            </w:r>
          </w:p>
        </w:tc>
      </w:tr>
      <w:tr w:rsidR="005F4B1B" w:rsidRPr="000408AB" w14:paraId="797E390A" w14:textId="77777777" w:rsidTr="00BD2B64">
        <w:tc>
          <w:tcPr>
            <w:tcW w:w="5807" w:type="dxa"/>
            <w:gridSpan w:val="3"/>
            <w:vAlign w:val="center"/>
            <w:hideMark/>
          </w:tcPr>
          <w:p w14:paraId="41481FB2"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w:t>
            </w:r>
          </w:p>
        </w:tc>
        <w:tc>
          <w:tcPr>
            <w:tcW w:w="3543" w:type="dxa"/>
            <w:vAlign w:val="center"/>
            <w:hideMark/>
          </w:tcPr>
          <w:p w14:paraId="06F4D439" w14:textId="77777777" w:rsidR="005F4B1B" w:rsidRPr="000408AB" w:rsidRDefault="005F4B1B" w:rsidP="00BD2B64">
            <w:pPr>
              <w:jc w:val="center"/>
              <w:rPr>
                <w:iCs/>
                <w:color w:val="404040" w:themeColor="text1" w:themeTint="BF"/>
                <w:sz w:val="16"/>
              </w:rPr>
            </w:pPr>
            <w:r w:rsidRPr="000408AB">
              <w:rPr>
                <w:iCs/>
                <w:color w:val="404040" w:themeColor="text1" w:themeTint="BF"/>
                <w:sz w:val="16"/>
              </w:rPr>
              <w:t>10.1%</w:t>
            </w:r>
          </w:p>
        </w:tc>
      </w:tr>
    </w:tbl>
    <w:p w14:paraId="7A5F2685" w14:textId="77777777" w:rsidR="005F4B1B" w:rsidRPr="000408AB" w:rsidRDefault="005F4B1B" w:rsidP="005F4B1B">
      <w:pPr>
        <w:rPr>
          <w:i/>
          <w:iCs/>
          <w:color w:val="404040" w:themeColor="text1" w:themeTint="BF"/>
          <w:sz w:val="16"/>
        </w:rPr>
      </w:pPr>
      <w:r w:rsidRPr="002E387E">
        <w:rPr>
          <w:rStyle w:val="nfasissutil"/>
        </w:rPr>
        <w:t>Fuente: Elaboración propia</w:t>
      </w:r>
    </w:p>
    <w:p w14:paraId="2F55C01E" w14:textId="77777777" w:rsidR="005F4B1B" w:rsidRPr="00C91BF6" w:rsidRDefault="005F4B1B" w:rsidP="005F4B1B">
      <w:pPr>
        <w:pStyle w:val="Ttulo9"/>
        <w:rPr>
          <w:b/>
          <w:bCs/>
        </w:rPr>
      </w:pPr>
      <w:r w:rsidRPr="00C91BF6">
        <w:t xml:space="preserve">Aprovechamiento </w:t>
      </w:r>
      <w:r>
        <w:t>s</w:t>
      </w:r>
      <w:r w:rsidRPr="00C91BF6">
        <w:t>ustentable</w:t>
      </w:r>
    </w:p>
    <w:p w14:paraId="07B805DC" w14:textId="77777777" w:rsidR="005F4B1B" w:rsidRPr="00435867" w:rsidRDefault="005F4B1B" w:rsidP="005F4B1B">
      <w:pPr>
        <w:spacing w:after="0"/>
        <w:rPr>
          <w:b/>
          <w:bCs/>
          <w:iCs/>
          <w:color w:val="404040" w:themeColor="text1" w:themeTint="BF"/>
          <w:szCs w:val="18"/>
        </w:rPr>
      </w:pPr>
      <w:r w:rsidRPr="00435867">
        <w:rPr>
          <w:b/>
          <w:bCs/>
          <w:iCs/>
          <w:color w:val="404040" w:themeColor="text1" w:themeTint="BF"/>
          <w:szCs w:val="18"/>
        </w:rPr>
        <w:t xml:space="preserve">Descripción: </w:t>
      </w:r>
      <w:r w:rsidRPr="00435867">
        <w:rPr>
          <w:iCs/>
          <w:color w:val="404040" w:themeColor="text1" w:themeTint="BF"/>
          <w:szCs w:val="18"/>
        </w:rPr>
        <w:t>Esta política se dirige principalmente hacia las zonas agrícolas, ganaderas, ecoturísticas, pecuarias y otros sectores productivos que pueden ser aprovechados de manera sostenible en el Estado de Campeche. Además, considera la promoción y desarrollo de infraestructuras y equipamientos regionales.</w:t>
      </w:r>
    </w:p>
    <w:p w14:paraId="39C57CEC" w14:textId="77777777" w:rsidR="005F4B1B" w:rsidRPr="00435867" w:rsidRDefault="005F4B1B" w:rsidP="005F4B1B">
      <w:pPr>
        <w:spacing w:after="0"/>
        <w:rPr>
          <w:iCs/>
          <w:color w:val="404040" w:themeColor="text1" w:themeTint="BF"/>
          <w:szCs w:val="18"/>
        </w:rPr>
      </w:pPr>
      <w:r w:rsidRPr="00435867">
        <w:rPr>
          <w:b/>
          <w:bCs/>
          <w:iCs/>
          <w:color w:val="404040" w:themeColor="text1" w:themeTint="BF"/>
          <w:szCs w:val="18"/>
        </w:rPr>
        <w:t>Capas utilizadas:</w:t>
      </w:r>
      <w:r w:rsidRPr="00435867">
        <w:rPr>
          <w:iCs/>
          <w:color w:val="404040" w:themeColor="text1" w:themeTint="BF"/>
          <w:szCs w:val="18"/>
        </w:rPr>
        <w:t xml:space="preserve"> C04_Centros_abasto_por_region_OPMATPG_2023.shp, C04_Desarrono_energias_alternativas_OPMATPG_2023.Shp</w:t>
      </w:r>
      <w:r w:rsidRPr="00435867">
        <w:rPr>
          <w:iCs/>
          <w:color w:val="404040" w:themeColor="text1" w:themeTint="BF"/>
          <w:szCs w:val="18"/>
          <w:vertAlign w:val="superscript"/>
        </w:rPr>
        <w:t>(1)</w:t>
      </w:r>
      <w:r w:rsidRPr="00435867">
        <w:rPr>
          <w:iCs/>
          <w:color w:val="404040" w:themeColor="text1" w:themeTint="BF"/>
          <w:szCs w:val="18"/>
        </w:rPr>
        <w:t>, C04_Programa_reconversion_productiva_agropecuaria_SDA_2023.shp, C04_Circuitos_turisticos_SICM_2020_OPMATPG_2023.shp, C04_Construcción_centro_innovacion_tec_SDA_2023.shp y C04_Centros_abasto_por_region_OPMATPG_2023.shp.</w:t>
      </w:r>
    </w:p>
    <w:p w14:paraId="685645D2" w14:textId="77777777" w:rsidR="005F4B1B" w:rsidRPr="00435867" w:rsidRDefault="005F4B1B" w:rsidP="005F4B1B">
      <w:pPr>
        <w:rPr>
          <w:b/>
          <w:bCs/>
          <w:iCs/>
          <w:color w:val="404040" w:themeColor="text1" w:themeTint="BF"/>
          <w:szCs w:val="18"/>
        </w:rPr>
      </w:pPr>
      <w:r w:rsidRPr="00435867">
        <w:rPr>
          <w:b/>
          <w:bCs/>
          <w:iCs/>
          <w:color w:val="404040" w:themeColor="text1" w:themeTint="BF"/>
          <w:szCs w:val="18"/>
        </w:rPr>
        <w:t xml:space="preserve">Descripción analítica: </w:t>
      </w:r>
      <w:r w:rsidRPr="00435867">
        <w:rPr>
          <w:iCs/>
          <w:color w:val="404040" w:themeColor="text1" w:themeTint="BF"/>
          <w:szCs w:val="18"/>
        </w:rPr>
        <w:t>La política de Aprovechamiento sustentable destina una superficie de 3,863.75 km², lo que representa el 6.7 % del territorio total del estado.</w:t>
      </w:r>
      <w:r w:rsidRPr="00435867">
        <w:rPr>
          <w:b/>
          <w:bCs/>
          <w:iCs/>
          <w:color w:val="404040" w:themeColor="text1" w:themeTint="BF"/>
          <w:szCs w:val="18"/>
        </w:rPr>
        <w:t> </w:t>
      </w:r>
    </w:p>
    <w:p w14:paraId="50C16C32"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75</w:t>
      </w:r>
      <w:r>
        <w:rPr>
          <w:noProof/>
        </w:rPr>
        <w:fldChar w:fldCharType="end"/>
      </w:r>
      <w:r>
        <w:t xml:space="preserve"> Ficha técnica de política de Aprovechamiento sustentable</w:t>
      </w:r>
    </w:p>
    <w:tbl>
      <w:tblPr>
        <w:tblStyle w:val="Tablaconcuadrcula"/>
        <w:tblW w:w="0" w:type="auto"/>
        <w:tblLayout w:type="fixed"/>
        <w:tblLook w:val="04A0" w:firstRow="1" w:lastRow="0" w:firstColumn="1" w:lastColumn="0" w:noHBand="0" w:noVBand="1"/>
      </w:tblPr>
      <w:tblGrid>
        <w:gridCol w:w="2405"/>
        <w:gridCol w:w="1559"/>
        <w:gridCol w:w="128"/>
        <w:gridCol w:w="1857"/>
        <w:gridCol w:w="3401"/>
      </w:tblGrid>
      <w:tr w:rsidR="005F4B1B" w:rsidRPr="00435867" w14:paraId="3DC1CB8E" w14:textId="77777777" w:rsidTr="00BD2B64">
        <w:tc>
          <w:tcPr>
            <w:tcW w:w="9350" w:type="dxa"/>
            <w:gridSpan w:val="5"/>
            <w:shd w:val="clear" w:color="auto" w:fill="156082" w:themeFill="accent1"/>
            <w:vAlign w:val="center"/>
            <w:hideMark/>
          </w:tcPr>
          <w:p w14:paraId="27608B03"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Aprovechamiento sustentable</w:t>
            </w:r>
          </w:p>
        </w:tc>
      </w:tr>
      <w:tr w:rsidR="005F4B1B" w:rsidRPr="00435867" w14:paraId="0BBE4F4B" w14:textId="77777777" w:rsidTr="00BD2B64">
        <w:tc>
          <w:tcPr>
            <w:tcW w:w="9350" w:type="dxa"/>
            <w:gridSpan w:val="5"/>
            <w:shd w:val="clear" w:color="auto" w:fill="156082" w:themeFill="accent1"/>
            <w:vAlign w:val="center"/>
            <w:hideMark/>
          </w:tcPr>
          <w:p w14:paraId="4EAADBC7"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Descriptivo</w:t>
            </w:r>
          </w:p>
        </w:tc>
      </w:tr>
      <w:tr w:rsidR="005F4B1B" w:rsidRPr="00435867" w14:paraId="5675F950" w14:textId="77777777" w:rsidTr="00BD2B64">
        <w:tc>
          <w:tcPr>
            <w:tcW w:w="2405" w:type="dxa"/>
            <w:shd w:val="clear" w:color="auto" w:fill="156082" w:themeFill="accent1"/>
            <w:vAlign w:val="center"/>
            <w:hideMark/>
          </w:tcPr>
          <w:p w14:paraId="1EF4963D"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Definición</w:t>
            </w:r>
          </w:p>
        </w:tc>
        <w:tc>
          <w:tcPr>
            <w:tcW w:w="1559" w:type="dxa"/>
            <w:shd w:val="clear" w:color="auto" w:fill="156082" w:themeFill="accent1"/>
            <w:vAlign w:val="center"/>
            <w:hideMark/>
          </w:tcPr>
          <w:p w14:paraId="28345929"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Acción</w:t>
            </w:r>
          </w:p>
        </w:tc>
        <w:tc>
          <w:tcPr>
            <w:tcW w:w="1985" w:type="dxa"/>
            <w:gridSpan w:val="2"/>
            <w:shd w:val="clear" w:color="auto" w:fill="156082" w:themeFill="accent1"/>
            <w:vAlign w:val="center"/>
            <w:hideMark/>
          </w:tcPr>
          <w:p w14:paraId="7B4D39CE"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Estrategia</w:t>
            </w:r>
          </w:p>
        </w:tc>
        <w:tc>
          <w:tcPr>
            <w:tcW w:w="3401" w:type="dxa"/>
            <w:shd w:val="clear" w:color="auto" w:fill="156082" w:themeFill="accent1"/>
            <w:vAlign w:val="center"/>
            <w:hideMark/>
          </w:tcPr>
          <w:p w14:paraId="5CAF91B7"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Capas utilizadas</w:t>
            </w:r>
          </w:p>
        </w:tc>
      </w:tr>
      <w:tr w:rsidR="005F4B1B" w:rsidRPr="00435867" w14:paraId="5AEF586F" w14:textId="77777777" w:rsidTr="00BD2B64">
        <w:trPr>
          <w:trHeight w:val="493"/>
        </w:trPr>
        <w:tc>
          <w:tcPr>
            <w:tcW w:w="2405" w:type="dxa"/>
            <w:vMerge w:val="restart"/>
            <w:vAlign w:val="center"/>
            <w:hideMark/>
          </w:tcPr>
          <w:p w14:paraId="06EA581E"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 xml:space="preserve">Esta política se dirige principalmente hacia las zonas agrícolas, ganaderas, ecoturísticas, pecuarias y otros sectores productivos que pueden ser </w:t>
            </w:r>
            <w:r w:rsidRPr="00435867">
              <w:rPr>
                <w:iCs/>
                <w:color w:val="404040" w:themeColor="text1" w:themeTint="BF"/>
                <w:sz w:val="16"/>
              </w:rPr>
              <w:lastRenderedPageBreak/>
              <w:t>aprovechados de manera sostenible en el Estado de Campeche. Además, considera la promoción y desarrollo de infraestructuras y equipamientos regionales.</w:t>
            </w:r>
          </w:p>
        </w:tc>
        <w:tc>
          <w:tcPr>
            <w:tcW w:w="1559" w:type="dxa"/>
            <w:vMerge w:val="restart"/>
            <w:vAlign w:val="center"/>
            <w:hideMark/>
          </w:tcPr>
          <w:p w14:paraId="67433982"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lastRenderedPageBreak/>
              <w:t>Centros de abasto por región (Selva, Laguna, Caribe).</w:t>
            </w:r>
          </w:p>
        </w:tc>
        <w:tc>
          <w:tcPr>
            <w:tcW w:w="1985" w:type="dxa"/>
            <w:gridSpan w:val="2"/>
            <w:vMerge w:val="restart"/>
            <w:vAlign w:val="center"/>
            <w:hideMark/>
          </w:tcPr>
          <w:p w14:paraId="19021C6D"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campo, mar y turismo biocultural.</w:t>
            </w:r>
          </w:p>
        </w:tc>
        <w:tc>
          <w:tcPr>
            <w:tcW w:w="3401" w:type="dxa"/>
            <w:vAlign w:val="center"/>
            <w:hideMark/>
          </w:tcPr>
          <w:p w14:paraId="0109402B"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C04_Modelo_Ordenamiento_Territorial_OP_PG_2023_CP.shp</w:t>
            </w:r>
          </w:p>
        </w:tc>
      </w:tr>
      <w:tr w:rsidR="005F4B1B" w:rsidRPr="00435867" w14:paraId="1852AD10" w14:textId="77777777" w:rsidTr="00BD2B64">
        <w:trPr>
          <w:trHeight w:val="844"/>
        </w:trPr>
        <w:tc>
          <w:tcPr>
            <w:tcW w:w="2405" w:type="dxa"/>
            <w:vMerge/>
            <w:vAlign w:val="center"/>
            <w:hideMark/>
          </w:tcPr>
          <w:p w14:paraId="2B20779D" w14:textId="77777777" w:rsidR="005F4B1B" w:rsidRPr="00435867" w:rsidRDefault="005F4B1B" w:rsidP="00BD2B64">
            <w:pPr>
              <w:jc w:val="center"/>
              <w:rPr>
                <w:iCs/>
                <w:color w:val="404040" w:themeColor="text1" w:themeTint="BF"/>
                <w:sz w:val="16"/>
              </w:rPr>
            </w:pPr>
          </w:p>
        </w:tc>
        <w:tc>
          <w:tcPr>
            <w:tcW w:w="1559" w:type="dxa"/>
            <w:vMerge/>
            <w:vAlign w:val="center"/>
            <w:hideMark/>
          </w:tcPr>
          <w:p w14:paraId="17998673" w14:textId="77777777" w:rsidR="005F4B1B" w:rsidRPr="00435867" w:rsidRDefault="005F4B1B" w:rsidP="00BD2B64">
            <w:pPr>
              <w:jc w:val="center"/>
              <w:rPr>
                <w:iCs/>
                <w:color w:val="404040" w:themeColor="text1" w:themeTint="BF"/>
                <w:sz w:val="16"/>
              </w:rPr>
            </w:pPr>
          </w:p>
        </w:tc>
        <w:tc>
          <w:tcPr>
            <w:tcW w:w="1985" w:type="dxa"/>
            <w:gridSpan w:val="2"/>
            <w:vMerge/>
            <w:vAlign w:val="center"/>
            <w:hideMark/>
          </w:tcPr>
          <w:p w14:paraId="77C79708" w14:textId="77777777" w:rsidR="005F4B1B" w:rsidRPr="00435867" w:rsidRDefault="005F4B1B" w:rsidP="00BD2B64">
            <w:pPr>
              <w:jc w:val="center"/>
              <w:rPr>
                <w:iCs/>
                <w:color w:val="404040" w:themeColor="text1" w:themeTint="BF"/>
                <w:sz w:val="16"/>
              </w:rPr>
            </w:pPr>
          </w:p>
        </w:tc>
        <w:tc>
          <w:tcPr>
            <w:tcW w:w="3401" w:type="dxa"/>
            <w:vAlign w:val="center"/>
            <w:hideMark/>
          </w:tcPr>
          <w:p w14:paraId="3EFA0305"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C04_Centros_abasto_por_region_OPMATPG_2023.shp</w:t>
            </w:r>
          </w:p>
        </w:tc>
      </w:tr>
      <w:tr w:rsidR="005F4B1B" w:rsidRPr="00435867" w14:paraId="42A85507" w14:textId="77777777" w:rsidTr="00BD2B64">
        <w:trPr>
          <w:trHeight w:val="844"/>
        </w:trPr>
        <w:tc>
          <w:tcPr>
            <w:tcW w:w="2405" w:type="dxa"/>
            <w:vMerge/>
            <w:vAlign w:val="center"/>
            <w:hideMark/>
          </w:tcPr>
          <w:p w14:paraId="36C5F4E9" w14:textId="77777777" w:rsidR="005F4B1B" w:rsidRPr="00435867" w:rsidRDefault="005F4B1B" w:rsidP="00BD2B64">
            <w:pPr>
              <w:jc w:val="center"/>
              <w:rPr>
                <w:iCs/>
                <w:color w:val="404040" w:themeColor="text1" w:themeTint="BF"/>
                <w:sz w:val="16"/>
              </w:rPr>
            </w:pPr>
          </w:p>
        </w:tc>
        <w:tc>
          <w:tcPr>
            <w:tcW w:w="1559" w:type="dxa"/>
            <w:vAlign w:val="center"/>
            <w:hideMark/>
          </w:tcPr>
          <w:p w14:paraId="63516E07"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Desarrollo de energías alternativas</w:t>
            </w:r>
          </w:p>
        </w:tc>
        <w:tc>
          <w:tcPr>
            <w:tcW w:w="1985" w:type="dxa"/>
            <w:gridSpan w:val="2"/>
            <w:vAlign w:val="center"/>
            <w:hideMark/>
          </w:tcPr>
          <w:p w14:paraId="45F6E526"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campo, mar y turismo biocultural.</w:t>
            </w:r>
          </w:p>
        </w:tc>
        <w:tc>
          <w:tcPr>
            <w:tcW w:w="3401" w:type="dxa"/>
            <w:vAlign w:val="center"/>
            <w:hideMark/>
          </w:tcPr>
          <w:p w14:paraId="2BC1BE25"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C04_Desarrono_energias_alternativas_OPMATPG_2023.Shp</w:t>
            </w:r>
            <w:r w:rsidRPr="00435867">
              <w:rPr>
                <w:iCs/>
                <w:color w:val="404040" w:themeColor="text1" w:themeTint="BF"/>
                <w:sz w:val="16"/>
                <w:vertAlign w:val="superscript"/>
              </w:rPr>
              <w:t>(1)</w:t>
            </w:r>
          </w:p>
        </w:tc>
      </w:tr>
      <w:tr w:rsidR="005F4B1B" w:rsidRPr="00435867" w14:paraId="765C8772" w14:textId="77777777" w:rsidTr="00BD2B64">
        <w:trPr>
          <w:trHeight w:val="844"/>
        </w:trPr>
        <w:tc>
          <w:tcPr>
            <w:tcW w:w="2405" w:type="dxa"/>
            <w:vMerge/>
            <w:vAlign w:val="center"/>
            <w:hideMark/>
          </w:tcPr>
          <w:p w14:paraId="4ED2C13D" w14:textId="77777777" w:rsidR="005F4B1B" w:rsidRPr="00435867" w:rsidRDefault="005F4B1B" w:rsidP="00BD2B64">
            <w:pPr>
              <w:jc w:val="center"/>
              <w:rPr>
                <w:iCs/>
                <w:color w:val="404040" w:themeColor="text1" w:themeTint="BF"/>
                <w:sz w:val="16"/>
              </w:rPr>
            </w:pPr>
          </w:p>
        </w:tc>
        <w:tc>
          <w:tcPr>
            <w:tcW w:w="1559" w:type="dxa"/>
            <w:vAlign w:val="center"/>
            <w:hideMark/>
          </w:tcPr>
          <w:p w14:paraId="064C16E2"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Reconversión productiva para una actividad agropecuaria sostenible</w:t>
            </w:r>
          </w:p>
        </w:tc>
        <w:tc>
          <w:tcPr>
            <w:tcW w:w="1985" w:type="dxa"/>
            <w:gridSpan w:val="2"/>
            <w:vAlign w:val="center"/>
            <w:hideMark/>
          </w:tcPr>
          <w:p w14:paraId="301687C9"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campo, mar y turismo biocultural.</w:t>
            </w:r>
          </w:p>
        </w:tc>
        <w:tc>
          <w:tcPr>
            <w:tcW w:w="3401" w:type="dxa"/>
            <w:vAlign w:val="center"/>
            <w:hideMark/>
          </w:tcPr>
          <w:p w14:paraId="6B63FFE3"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C04_Programa_reconversion_productiva_agropecuaria_SDA_2023.shp</w:t>
            </w:r>
          </w:p>
        </w:tc>
      </w:tr>
      <w:tr w:rsidR="005F4B1B" w:rsidRPr="00435867" w14:paraId="4BA7881D" w14:textId="77777777" w:rsidTr="00BD2B64">
        <w:trPr>
          <w:trHeight w:val="844"/>
        </w:trPr>
        <w:tc>
          <w:tcPr>
            <w:tcW w:w="2405" w:type="dxa"/>
            <w:vMerge/>
            <w:vAlign w:val="center"/>
            <w:hideMark/>
          </w:tcPr>
          <w:p w14:paraId="56C5147A" w14:textId="77777777" w:rsidR="005F4B1B" w:rsidRPr="00435867" w:rsidRDefault="005F4B1B" w:rsidP="00BD2B64">
            <w:pPr>
              <w:jc w:val="center"/>
              <w:rPr>
                <w:iCs/>
                <w:color w:val="404040" w:themeColor="text1" w:themeTint="BF"/>
                <w:sz w:val="16"/>
              </w:rPr>
            </w:pPr>
          </w:p>
        </w:tc>
        <w:tc>
          <w:tcPr>
            <w:tcW w:w="1559" w:type="dxa"/>
            <w:vAlign w:val="center"/>
            <w:hideMark/>
          </w:tcPr>
          <w:p w14:paraId="61AF7418"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Circuitos turísticos artesanales y culturales.</w:t>
            </w:r>
          </w:p>
        </w:tc>
        <w:tc>
          <w:tcPr>
            <w:tcW w:w="1985" w:type="dxa"/>
            <w:gridSpan w:val="2"/>
            <w:vAlign w:val="center"/>
            <w:hideMark/>
          </w:tcPr>
          <w:p w14:paraId="2305AC84"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campo, mar y turismo biocultural.</w:t>
            </w:r>
          </w:p>
        </w:tc>
        <w:tc>
          <w:tcPr>
            <w:tcW w:w="3401" w:type="dxa"/>
            <w:vAlign w:val="center"/>
            <w:hideMark/>
          </w:tcPr>
          <w:p w14:paraId="2BB7F7BB"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C04_Circuitos_turisticos_SICM_2020_OPMATPG_2023.shp</w:t>
            </w:r>
          </w:p>
        </w:tc>
      </w:tr>
      <w:tr w:rsidR="005F4B1B" w:rsidRPr="00435867" w14:paraId="0A4C929C" w14:textId="77777777" w:rsidTr="00BD2B64">
        <w:trPr>
          <w:trHeight w:val="844"/>
        </w:trPr>
        <w:tc>
          <w:tcPr>
            <w:tcW w:w="2405" w:type="dxa"/>
            <w:vMerge/>
            <w:vAlign w:val="center"/>
            <w:hideMark/>
          </w:tcPr>
          <w:p w14:paraId="751DAFCD" w14:textId="77777777" w:rsidR="005F4B1B" w:rsidRPr="00435867" w:rsidRDefault="005F4B1B" w:rsidP="00BD2B64">
            <w:pPr>
              <w:jc w:val="center"/>
              <w:rPr>
                <w:iCs/>
                <w:color w:val="404040" w:themeColor="text1" w:themeTint="BF"/>
                <w:sz w:val="16"/>
              </w:rPr>
            </w:pPr>
          </w:p>
        </w:tc>
        <w:tc>
          <w:tcPr>
            <w:tcW w:w="1559" w:type="dxa"/>
            <w:vAlign w:val="center"/>
            <w:hideMark/>
          </w:tcPr>
          <w:p w14:paraId="0EEE4190"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Construcción de centro de innovación tecnológica en la localidad de Cayal, municipio de Campeche, Estado de Campeche</w:t>
            </w:r>
          </w:p>
        </w:tc>
        <w:tc>
          <w:tcPr>
            <w:tcW w:w="1985" w:type="dxa"/>
            <w:gridSpan w:val="2"/>
            <w:vAlign w:val="center"/>
            <w:hideMark/>
          </w:tcPr>
          <w:p w14:paraId="6555EEFA"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campo, mar y turismo biocultural.</w:t>
            </w:r>
          </w:p>
        </w:tc>
        <w:tc>
          <w:tcPr>
            <w:tcW w:w="3401" w:type="dxa"/>
            <w:vAlign w:val="center"/>
            <w:hideMark/>
          </w:tcPr>
          <w:p w14:paraId="2CBDD978"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C04_Construcción_centro_innovacion_tec_SDA_2023.shp</w:t>
            </w:r>
          </w:p>
        </w:tc>
      </w:tr>
      <w:tr w:rsidR="005F4B1B" w:rsidRPr="00435867" w14:paraId="4AEA2585" w14:textId="77777777" w:rsidTr="00BD2B64">
        <w:trPr>
          <w:trHeight w:val="844"/>
        </w:trPr>
        <w:tc>
          <w:tcPr>
            <w:tcW w:w="2405" w:type="dxa"/>
            <w:vMerge/>
            <w:vAlign w:val="center"/>
            <w:hideMark/>
          </w:tcPr>
          <w:p w14:paraId="36A11F1F" w14:textId="77777777" w:rsidR="005F4B1B" w:rsidRPr="00435867" w:rsidRDefault="005F4B1B" w:rsidP="00BD2B64">
            <w:pPr>
              <w:jc w:val="center"/>
              <w:rPr>
                <w:iCs/>
                <w:color w:val="404040" w:themeColor="text1" w:themeTint="BF"/>
                <w:sz w:val="16"/>
              </w:rPr>
            </w:pPr>
          </w:p>
        </w:tc>
        <w:tc>
          <w:tcPr>
            <w:tcW w:w="1559" w:type="dxa"/>
            <w:vAlign w:val="center"/>
            <w:hideMark/>
          </w:tcPr>
          <w:p w14:paraId="5E33C7CB"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Planta de Biocombustible (Champotón).</w:t>
            </w:r>
          </w:p>
        </w:tc>
        <w:tc>
          <w:tcPr>
            <w:tcW w:w="1985" w:type="dxa"/>
            <w:gridSpan w:val="2"/>
            <w:vAlign w:val="center"/>
            <w:hideMark/>
          </w:tcPr>
          <w:p w14:paraId="0384A74B"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integración territorial desarrollo urbano e industria</w:t>
            </w:r>
          </w:p>
        </w:tc>
        <w:tc>
          <w:tcPr>
            <w:tcW w:w="3401" w:type="dxa"/>
            <w:vAlign w:val="center"/>
            <w:hideMark/>
          </w:tcPr>
          <w:p w14:paraId="131294FB"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C04_Industria_Planta_Biocombustible_OPMATPG_2023.shp</w:t>
            </w:r>
          </w:p>
        </w:tc>
      </w:tr>
      <w:tr w:rsidR="005F4B1B" w:rsidRPr="00435867" w14:paraId="1BD99BF8" w14:textId="77777777" w:rsidTr="00BD2B64">
        <w:trPr>
          <w:trHeight w:val="205"/>
        </w:trPr>
        <w:tc>
          <w:tcPr>
            <w:tcW w:w="9350" w:type="dxa"/>
            <w:gridSpan w:val="5"/>
            <w:shd w:val="clear" w:color="auto" w:fill="156082" w:themeFill="accent1"/>
            <w:vAlign w:val="center"/>
            <w:hideMark/>
          </w:tcPr>
          <w:p w14:paraId="13AE2BF9"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Analítico</w:t>
            </w:r>
          </w:p>
        </w:tc>
      </w:tr>
      <w:tr w:rsidR="005F4B1B" w:rsidRPr="00435867" w14:paraId="34FBFF69" w14:textId="77777777" w:rsidTr="00BD2B64">
        <w:trPr>
          <w:trHeight w:val="266"/>
        </w:trPr>
        <w:tc>
          <w:tcPr>
            <w:tcW w:w="4092" w:type="dxa"/>
            <w:gridSpan w:val="3"/>
            <w:shd w:val="clear" w:color="auto" w:fill="156082" w:themeFill="accent1"/>
            <w:vAlign w:val="center"/>
            <w:hideMark/>
          </w:tcPr>
          <w:p w14:paraId="06412887"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Aprovechamiento Sustentable</w:t>
            </w:r>
          </w:p>
        </w:tc>
        <w:tc>
          <w:tcPr>
            <w:tcW w:w="5258" w:type="dxa"/>
            <w:gridSpan w:val="2"/>
            <w:shd w:val="clear" w:color="auto" w:fill="156082" w:themeFill="accent1"/>
            <w:vAlign w:val="center"/>
            <w:hideMark/>
          </w:tcPr>
          <w:p w14:paraId="0CBC75B3"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Superficie del territorio</w:t>
            </w:r>
          </w:p>
        </w:tc>
      </w:tr>
      <w:tr w:rsidR="005F4B1B" w:rsidRPr="00435867" w14:paraId="1C175339" w14:textId="77777777" w:rsidTr="00BD2B64">
        <w:tc>
          <w:tcPr>
            <w:tcW w:w="4092" w:type="dxa"/>
            <w:gridSpan w:val="3"/>
            <w:vAlign w:val="center"/>
            <w:hideMark/>
          </w:tcPr>
          <w:p w14:paraId="42823F81"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KM</w:t>
            </w:r>
            <w:r w:rsidRPr="00435867">
              <w:rPr>
                <w:iCs/>
                <w:color w:val="404040" w:themeColor="text1" w:themeTint="BF"/>
                <w:sz w:val="16"/>
                <w:vertAlign w:val="superscript"/>
              </w:rPr>
              <w:t>2</w:t>
            </w:r>
          </w:p>
        </w:tc>
        <w:tc>
          <w:tcPr>
            <w:tcW w:w="5258" w:type="dxa"/>
            <w:gridSpan w:val="2"/>
            <w:vAlign w:val="center"/>
            <w:hideMark/>
          </w:tcPr>
          <w:p w14:paraId="19CB01F8"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3,863.75 km²</w:t>
            </w:r>
          </w:p>
        </w:tc>
      </w:tr>
      <w:tr w:rsidR="005F4B1B" w:rsidRPr="00435867" w14:paraId="63CC8329" w14:textId="77777777" w:rsidTr="00BD2B64">
        <w:tc>
          <w:tcPr>
            <w:tcW w:w="4092" w:type="dxa"/>
            <w:gridSpan w:val="3"/>
            <w:vAlign w:val="center"/>
            <w:hideMark/>
          </w:tcPr>
          <w:p w14:paraId="45E07A2A"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w:t>
            </w:r>
          </w:p>
        </w:tc>
        <w:tc>
          <w:tcPr>
            <w:tcW w:w="5258" w:type="dxa"/>
            <w:gridSpan w:val="2"/>
            <w:vAlign w:val="center"/>
            <w:hideMark/>
          </w:tcPr>
          <w:p w14:paraId="4FBB6989"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6.7%</w:t>
            </w:r>
          </w:p>
        </w:tc>
      </w:tr>
    </w:tbl>
    <w:p w14:paraId="37D0A64B" w14:textId="77777777" w:rsidR="005F4B1B" w:rsidRPr="000408AB" w:rsidRDefault="005F4B1B" w:rsidP="005F4B1B">
      <w:pPr>
        <w:rPr>
          <w:i/>
          <w:iCs/>
          <w:color w:val="404040" w:themeColor="text1" w:themeTint="BF"/>
          <w:sz w:val="16"/>
        </w:rPr>
      </w:pPr>
      <w:r w:rsidRPr="002E387E">
        <w:rPr>
          <w:rStyle w:val="nfasissutil"/>
        </w:rPr>
        <w:t>Fuente: Elaboración propia</w:t>
      </w:r>
    </w:p>
    <w:p w14:paraId="5A886263" w14:textId="77777777" w:rsidR="005F4B1B" w:rsidRPr="00C91BF6" w:rsidRDefault="005F4B1B" w:rsidP="005F4B1B">
      <w:pPr>
        <w:pStyle w:val="Ttulo8"/>
      </w:pPr>
      <w:r w:rsidRPr="00C91BF6">
        <w:t xml:space="preserve">Consolidación </w:t>
      </w:r>
      <w:r>
        <w:t>u</w:t>
      </w:r>
      <w:r w:rsidRPr="00C91BF6">
        <w:t xml:space="preserve">rbana, </w:t>
      </w:r>
      <w:r>
        <w:t>v</w:t>
      </w:r>
      <w:r w:rsidRPr="00C91BF6">
        <w:t xml:space="preserve">ivienda y </w:t>
      </w:r>
      <w:r>
        <w:t>b</w:t>
      </w:r>
      <w:r w:rsidRPr="00C91BF6">
        <w:t>ienestar </w:t>
      </w:r>
    </w:p>
    <w:p w14:paraId="3D335352" w14:textId="77777777" w:rsidR="005F4B1B" w:rsidRPr="00C91BF6" w:rsidRDefault="005F4B1B" w:rsidP="005F4B1B">
      <w:pPr>
        <w:pStyle w:val="Ttulo9"/>
        <w:rPr>
          <w:b/>
          <w:bCs/>
        </w:rPr>
      </w:pPr>
      <w:r w:rsidRPr="00C91BF6">
        <w:t>Mejoramiento urbano</w:t>
      </w:r>
    </w:p>
    <w:p w14:paraId="75104515" w14:textId="77777777" w:rsidR="005F4B1B" w:rsidRPr="00435867" w:rsidRDefault="005F4B1B" w:rsidP="005F4B1B">
      <w:pPr>
        <w:spacing w:after="0"/>
        <w:rPr>
          <w:b/>
          <w:bCs/>
          <w:iCs/>
          <w:color w:val="404040" w:themeColor="text1" w:themeTint="BF"/>
          <w:szCs w:val="18"/>
        </w:rPr>
      </w:pPr>
      <w:r w:rsidRPr="00435867">
        <w:rPr>
          <w:b/>
          <w:bCs/>
          <w:iCs/>
          <w:color w:val="404040" w:themeColor="text1" w:themeTint="BF"/>
          <w:szCs w:val="18"/>
        </w:rPr>
        <w:t xml:space="preserve">Descripción: </w:t>
      </w:r>
      <w:r w:rsidRPr="00435867">
        <w:rPr>
          <w:iCs/>
          <w:color w:val="404040" w:themeColor="text1" w:themeTint="BF"/>
          <w:szCs w:val="18"/>
        </w:rPr>
        <w:t>Esta política se enfoca en mejorar las condiciones de habitabilidad a nivel regional en el Estado de Campeche. Su objetivo principal es llevar a cabo acciones de reordenamiento, renovación, consolidación y dotación de infraestructura y equipamiento que satisfagan las necesidades de la población.</w:t>
      </w:r>
    </w:p>
    <w:p w14:paraId="0C371DBC" w14:textId="77777777" w:rsidR="005F4B1B" w:rsidRPr="00435867" w:rsidRDefault="005F4B1B" w:rsidP="005F4B1B">
      <w:pPr>
        <w:spacing w:after="0"/>
        <w:rPr>
          <w:iCs/>
          <w:color w:val="404040" w:themeColor="text1" w:themeTint="BF"/>
          <w:szCs w:val="18"/>
        </w:rPr>
      </w:pPr>
      <w:r w:rsidRPr="00435867">
        <w:rPr>
          <w:b/>
          <w:bCs/>
          <w:iCs/>
          <w:color w:val="404040" w:themeColor="text1" w:themeTint="BF"/>
          <w:szCs w:val="18"/>
        </w:rPr>
        <w:t>Capas utilizadas:</w:t>
      </w:r>
      <w:r w:rsidRPr="00435867">
        <w:rPr>
          <w:iCs/>
          <w:color w:val="404040" w:themeColor="text1" w:themeTint="BF"/>
          <w:szCs w:val="18"/>
        </w:rPr>
        <w:t> C04_Equipamientos_salud_OPMATPG_2023. shp(1), C04_Hospital_Gneral_Centenario_OPMATPG_2023.shp, C04_Sustitucion_materiales_viviendas_tradicionales_INEGI_2020_OPMATPG_2023.shp, C04_Sustitucion_materiales_viviendas_tradicionales_localidades_INEGI_2020_OPMATPG_2023.shp, C04_Sustitucion_materiales_paredes_viviendas_OPMATPG_2023.shp (1) y C04_Centros_comunitarios_multiusos_rurales_OPMATPG_2023.shp.</w:t>
      </w:r>
    </w:p>
    <w:p w14:paraId="397C6660" w14:textId="77777777" w:rsidR="005F4B1B" w:rsidRPr="00435867" w:rsidRDefault="005F4B1B" w:rsidP="005F4B1B">
      <w:pPr>
        <w:rPr>
          <w:iCs/>
          <w:color w:val="404040" w:themeColor="text1" w:themeTint="BF"/>
          <w:szCs w:val="18"/>
        </w:rPr>
      </w:pPr>
      <w:r w:rsidRPr="00435867">
        <w:rPr>
          <w:b/>
          <w:bCs/>
          <w:iCs/>
          <w:color w:val="404040" w:themeColor="text1" w:themeTint="BF"/>
          <w:szCs w:val="18"/>
        </w:rPr>
        <w:t xml:space="preserve">Descripción analítica: </w:t>
      </w:r>
      <w:r w:rsidRPr="00435867">
        <w:rPr>
          <w:iCs/>
          <w:color w:val="404040" w:themeColor="text1" w:themeTint="BF"/>
          <w:szCs w:val="18"/>
        </w:rPr>
        <w:t>La política de Mejoramiento urbano destina una superficie de 178.83 km², lo que representa el 0.3 % del territorio total del estado.</w:t>
      </w:r>
    </w:p>
    <w:p w14:paraId="747049BD"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76</w:t>
      </w:r>
      <w:r>
        <w:rPr>
          <w:noProof/>
        </w:rPr>
        <w:fldChar w:fldCharType="end"/>
      </w:r>
      <w:r>
        <w:t xml:space="preserve"> Ficha técnica de política de Mejoramiento urbano</w:t>
      </w:r>
    </w:p>
    <w:tbl>
      <w:tblPr>
        <w:tblStyle w:val="Tablaconcuadrcula"/>
        <w:tblW w:w="0" w:type="auto"/>
        <w:tblLayout w:type="fixed"/>
        <w:tblLook w:val="04A0" w:firstRow="1" w:lastRow="0" w:firstColumn="1" w:lastColumn="0" w:noHBand="0" w:noVBand="1"/>
      </w:tblPr>
      <w:tblGrid>
        <w:gridCol w:w="1838"/>
        <w:gridCol w:w="1540"/>
        <w:gridCol w:w="19"/>
        <w:gridCol w:w="1843"/>
        <w:gridCol w:w="4110"/>
      </w:tblGrid>
      <w:tr w:rsidR="005F4B1B" w:rsidRPr="00435867" w14:paraId="611DF10D" w14:textId="77777777" w:rsidTr="00BD2B64">
        <w:tc>
          <w:tcPr>
            <w:tcW w:w="9350" w:type="dxa"/>
            <w:gridSpan w:val="5"/>
            <w:shd w:val="clear" w:color="auto" w:fill="156082" w:themeFill="accent1"/>
            <w:vAlign w:val="center"/>
            <w:hideMark/>
          </w:tcPr>
          <w:p w14:paraId="12C9C1D6"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Mejoramiento urbano</w:t>
            </w:r>
          </w:p>
        </w:tc>
      </w:tr>
      <w:tr w:rsidR="005F4B1B" w:rsidRPr="00435867" w14:paraId="508C6931" w14:textId="77777777" w:rsidTr="00BD2B64">
        <w:tc>
          <w:tcPr>
            <w:tcW w:w="9350" w:type="dxa"/>
            <w:gridSpan w:val="5"/>
            <w:shd w:val="clear" w:color="auto" w:fill="156082" w:themeFill="accent1"/>
            <w:vAlign w:val="center"/>
            <w:hideMark/>
          </w:tcPr>
          <w:p w14:paraId="54B57668"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Descriptivo</w:t>
            </w:r>
          </w:p>
        </w:tc>
      </w:tr>
      <w:tr w:rsidR="005F4B1B" w:rsidRPr="00435867" w14:paraId="2C52C2C7" w14:textId="77777777" w:rsidTr="00BD2B64">
        <w:tc>
          <w:tcPr>
            <w:tcW w:w="1838" w:type="dxa"/>
            <w:shd w:val="clear" w:color="auto" w:fill="156082" w:themeFill="accent1"/>
            <w:vAlign w:val="center"/>
            <w:hideMark/>
          </w:tcPr>
          <w:p w14:paraId="35AC6ED8"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Definición</w:t>
            </w:r>
          </w:p>
        </w:tc>
        <w:tc>
          <w:tcPr>
            <w:tcW w:w="1559" w:type="dxa"/>
            <w:gridSpan w:val="2"/>
            <w:shd w:val="clear" w:color="auto" w:fill="156082" w:themeFill="accent1"/>
            <w:vAlign w:val="center"/>
            <w:hideMark/>
          </w:tcPr>
          <w:p w14:paraId="3325197B"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Acción</w:t>
            </w:r>
          </w:p>
        </w:tc>
        <w:tc>
          <w:tcPr>
            <w:tcW w:w="1843" w:type="dxa"/>
            <w:shd w:val="clear" w:color="auto" w:fill="156082" w:themeFill="accent1"/>
            <w:vAlign w:val="center"/>
            <w:hideMark/>
          </w:tcPr>
          <w:p w14:paraId="314F4253"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Estrategia</w:t>
            </w:r>
          </w:p>
        </w:tc>
        <w:tc>
          <w:tcPr>
            <w:tcW w:w="4110" w:type="dxa"/>
            <w:shd w:val="clear" w:color="auto" w:fill="156082" w:themeFill="accent1"/>
            <w:vAlign w:val="center"/>
            <w:hideMark/>
          </w:tcPr>
          <w:p w14:paraId="48B03E4C"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Capas utilizadas</w:t>
            </w:r>
          </w:p>
        </w:tc>
      </w:tr>
      <w:tr w:rsidR="005F4B1B" w:rsidRPr="00435867" w14:paraId="2D17E02F" w14:textId="77777777" w:rsidTr="00BD2B64">
        <w:trPr>
          <w:trHeight w:val="493"/>
        </w:trPr>
        <w:tc>
          <w:tcPr>
            <w:tcW w:w="1838" w:type="dxa"/>
            <w:vMerge w:val="restart"/>
            <w:vAlign w:val="center"/>
            <w:hideMark/>
          </w:tcPr>
          <w:p w14:paraId="7E07059C"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 xml:space="preserve">se enfoca en mejorar las condiciones de habitabilidad a nivel regional en el Estado de Campeche. Su objetivo principal es llevar a cabo acciones de reordenamiento, </w:t>
            </w:r>
            <w:r w:rsidRPr="00435867">
              <w:rPr>
                <w:iCs/>
                <w:color w:val="404040" w:themeColor="text1" w:themeTint="BF"/>
                <w:sz w:val="16"/>
              </w:rPr>
              <w:lastRenderedPageBreak/>
              <w:t>renovación, consolidación y dotación de infraestructura y equipamiento que satisfagan las necesidades de la población.</w:t>
            </w:r>
          </w:p>
        </w:tc>
        <w:tc>
          <w:tcPr>
            <w:tcW w:w="1559" w:type="dxa"/>
            <w:gridSpan w:val="2"/>
            <w:vMerge w:val="restart"/>
            <w:vAlign w:val="center"/>
            <w:hideMark/>
          </w:tcPr>
          <w:p w14:paraId="6E6F3026"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lastRenderedPageBreak/>
              <w:t>Construcción de equipamiento de salud</w:t>
            </w:r>
          </w:p>
        </w:tc>
        <w:tc>
          <w:tcPr>
            <w:tcW w:w="1843" w:type="dxa"/>
            <w:vMerge w:val="restart"/>
            <w:vAlign w:val="center"/>
            <w:hideMark/>
          </w:tcPr>
          <w:p w14:paraId="3A971306"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Comunidades, hogar y bienestar</w:t>
            </w:r>
          </w:p>
        </w:tc>
        <w:tc>
          <w:tcPr>
            <w:tcW w:w="4110" w:type="dxa"/>
            <w:vAlign w:val="center"/>
            <w:hideMark/>
          </w:tcPr>
          <w:p w14:paraId="50C19256"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C04_Modelo_Ordenamiento_Territorial_OP_PG_2023_CP.shp</w:t>
            </w:r>
          </w:p>
        </w:tc>
      </w:tr>
      <w:tr w:rsidR="005F4B1B" w:rsidRPr="00435867" w14:paraId="75AA3D1A" w14:textId="77777777" w:rsidTr="00BD2B64">
        <w:trPr>
          <w:trHeight w:val="493"/>
        </w:trPr>
        <w:tc>
          <w:tcPr>
            <w:tcW w:w="1838" w:type="dxa"/>
            <w:vMerge/>
            <w:vAlign w:val="center"/>
            <w:hideMark/>
          </w:tcPr>
          <w:p w14:paraId="080036FB" w14:textId="77777777" w:rsidR="005F4B1B" w:rsidRPr="00435867" w:rsidRDefault="005F4B1B" w:rsidP="00BD2B64">
            <w:pPr>
              <w:jc w:val="center"/>
              <w:rPr>
                <w:iCs/>
                <w:color w:val="404040" w:themeColor="text1" w:themeTint="BF"/>
                <w:sz w:val="16"/>
              </w:rPr>
            </w:pPr>
          </w:p>
        </w:tc>
        <w:tc>
          <w:tcPr>
            <w:tcW w:w="1559" w:type="dxa"/>
            <w:gridSpan w:val="2"/>
            <w:vMerge/>
            <w:vAlign w:val="center"/>
            <w:hideMark/>
          </w:tcPr>
          <w:p w14:paraId="0B49EEBD" w14:textId="77777777" w:rsidR="005F4B1B" w:rsidRPr="00435867" w:rsidRDefault="005F4B1B" w:rsidP="00BD2B64">
            <w:pPr>
              <w:jc w:val="center"/>
              <w:rPr>
                <w:iCs/>
                <w:color w:val="404040" w:themeColor="text1" w:themeTint="BF"/>
                <w:sz w:val="16"/>
              </w:rPr>
            </w:pPr>
          </w:p>
        </w:tc>
        <w:tc>
          <w:tcPr>
            <w:tcW w:w="1843" w:type="dxa"/>
            <w:vMerge/>
            <w:vAlign w:val="center"/>
            <w:hideMark/>
          </w:tcPr>
          <w:p w14:paraId="2E587AF0" w14:textId="77777777" w:rsidR="005F4B1B" w:rsidRPr="00435867" w:rsidRDefault="005F4B1B" w:rsidP="00BD2B64">
            <w:pPr>
              <w:jc w:val="center"/>
              <w:rPr>
                <w:iCs/>
                <w:color w:val="404040" w:themeColor="text1" w:themeTint="BF"/>
                <w:sz w:val="16"/>
              </w:rPr>
            </w:pPr>
          </w:p>
        </w:tc>
        <w:tc>
          <w:tcPr>
            <w:tcW w:w="4110" w:type="dxa"/>
            <w:vAlign w:val="center"/>
            <w:hideMark/>
          </w:tcPr>
          <w:p w14:paraId="13711E75"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C04_Equipamientos_salud_OPMATPG_2023. shp</w:t>
            </w:r>
            <w:r w:rsidRPr="00435867">
              <w:rPr>
                <w:iCs/>
                <w:color w:val="404040" w:themeColor="text1" w:themeTint="BF"/>
                <w:sz w:val="16"/>
                <w:vertAlign w:val="superscript"/>
              </w:rPr>
              <w:t>(1)</w:t>
            </w:r>
          </w:p>
        </w:tc>
      </w:tr>
      <w:tr w:rsidR="005F4B1B" w:rsidRPr="00435867" w14:paraId="71065A94" w14:textId="77777777" w:rsidTr="00BD2B64">
        <w:trPr>
          <w:trHeight w:val="493"/>
        </w:trPr>
        <w:tc>
          <w:tcPr>
            <w:tcW w:w="1838" w:type="dxa"/>
            <w:vMerge/>
            <w:vAlign w:val="center"/>
            <w:hideMark/>
          </w:tcPr>
          <w:p w14:paraId="1EF6FD0B" w14:textId="77777777" w:rsidR="005F4B1B" w:rsidRPr="00435867" w:rsidRDefault="005F4B1B" w:rsidP="00BD2B64">
            <w:pPr>
              <w:jc w:val="center"/>
              <w:rPr>
                <w:iCs/>
                <w:color w:val="404040" w:themeColor="text1" w:themeTint="BF"/>
                <w:sz w:val="16"/>
              </w:rPr>
            </w:pPr>
          </w:p>
        </w:tc>
        <w:tc>
          <w:tcPr>
            <w:tcW w:w="1559" w:type="dxa"/>
            <w:gridSpan w:val="2"/>
            <w:vAlign w:val="center"/>
            <w:hideMark/>
          </w:tcPr>
          <w:p w14:paraId="0456465F"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Hospital Centenario (Escárcega).</w:t>
            </w:r>
          </w:p>
        </w:tc>
        <w:tc>
          <w:tcPr>
            <w:tcW w:w="1843" w:type="dxa"/>
            <w:vAlign w:val="center"/>
            <w:hideMark/>
          </w:tcPr>
          <w:p w14:paraId="7CD666E7"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Comunidades, hogar y bienestar</w:t>
            </w:r>
          </w:p>
        </w:tc>
        <w:tc>
          <w:tcPr>
            <w:tcW w:w="4110" w:type="dxa"/>
            <w:vAlign w:val="center"/>
            <w:hideMark/>
          </w:tcPr>
          <w:p w14:paraId="48369531"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C04_Hospital_Gneral_Centenario_OPMATPG_2023.shp</w:t>
            </w:r>
          </w:p>
        </w:tc>
      </w:tr>
      <w:tr w:rsidR="005F4B1B" w:rsidRPr="00435867" w14:paraId="6EB69AEA" w14:textId="77777777" w:rsidTr="00BD2B64">
        <w:trPr>
          <w:trHeight w:val="493"/>
        </w:trPr>
        <w:tc>
          <w:tcPr>
            <w:tcW w:w="1838" w:type="dxa"/>
            <w:vMerge/>
            <w:vAlign w:val="center"/>
            <w:hideMark/>
          </w:tcPr>
          <w:p w14:paraId="1BCDE18B" w14:textId="77777777" w:rsidR="005F4B1B" w:rsidRPr="00435867" w:rsidRDefault="005F4B1B" w:rsidP="00BD2B64">
            <w:pPr>
              <w:jc w:val="center"/>
              <w:rPr>
                <w:iCs/>
                <w:color w:val="404040" w:themeColor="text1" w:themeTint="BF"/>
                <w:sz w:val="16"/>
              </w:rPr>
            </w:pPr>
          </w:p>
        </w:tc>
        <w:tc>
          <w:tcPr>
            <w:tcW w:w="1559" w:type="dxa"/>
            <w:gridSpan w:val="2"/>
            <w:vAlign w:val="center"/>
            <w:hideMark/>
          </w:tcPr>
          <w:p w14:paraId="44525C0D"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 xml:space="preserve">Programa de Renovación de materiales en la </w:t>
            </w:r>
            <w:r w:rsidRPr="00435867">
              <w:rPr>
                <w:iCs/>
                <w:color w:val="404040" w:themeColor="text1" w:themeTint="BF"/>
                <w:sz w:val="16"/>
              </w:rPr>
              <w:lastRenderedPageBreak/>
              <w:t>vivienda tradicional.</w:t>
            </w:r>
          </w:p>
        </w:tc>
        <w:tc>
          <w:tcPr>
            <w:tcW w:w="1843" w:type="dxa"/>
            <w:vAlign w:val="center"/>
            <w:hideMark/>
          </w:tcPr>
          <w:p w14:paraId="26A22E4C"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lastRenderedPageBreak/>
              <w:t>Comunidades, hogar y bienestar</w:t>
            </w:r>
          </w:p>
        </w:tc>
        <w:tc>
          <w:tcPr>
            <w:tcW w:w="4110" w:type="dxa"/>
            <w:vAlign w:val="center"/>
            <w:hideMark/>
          </w:tcPr>
          <w:p w14:paraId="36D6EFB4"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C04_Sustitucion_materiales_viviendas_tradicionales_INEGI_2020_OPMATPG_2023.shp C04_Sustitucion_materiales_viviendas_tradicion</w:t>
            </w:r>
            <w:r w:rsidRPr="00435867">
              <w:rPr>
                <w:iCs/>
                <w:color w:val="404040" w:themeColor="text1" w:themeTint="BF"/>
                <w:sz w:val="16"/>
              </w:rPr>
              <w:lastRenderedPageBreak/>
              <w:t>ales_localidades_INEGI_2020_OPMATPG_2023.shp</w:t>
            </w:r>
          </w:p>
        </w:tc>
      </w:tr>
      <w:tr w:rsidR="005F4B1B" w:rsidRPr="00435867" w14:paraId="34100455" w14:textId="77777777" w:rsidTr="00BD2B64">
        <w:trPr>
          <w:trHeight w:val="493"/>
        </w:trPr>
        <w:tc>
          <w:tcPr>
            <w:tcW w:w="1838" w:type="dxa"/>
            <w:vMerge/>
            <w:vAlign w:val="center"/>
            <w:hideMark/>
          </w:tcPr>
          <w:p w14:paraId="6E61EAA2" w14:textId="77777777" w:rsidR="005F4B1B" w:rsidRPr="00435867" w:rsidRDefault="005F4B1B" w:rsidP="00BD2B64">
            <w:pPr>
              <w:jc w:val="center"/>
              <w:rPr>
                <w:iCs/>
                <w:color w:val="404040" w:themeColor="text1" w:themeTint="BF"/>
                <w:sz w:val="16"/>
              </w:rPr>
            </w:pPr>
          </w:p>
        </w:tc>
        <w:tc>
          <w:tcPr>
            <w:tcW w:w="1559" w:type="dxa"/>
            <w:gridSpan w:val="2"/>
            <w:vAlign w:val="center"/>
            <w:hideMark/>
          </w:tcPr>
          <w:p w14:paraId="3D732AC9"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Sustitución de materiales de paredes deterioradas por materiales regulares</w:t>
            </w:r>
          </w:p>
        </w:tc>
        <w:tc>
          <w:tcPr>
            <w:tcW w:w="1843" w:type="dxa"/>
            <w:vAlign w:val="center"/>
            <w:hideMark/>
          </w:tcPr>
          <w:p w14:paraId="063D2416"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Comunidades, hogar y bienestar</w:t>
            </w:r>
          </w:p>
        </w:tc>
        <w:tc>
          <w:tcPr>
            <w:tcW w:w="4110" w:type="dxa"/>
            <w:vAlign w:val="center"/>
            <w:hideMark/>
          </w:tcPr>
          <w:p w14:paraId="729E02E8"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C04_Sustitucion_materiales_paredes_viviendas_OPMATPG_2023.shp</w:t>
            </w:r>
            <w:r w:rsidRPr="00435867">
              <w:rPr>
                <w:iCs/>
                <w:color w:val="404040" w:themeColor="text1" w:themeTint="BF"/>
                <w:sz w:val="16"/>
                <w:vertAlign w:val="superscript"/>
              </w:rPr>
              <w:t xml:space="preserve"> (1)</w:t>
            </w:r>
          </w:p>
          <w:p w14:paraId="32E270D9" w14:textId="77777777" w:rsidR="005F4B1B" w:rsidRPr="00435867" w:rsidRDefault="005F4B1B" w:rsidP="00BD2B64">
            <w:pPr>
              <w:jc w:val="center"/>
              <w:rPr>
                <w:iCs/>
                <w:color w:val="404040" w:themeColor="text1" w:themeTint="BF"/>
                <w:sz w:val="16"/>
              </w:rPr>
            </w:pPr>
          </w:p>
        </w:tc>
      </w:tr>
      <w:tr w:rsidR="005F4B1B" w:rsidRPr="00435867" w14:paraId="78CD88E3" w14:textId="77777777" w:rsidTr="00BD2B64">
        <w:trPr>
          <w:trHeight w:val="493"/>
        </w:trPr>
        <w:tc>
          <w:tcPr>
            <w:tcW w:w="1838" w:type="dxa"/>
            <w:vMerge/>
            <w:vAlign w:val="center"/>
            <w:hideMark/>
          </w:tcPr>
          <w:p w14:paraId="65830000" w14:textId="77777777" w:rsidR="005F4B1B" w:rsidRPr="00435867" w:rsidRDefault="005F4B1B" w:rsidP="00BD2B64">
            <w:pPr>
              <w:jc w:val="center"/>
              <w:rPr>
                <w:iCs/>
                <w:color w:val="404040" w:themeColor="text1" w:themeTint="BF"/>
                <w:sz w:val="16"/>
              </w:rPr>
            </w:pPr>
          </w:p>
        </w:tc>
        <w:tc>
          <w:tcPr>
            <w:tcW w:w="1559" w:type="dxa"/>
            <w:gridSpan w:val="2"/>
            <w:vAlign w:val="center"/>
            <w:hideMark/>
          </w:tcPr>
          <w:p w14:paraId="6DA3F902"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Centros comunitarios multiusos rurales</w:t>
            </w:r>
          </w:p>
        </w:tc>
        <w:tc>
          <w:tcPr>
            <w:tcW w:w="1843" w:type="dxa"/>
            <w:vAlign w:val="center"/>
            <w:hideMark/>
          </w:tcPr>
          <w:p w14:paraId="4694A8FA"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Comunidades, hogar y bienestar</w:t>
            </w:r>
          </w:p>
        </w:tc>
        <w:tc>
          <w:tcPr>
            <w:tcW w:w="4110" w:type="dxa"/>
            <w:vAlign w:val="center"/>
            <w:hideMark/>
          </w:tcPr>
          <w:p w14:paraId="50236459"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C04_Centros_comunitarios_multiusos_rurales_OPMATPG_2023.shp</w:t>
            </w:r>
          </w:p>
        </w:tc>
      </w:tr>
      <w:tr w:rsidR="005F4B1B" w:rsidRPr="00435867" w14:paraId="05EDDE9C" w14:textId="77777777" w:rsidTr="00BD2B64">
        <w:tc>
          <w:tcPr>
            <w:tcW w:w="9350" w:type="dxa"/>
            <w:gridSpan w:val="5"/>
            <w:shd w:val="clear" w:color="auto" w:fill="156082" w:themeFill="accent1"/>
            <w:vAlign w:val="center"/>
            <w:hideMark/>
          </w:tcPr>
          <w:p w14:paraId="00097583"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Analítico</w:t>
            </w:r>
          </w:p>
        </w:tc>
      </w:tr>
      <w:tr w:rsidR="005F4B1B" w:rsidRPr="00435867" w14:paraId="791A497A" w14:textId="77777777" w:rsidTr="00BD2B64">
        <w:tc>
          <w:tcPr>
            <w:tcW w:w="3378" w:type="dxa"/>
            <w:gridSpan w:val="2"/>
            <w:shd w:val="clear" w:color="auto" w:fill="156082" w:themeFill="accent1"/>
            <w:vAlign w:val="center"/>
            <w:hideMark/>
          </w:tcPr>
          <w:p w14:paraId="1181CD1C"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Mejoramiento urbano</w:t>
            </w:r>
          </w:p>
        </w:tc>
        <w:tc>
          <w:tcPr>
            <w:tcW w:w="5972" w:type="dxa"/>
            <w:gridSpan w:val="3"/>
            <w:shd w:val="clear" w:color="auto" w:fill="156082" w:themeFill="accent1"/>
            <w:vAlign w:val="center"/>
            <w:hideMark/>
          </w:tcPr>
          <w:p w14:paraId="3BA6626A" w14:textId="77777777" w:rsidR="005F4B1B" w:rsidRPr="00435867" w:rsidRDefault="005F4B1B" w:rsidP="00BD2B64">
            <w:pPr>
              <w:spacing w:line="259" w:lineRule="auto"/>
              <w:jc w:val="center"/>
              <w:rPr>
                <w:b/>
                <w:bCs/>
                <w:color w:val="FFFFFF" w:themeColor="background1"/>
                <w:szCs w:val="18"/>
              </w:rPr>
            </w:pPr>
            <w:r w:rsidRPr="00435867">
              <w:rPr>
                <w:b/>
                <w:bCs/>
                <w:color w:val="FFFFFF" w:themeColor="background1"/>
                <w:szCs w:val="18"/>
              </w:rPr>
              <w:t>Superficie del territorio</w:t>
            </w:r>
          </w:p>
        </w:tc>
      </w:tr>
      <w:tr w:rsidR="005F4B1B" w:rsidRPr="00435867" w14:paraId="6C7FE9E9" w14:textId="77777777" w:rsidTr="00BD2B64">
        <w:tc>
          <w:tcPr>
            <w:tcW w:w="3378" w:type="dxa"/>
            <w:gridSpan w:val="2"/>
            <w:vAlign w:val="center"/>
            <w:hideMark/>
          </w:tcPr>
          <w:p w14:paraId="0081B433"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KM</w:t>
            </w:r>
            <w:r w:rsidRPr="00435867">
              <w:rPr>
                <w:iCs/>
                <w:color w:val="404040" w:themeColor="text1" w:themeTint="BF"/>
                <w:sz w:val="16"/>
                <w:vertAlign w:val="superscript"/>
              </w:rPr>
              <w:t>2</w:t>
            </w:r>
          </w:p>
        </w:tc>
        <w:tc>
          <w:tcPr>
            <w:tcW w:w="5972" w:type="dxa"/>
            <w:gridSpan w:val="3"/>
            <w:vAlign w:val="center"/>
            <w:hideMark/>
          </w:tcPr>
          <w:p w14:paraId="0AEACB24"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178.83 km²</w:t>
            </w:r>
          </w:p>
        </w:tc>
      </w:tr>
      <w:tr w:rsidR="005F4B1B" w:rsidRPr="00435867" w14:paraId="6E62F113" w14:textId="77777777" w:rsidTr="00BD2B64">
        <w:tc>
          <w:tcPr>
            <w:tcW w:w="3378" w:type="dxa"/>
            <w:gridSpan w:val="2"/>
            <w:vAlign w:val="center"/>
            <w:hideMark/>
          </w:tcPr>
          <w:p w14:paraId="023D8014"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w:t>
            </w:r>
          </w:p>
        </w:tc>
        <w:tc>
          <w:tcPr>
            <w:tcW w:w="5972" w:type="dxa"/>
            <w:gridSpan w:val="3"/>
            <w:vAlign w:val="center"/>
            <w:hideMark/>
          </w:tcPr>
          <w:p w14:paraId="0C6734D8" w14:textId="77777777" w:rsidR="005F4B1B" w:rsidRPr="00435867" w:rsidRDefault="005F4B1B" w:rsidP="00BD2B64">
            <w:pPr>
              <w:jc w:val="center"/>
              <w:rPr>
                <w:iCs/>
                <w:color w:val="404040" w:themeColor="text1" w:themeTint="BF"/>
                <w:sz w:val="16"/>
              </w:rPr>
            </w:pPr>
            <w:r w:rsidRPr="00435867">
              <w:rPr>
                <w:iCs/>
                <w:color w:val="404040" w:themeColor="text1" w:themeTint="BF"/>
                <w:sz w:val="16"/>
              </w:rPr>
              <w:t>0.3%</w:t>
            </w:r>
          </w:p>
        </w:tc>
      </w:tr>
    </w:tbl>
    <w:p w14:paraId="64C755FC" w14:textId="77777777" w:rsidR="005F4B1B" w:rsidRPr="000408AB" w:rsidRDefault="005F4B1B" w:rsidP="005F4B1B">
      <w:pPr>
        <w:rPr>
          <w:i/>
          <w:iCs/>
          <w:color w:val="404040" w:themeColor="text1" w:themeTint="BF"/>
          <w:sz w:val="16"/>
        </w:rPr>
      </w:pPr>
      <w:r w:rsidRPr="002E387E">
        <w:rPr>
          <w:rStyle w:val="nfasissutil"/>
        </w:rPr>
        <w:t>Fuente: Elaboración propia</w:t>
      </w:r>
    </w:p>
    <w:p w14:paraId="4E3A8B6C" w14:textId="77777777" w:rsidR="005F4B1B" w:rsidRPr="00C91BF6" w:rsidRDefault="005F4B1B" w:rsidP="005F4B1B">
      <w:pPr>
        <w:pStyle w:val="Ttulo9"/>
        <w:rPr>
          <w:b/>
          <w:bCs/>
        </w:rPr>
      </w:pPr>
      <w:r w:rsidRPr="00C91BF6">
        <w:t>Regulación urbana </w:t>
      </w:r>
    </w:p>
    <w:p w14:paraId="37039723" w14:textId="77777777" w:rsidR="005F4B1B" w:rsidRPr="003D4042" w:rsidRDefault="005F4B1B" w:rsidP="005F4B1B">
      <w:pPr>
        <w:spacing w:after="0"/>
        <w:rPr>
          <w:b/>
          <w:bCs/>
          <w:iCs/>
          <w:color w:val="404040" w:themeColor="text1" w:themeTint="BF"/>
          <w:szCs w:val="18"/>
        </w:rPr>
      </w:pPr>
      <w:r w:rsidRPr="003D4042">
        <w:rPr>
          <w:b/>
          <w:bCs/>
          <w:iCs/>
          <w:color w:val="404040" w:themeColor="text1" w:themeTint="BF"/>
          <w:szCs w:val="18"/>
        </w:rPr>
        <w:t xml:space="preserve">Descripción: </w:t>
      </w:r>
      <w:r w:rsidRPr="003D4042">
        <w:rPr>
          <w:iCs/>
          <w:color w:val="404040" w:themeColor="text1" w:themeTint="BF"/>
          <w:szCs w:val="18"/>
        </w:rPr>
        <w:t>Esta política se enfoca en implementar acciones específicas en materia de regulación y control administrativo de la tenencia de la tierra, con el objetivo de garantizar la preservación y conservación adecuada de estos valiosos espacios naturales.</w:t>
      </w:r>
    </w:p>
    <w:p w14:paraId="1FC9D895" w14:textId="77777777" w:rsidR="005F4B1B" w:rsidRPr="003D4042" w:rsidRDefault="005F4B1B" w:rsidP="005F4B1B">
      <w:pPr>
        <w:spacing w:after="0"/>
        <w:rPr>
          <w:iCs/>
          <w:color w:val="404040" w:themeColor="text1" w:themeTint="BF"/>
          <w:szCs w:val="18"/>
        </w:rPr>
      </w:pPr>
      <w:r w:rsidRPr="003D4042">
        <w:rPr>
          <w:b/>
          <w:bCs/>
          <w:iCs/>
          <w:color w:val="404040" w:themeColor="text1" w:themeTint="BF"/>
          <w:szCs w:val="18"/>
        </w:rPr>
        <w:t>Capas utilizadas</w:t>
      </w:r>
      <w:r w:rsidRPr="003D4042">
        <w:rPr>
          <w:iCs/>
          <w:color w:val="404040" w:themeColor="text1" w:themeTint="BF"/>
          <w:szCs w:val="18"/>
        </w:rPr>
        <w:t>: C04_Manejo_integral_residuos_solidos_INEGI_2022_OPMATPG_2023.shp.</w:t>
      </w:r>
    </w:p>
    <w:p w14:paraId="1D868ED1" w14:textId="77777777" w:rsidR="005F4B1B" w:rsidRPr="003D4042" w:rsidRDefault="005F4B1B" w:rsidP="005F4B1B">
      <w:pPr>
        <w:rPr>
          <w:iCs/>
          <w:color w:val="404040" w:themeColor="text1" w:themeTint="BF"/>
          <w:szCs w:val="18"/>
        </w:rPr>
      </w:pPr>
      <w:r w:rsidRPr="003D4042">
        <w:rPr>
          <w:b/>
          <w:bCs/>
          <w:iCs/>
          <w:color w:val="404040" w:themeColor="text1" w:themeTint="BF"/>
          <w:szCs w:val="18"/>
        </w:rPr>
        <w:t>Descripción analítica:</w:t>
      </w:r>
      <w:r w:rsidRPr="003D4042">
        <w:rPr>
          <w:iCs/>
          <w:color w:val="404040" w:themeColor="text1" w:themeTint="BF"/>
          <w:szCs w:val="18"/>
        </w:rPr>
        <w:t xml:space="preserve"> La política de regulación urbana destina una superficie de 6.64 km², lo que representa el 0.0 % del territorio total del estado.</w:t>
      </w:r>
    </w:p>
    <w:p w14:paraId="4E21B4BA"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77</w:t>
      </w:r>
      <w:r>
        <w:rPr>
          <w:noProof/>
        </w:rPr>
        <w:fldChar w:fldCharType="end"/>
      </w:r>
      <w:r>
        <w:t xml:space="preserve"> Ficha técnica de política de Regulación urbana</w:t>
      </w:r>
    </w:p>
    <w:tbl>
      <w:tblPr>
        <w:tblStyle w:val="Tablaconcuadrcula"/>
        <w:tblW w:w="9351" w:type="dxa"/>
        <w:tblLayout w:type="fixed"/>
        <w:tblLook w:val="04A0" w:firstRow="1" w:lastRow="0" w:firstColumn="1" w:lastColumn="0" w:noHBand="0" w:noVBand="1"/>
      </w:tblPr>
      <w:tblGrid>
        <w:gridCol w:w="1838"/>
        <w:gridCol w:w="1559"/>
        <w:gridCol w:w="1843"/>
        <w:gridCol w:w="4111"/>
      </w:tblGrid>
      <w:tr w:rsidR="005F4B1B" w:rsidRPr="003D4042" w14:paraId="0BC36ACB" w14:textId="77777777" w:rsidTr="00BD2B64">
        <w:tc>
          <w:tcPr>
            <w:tcW w:w="9351" w:type="dxa"/>
            <w:gridSpan w:val="4"/>
            <w:shd w:val="clear" w:color="auto" w:fill="156082" w:themeFill="accent1"/>
            <w:vAlign w:val="center"/>
            <w:hideMark/>
          </w:tcPr>
          <w:p w14:paraId="7E1F2460"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Regulación urbana</w:t>
            </w:r>
          </w:p>
        </w:tc>
      </w:tr>
      <w:tr w:rsidR="005F4B1B" w:rsidRPr="003D4042" w14:paraId="7809D960" w14:textId="77777777" w:rsidTr="00BD2B64">
        <w:tc>
          <w:tcPr>
            <w:tcW w:w="9351" w:type="dxa"/>
            <w:gridSpan w:val="4"/>
            <w:shd w:val="clear" w:color="auto" w:fill="156082" w:themeFill="accent1"/>
            <w:vAlign w:val="center"/>
            <w:hideMark/>
          </w:tcPr>
          <w:p w14:paraId="62E4A138"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Descriptivo</w:t>
            </w:r>
          </w:p>
        </w:tc>
      </w:tr>
      <w:tr w:rsidR="005F4B1B" w:rsidRPr="003D4042" w14:paraId="490E6717" w14:textId="77777777" w:rsidTr="00BD2B64">
        <w:tc>
          <w:tcPr>
            <w:tcW w:w="1838" w:type="dxa"/>
            <w:shd w:val="clear" w:color="auto" w:fill="156082" w:themeFill="accent1"/>
            <w:vAlign w:val="center"/>
            <w:hideMark/>
          </w:tcPr>
          <w:p w14:paraId="2CE537A1"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Definición</w:t>
            </w:r>
          </w:p>
        </w:tc>
        <w:tc>
          <w:tcPr>
            <w:tcW w:w="1559" w:type="dxa"/>
            <w:shd w:val="clear" w:color="auto" w:fill="156082" w:themeFill="accent1"/>
            <w:vAlign w:val="center"/>
            <w:hideMark/>
          </w:tcPr>
          <w:p w14:paraId="7093E9C9"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Acción</w:t>
            </w:r>
          </w:p>
        </w:tc>
        <w:tc>
          <w:tcPr>
            <w:tcW w:w="1843" w:type="dxa"/>
            <w:shd w:val="clear" w:color="auto" w:fill="156082" w:themeFill="accent1"/>
            <w:vAlign w:val="center"/>
            <w:hideMark/>
          </w:tcPr>
          <w:p w14:paraId="757CBD1A"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Estrategia</w:t>
            </w:r>
          </w:p>
        </w:tc>
        <w:tc>
          <w:tcPr>
            <w:tcW w:w="4111" w:type="dxa"/>
            <w:shd w:val="clear" w:color="auto" w:fill="156082" w:themeFill="accent1"/>
            <w:vAlign w:val="center"/>
            <w:hideMark/>
          </w:tcPr>
          <w:p w14:paraId="4D6F7CAA"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Capas utilizadas</w:t>
            </w:r>
          </w:p>
        </w:tc>
      </w:tr>
      <w:tr w:rsidR="005F4B1B" w:rsidRPr="003D4042" w14:paraId="28CEF44C" w14:textId="77777777" w:rsidTr="00BD2B64">
        <w:trPr>
          <w:trHeight w:val="493"/>
        </w:trPr>
        <w:tc>
          <w:tcPr>
            <w:tcW w:w="1838" w:type="dxa"/>
            <w:vMerge w:val="restart"/>
            <w:vAlign w:val="center"/>
            <w:hideMark/>
          </w:tcPr>
          <w:p w14:paraId="4895B552"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Se enfoca en implementar acciones específicas en materia de regulación y control administrativo de la tenencia de la tierra, con el objetivo de garantizar la preservación y conservación adecuada de estos valiosos espacios naturales.</w:t>
            </w:r>
          </w:p>
        </w:tc>
        <w:tc>
          <w:tcPr>
            <w:tcW w:w="1559" w:type="dxa"/>
            <w:vMerge w:val="restart"/>
            <w:vAlign w:val="center"/>
            <w:hideMark/>
          </w:tcPr>
          <w:p w14:paraId="3259EE12"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Manejo Integral de Residuos Sólidos.</w:t>
            </w:r>
          </w:p>
        </w:tc>
        <w:tc>
          <w:tcPr>
            <w:tcW w:w="1843" w:type="dxa"/>
            <w:vMerge w:val="restart"/>
            <w:vAlign w:val="center"/>
            <w:hideMark/>
          </w:tcPr>
          <w:p w14:paraId="3F0EF5DE" w14:textId="77777777" w:rsidR="005F4B1B" w:rsidRPr="003D4042" w:rsidRDefault="005F4B1B" w:rsidP="00BD2B64">
            <w:pPr>
              <w:jc w:val="center"/>
              <w:rPr>
                <w:iCs/>
                <w:color w:val="404040" w:themeColor="text1" w:themeTint="BF"/>
                <w:sz w:val="16"/>
              </w:rPr>
            </w:pPr>
            <w:r>
              <w:rPr>
                <w:iCs/>
                <w:color w:val="404040" w:themeColor="text1" w:themeTint="BF"/>
                <w:sz w:val="16"/>
              </w:rPr>
              <w:t>I</w:t>
            </w:r>
            <w:r w:rsidRPr="003D4042">
              <w:rPr>
                <w:iCs/>
                <w:color w:val="404040" w:themeColor="text1" w:themeTint="BF"/>
                <w:sz w:val="16"/>
              </w:rPr>
              <w:t>ntegración territorial desarrollo urbano e industria</w:t>
            </w:r>
          </w:p>
        </w:tc>
        <w:tc>
          <w:tcPr>
            <w:tcW w:w="4111" w:type="dxa"/>
            <w:vAlign w:val="center"/>
            <w:hideMark/>
          </w:tcPr>
          <w:p w14:paraId="3BFB0A82"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C04_Modelo_Ordenamiento_Territorial_OP_PG_2023_CP.shp</w:t>
            </w:r>
          </w:p>
        </w:tc>
      </w:tr>
      <w:tr w:rsidR="005F4B1B" w:rsidRPr="003D4042" w14:paraId="6A2D8034" w14:textId="77777777" w:rsidTr="00BD2B64">
        <w:trPr>
          <w:trHeight w:val="493"/>
        </w:trPr>
        <w:tc>
          <w:tcPr>
            <w:tcW w:w="1838" w:type="dxa"/>
            <w:vMerge/>
            <w:vAlign w:val="center"/>
            <w:hideMark/>
          </w:tcPr>
          <w:p w14:paraId="267EBDA2" w14:textId="77777777" w:rsidR="005F4B1B" w:rsidRPr="003D4042" w:rsidRDefault="005F4B1B" w:rsidP="00BD2B64">
            <w:pPr>
              <w:jc w:val="center"/>
              <w:rPr>
                <w:iCs/>
                <w:color w:val="404040" w:themeColor="text1" w:themeTint="BF"/>
                <w:sz w:val="16"/>
              </w:rPr>
            </w:pPr>
          </w:p>
        </w:tc>
        <w:tc>
          <w:tcPr>
            <w:tcW w:w="1559" w:type="dxa"/>
            <w:vMerge/>
            <w:vAlign w:val="center"/>
            <w:hideMark/>
          </w:tcPr>
          <w:p w14:paraId="673DC844" w14:textId="77777777" w:rsidR="005F4B1B" w:rsidRPr="003D4042" w:rsidRDefault="005F4B1B" w:rsidP="00BD2B64">
            <w:pPr>
              <w:jc w:val="center"/>
              <w:rPr>
                <w:iCs/>
                <w:color w:val="404040" w:themeColor="text1" w:themeTint="BF"/>
                <w:sz w:val="16"/>
              </w:rPr>
            </w:pPr>
          </w:p>
        </w:tc>
        <w:tc>
          <w:tcPr>
            <w:tcW w:w="1843" w:type="dxa"/>
            <w:vMerge/>
            <w:vAlign w:val="center"/>
            <w:hideMark/>
          </w:tcPr>
          <w:p w14:paraId="4838BF6E" w14:textId="77777777" w:rsidR="005F4B1B" w:rsidRPr="003D4042" w:rsidRDefault="005F4B1B" w:rsidP="00BD2B64">
            <w:pPr>
              <w:jc w:val="center"/>
              <w:rPr>
                <w:iCs/>
                <w:color w:val="404040" w:themeColor="text1" w:themeTint="BF"/>
                <w:sz w:val="16"/>
              </w:rPr>
            </w:pPr>
          </w:p>
        </w:tc>
        <w:tc>
          <w:tcPr>
            <w:tcW w:w="4111" w:type="dxa"/>
            <w:vAlign w:val="center"/>
            <w:hideMark/>
          </w:tcPr>
          <w:p w14:paraId="4414B9ED"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C04_Manejo_integral_residuos_solidos_INEGI_2022_OPMATPG_2023.shp</w:t>
            </w:r>
          </w:p>
        </w:tc>
      </w:tr>
      <w:tr w:rsidR="005F4B1B" w:rsidRPr="003D4042" w14:paraId="7964B2A4" w14:textId="77777777" w:rsidTr="00BD2B64">
        <w:tc>
          <w:tcPr>
            <w:tcW w:w="9351" w:type="dxa"/>
            <w:gridSpan w:val="4"/>
            <w:shd w:val="clear" w:color="auto" w:fill="156082" w:themeFill="accent1"/>
            <w:vAlign w:val="center"/>
            <w:hideMark/>
          </w:tcPr>
          <w:p w14:paraId="6E9C3330"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Analítico</w:t>
            </w:r>
          </w:p>
        </w:tc>
      </w:tr>
      <w:tr w:rsidR="005F4B1B" w:rsidRPr="003D4042" w14:paraId="2B013058" w14:textId="77777777" w:rsidTr="00BD2B64">
        <w:tc>
          <w:tcPr>
            <w:tcW w:w="3397" w:type="dxa"/>
            <w:gridSpan w:val="2"/>
            <w:shd w:val="clear" w:color="auto" w:fill="156082" w:themeFill="accent1"/>
            <w:vAlign w:val="center"/>
            <w:hideMark/>
          </w:tcPr>
          <w:p w14:paraId="272647AC"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Regulación urbana</w:t>
            </w:r>
          </w:p>
        </w:tc>
        <w:tc>
          <w:tcPr>
            <w:tcW w:w="5954" w:type="dxa"/>
            <w:gridSpan w:val="2"/>
            <w:shd w:val="clear" w:color="auto" w:fill="156082" w:themeFill="accent1"/>
            <w:vAlign w:val="center"/>
            <w:hideMark/>
          </w:tcPr>
          <w:p w14:paraId="02986256" w14:textId="77777777" w:rsidR="005F4B1B" w:rsidRPr="003D4042" w:rsidRDefault="005F4B1B" w:rsidP="00BD2B64">
            <w:pPr>
              <w:spacing w:line="259" w:lineRule="auto"/>
              <w:jc w:val="center"/>
              <w:rPr>
                <w:b/>
                <w:bCs/>
                <w:color w:val="FFFFFF" w:themeColor="background1"/>
                <w:szCs w:val="18"/>
              </w:rPr>
            </w:pPr>
            <w:r w:rsidRPr="003D4042">
              <w:rPr>
                <w:b/>
                <w:bCs/>
                <w:color w:val="FFFFFF" w:themeColor="background1"/>
                <w:szCs w:val="18"/>
              </w:rPr>
              <w:t>Superficie del territorio</w:t>
            </w:r>
          </w:p>
        </w:tc>
      </w:tr>
      <w:tr w:rsidR="005F4B1B" w:rsidRPr="003D4042" w14:paraId="55DFD67A" w14:textId="77777777" w:rsidTr="00BD2B64">
        <w:tc>
          <w:tcPr>
            <w:tcW w:w="3397" w:type="dxa"/>
            <w:gridSpan w:val="2"/>
            <w:vAlign w:val="center"/>
            <w:hideMark/>
          </w:tcPr>
          <w:p w14:paraId="67A8752A"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KM</w:t>
            </w:r>
            <w:r w:rsidRPr="003D4042">
              <w:rPr>
                <w:iCs/>
                <w:color w:val="404040" w:themeColor="text1" w:themeTint="BF"/>
                <w:sz w:val="16"/>
                <w:vertAlign w:val="superscript"/>
              </w:rPr>
              <w:t>2</w:t>
            </w:r>
          </w:p>
        </w:tc>
        <w:tc>
          <w:tcPr>
            <w:tcW w:w="5954" w:type="dxa"/>
            <w:gridSpan w:val="2"/>
            <w:vAlign w:val="center"/>
            <w:hideMark/>
          </w:tcPr>
          <w:p w14:paraId="44A3AAE4"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6.64 km²</w:t>
            </w:r>
          </w:p>
        </w:tc>
      </w:tr>
      <w:tr w:rsidR="005F4B1B" w:rsidRPr="003D4042" w14:paraId="5198CFB9" w14:textId="77777777" w:rsidTr="00BD2B64">
        <w:tc>
          <w:tcPr>
            <w:tcW w:w="3397" w:type="dxa"/>
            <w:gridSpan w:val="2"/>
            <w:vAlign w:val="center"/>
            <w:hideMark/>
          </w:tcPr>
          <w:p w14:paraId="0733E482"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w:t>
            </w:r>
          </w:p>
        </w:tc>
        <w:tc>
          <w:tcPr>
            <w:tcW w:w="5954" w:type="dxa"/>
            <w:gridSpan w:val="2"/>
            <w:vAlign w:val="center"/>
            <w:hideMark/>
          </w:tcPr>
          <w:p w14:paraId="6CD20F10" w14:textId="77777777" w:rsidR="005F4B1B" w:rsidRPr="003D4042" w:rsidRDefault="005F4B1B" w:rsidP="00BD2B64">
            <w:pPr>
              <w:jc w:val="center"/>
              <w:rPr>
                <w:iCs/>
                <w:color w:val="404040" w:themeColor="text1" w:themeTint="BF"/>
                <w:sz w:val="16"/>
              </w:rPr>
            </w:pPr>
            <w:r w:rsidRPr="003D4042">
              <w:rPr>
                <w:iCs/>
                <w:color w:val="404040" w:themeColor="text1" w:themeTint="BF"/>
                <w:sz w:val="16"/>
              </w:rPr>
              <w:t>0.0%</w:t>
            </w:r>
          </w:p>
        </w:tc>
      </w:tr>
    </w:tbl>
    <w:p w14:paraId="6E65D03C" w14:textId="77777777" w:rsidR="005F4B1B" w:rsidRPr="003D4042" w:rsidRDefault="005F4B1B" w:rsidP="005F4B1B">
      <w:pPr>
        <w:rPr>
          <w:i/>
          <w:iCs/>
          <w:color w:val="404040" w:themeColor="text1" w:themeTint="BF"/>
          <w:sz w:val="16"/>
        </w:rPr>
      </w:pPr>
      <w:r w:rsidRPr="002E387E">
        <w:rPr>
          <w:rStyle w:val="nfasissutil"/>
        </w:rPr>
        <w:t>Fuente: Elaboración propia</w:t>
      </w:r>
    </w:p>
    <w:p w14:paraId="52F27A71" w14:textId="77777777" w:rsidR="005F4B1B" w:rsidRDefault="005F4B1B" w:rsidP="005F4B1B">
      <w:pPr>
        <w:pStyle w:val="Ttulo8"/>
      </w:pPr>
      <w:r w:rsidRPr="00C91BF6">
        <w:t xml:space="preserve">Infraestructura </w:t>
      </w:r>
      <w:r>
        <w:t>e</w:t>
      </w:r>
      <w:r w:rsidRPr="00C91BF6">
        <w:t xml:space="preserve">stratégica, </w:t>
      </w:r>
      <w:r>
        <w:t>c</w:t>
      </w:r>
      <w:r w:rsidRPr="00C91BF6">
        <w:t xml:space="preserve">onectividad y </w:t>
      </w:r>
      <w:r>
        <w:t>l</w:t>
      </w:r>
      <w:r w:rsidRPr="00C91BF6">
        <w:t xml:space="preserve">ogística </w:t>
      </w:r>
    </w:p>
    <w:p w14:paraId="3B502994" w14:textId="77777777" w:rsidR="005F4B1B" w:rsidRPr="00C91BF6" w:rsidRDefault="005F4B1B" w:rsidP="005F4B1B">
      <w:pPr>
        <w:pStyle w:val="Ttulo9"/>
        <w:rPr>
          <w:b/>
          <w:bCs/>
        </w:rPr>
      </w:pPr>
      <w:r w:rsidRPr="00C91BF6">
        <w:t xml:space="preserve">Densificación </w:t>
      </w:r>
      <w:r>
        <w:t>u</w:t>
      </w:r>
      <w:r w:rsidRPr="00C91BF6">
        <w:t>rbana</w:t>
      </w:r>
    </w:p>
    <w:p w14:paraId="0D57D528" w14:textId="77777777" w:rsidR="005F4B1B" w:rsidRPr="00404D6D" w:rsidRDefault="005F4B1B" w:rsidP="005F4B1B">
      <w:pPr>
        <w:spacing w:after="0"/>
        <w:rPr>
          <w:b/>
          <w:bCs/>
          <w:iCs/>
          <w:color w:val="404040" w:themeColor="text1" w:themeTint="BF"/>
          <w:szCs w:val="18"/>
        </w:rPr>
      </w:pPr>
      <w:r w:rsidRPr="00404D6D">
        <w:rPr>
          <w:b/>
          <w:bCs/>
          <w:iCs/>
          <w:color w:val="404040" w:themeColor="text1" w:themeTint="BF"/>
          <w:szCs w:val="18"/>
        </w:rPr>
        <w:t xml:space="preserve">Descripción: </w:t>
      </w:r>
      <w:r w:rsidRPr="00404D6D">
        <w:rPr>
          <w:iCs/>
          <w:color w:val="404040" w:themeColor="text1" w:themeTint="BF"/>
          <w:szCs w:val="18"/>
        </w:rPr>
        <w:t>Esta política busca optimizar el uso del suelo en las zonas urbanas, fomentando la concentración de la población y las actividades en áreas ya urbanizadas.</w:t>
      </w:r>
    </w:p>
    <w:p w14:paraId="7D991075" w14:textId="77777777" w:rsidR="005F4B1B" w:rsidRPr="00404D6D" w:rsidRDefault="005F4B1B" w:rsidP="005F4B1B">
      <w:pPr>
        <w:spacing w:after="0"/>
        <w:rPr>
          <w:iCs/>
          <w:color w:val="404040" w:themeColor="text1" w:themeTint="BF"/>
          <w:szCs w:val="18"/>
        </w:rPr>
      </w:pPr>
      <w:r w:rsidRPr="00404D6D">
        <w:rPr>
          <w:b/>
          <w:bCs/>
          <w:iCs/>
          <w:color w:val="404040" w:themeColor="text1" w:themeTint="BF"/>
          <w:szCs w:val="18"/>
        </w:rPr>
        <w:t>Capas utilizadas:</w:t>
      </w:r>
      <w:r w:rsidRPr="00404D6D">
        <w:rPr>
          <w:iCs/>
          <w:color w:val="404040" w:themeColor="text1" w:themeTint="BF"/>
          <w:szCs w:val="18"/>
        </w:rPr>
        <w:t> C04_Modelo_Ordenamiento_Territorial_OP_PG_2023_CP.shp</w:t>
      </w:r>
    </w:p>
    <w:p w14:paraId="741949CB" w14:textId="77777777" w:rsidR="005F4B1B" w:rsidRPr="00404D6D" w:rsidRDefault="005F4B1B" w:rsidP="005F4B1B">
      <w:pPr>
        <w:rPr>
          <w:b/>
          <w:bCs/>
          <w:iCs/>
          <w:color w:val="404040" w:themeColor="text1" w:themeTint="BF"/>
          <w:szCs w:val="18"/>
        </w:rPr>
      </w:pPr>
      <w:r w:rsidRPr="00404D6D">
        <w:rPr>
          <w:b/>
          <w:bCs/>
          <w:iCs/>
          <w:color w:val="404040" w:themeColor="text1" w:themeTint="BF"/>
          <w:szCs w:val="18"/>
        </w:rPr>
        <w:t xml:space="preserve">Descripción analítica: </w:t>
      </w:r>
      <w:r w:rsidRPr="00404D6D">
        <w:rPr>
          <w:iCs/>
          <w:color w:val="404040" w:themeColor="text1" w:themeTint="BF"/>
          <w:szCs w:val="18"/>
        </w:rPr>
        <w:t>La política de Aprovechamiento Agropecuario destina una superficie de 200.54 km², lo que representa el 0.4 % del territorio total del estado.</w:t>
      </w:r>
    </w:p>
    <w:p w14:paraId="0930E32A" w14:textId="77777777" w:rsidR="005F4B1B" w:rsidRDefault="005F4B1B" w:rsidP="005F4B1B">
      <w:pPr>
        <w:pStyle w:val="Descripcin"/>
        <w:keepNext/>
        <w:spacing w:after="0"/>
      </w:pPr>
      <w:r>
        <w:t xml:space="preserve">Tabla </w:t>
      </w:r>
      <w:r>
        <w:fldChar w:fldCharType="begin"/>
      </w:r>
      <w:r>
        <w:instrText xml:space="preserve"> SEQ Tabla \* ARABIC </w:instrText>
      </w:r>
      <w:r>
        <w:fldChar w:fldCharType="separate"/>
      </w:r>
      <w:r>
        <w:rPr>
          <w:noProof/>
        </w:rPr>
        <w:t>78</w:t>
      </w:r>
      <w:r>
        <w:rPr>
          <w:noProof/>
        </w:rPr>
        <w:fldChar w:fldCharType="end"/>
      </w:r>
      <w:r>
        <w:t xml:space="preserve"> Ficha técnica de política de Densificación urbana</w:t>
      </w:r>
    </w:p>
    <w:tbl>
      <w:tblPr>
        <w:tblStyle w:val="Tablaconcuadrcula"/>
        <w:tblW w:w="9463" w:type="dxa"/>
        <w:tblLook w:val="04A0" w:firstRow="1" w:lastRow="0" w:firstColumn="1" w:lastColumn="0" w:noHBand="0" w:noVBand="1"/>
      </w:tblPr>
      <w:tblGrid>
        <w:gridCol w:w="1742"/>
        <w:gridCol w:w="1450"/>
        <w:gridCol w:w="1183"/>
        <w:gridCol w:w="5088"/>
      </w:tblGrid>
      <w:tr w:rsidR="005F4B1B" w:rsidRPr="00404D6D" w14:paraId="70D8E6A7" w14:textId="77777777" w:rsidTr="00BD2B64">
        <w:tc>
          <w:tcPr>
            <w:tcW w:w="9463" w:type="dxa"/>
            <w:gridSpan w:val="4"/>
            <w:shd w:val="clear" w:color="auto" w:fill="156082" w:themeFill="accent1"/>
          </w:tcPr>
          <w:p w14:paraId="338783D2"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Densificación urbana</w:t>
            </w:r>
          </w:p>
        </w:tc>
      </w:tr>
      <w:tr w:rsidR="005F4B1B" w:rsidRPr="00404D6D" w14:paraId="71CC4E77" w14:textId="77777777" w:rsidTr="00BD2B64">
        <w:tc>
          <w:tcPr>
            <w:tcW w:w="9463" w:type="dxa"/>
            <w:gridSpan w:val="4"/>
            <w:shd w:val="clear" w:color="auto" w:fill="156082" w:themeFill="accent1"/>
          </w:tcPr>
          <w:p w14:paraId="4C158CED"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lastRenderedPageBreak/>
              <w:t>Descriptivo</w:t>
            </w:r>
          </w:p>
        </w:tc>
      </w:tr>
      <w:tr w:rsidR="005F4B1B" w:rsidRPr="00404D6D" w14:paraId="008D7490" w14:textId="77777777" w:rsidTr="00BD2B64">
        <w:tc>
          <w:tcPr>
            <w:tcW w:w="1742" w:type="dxa"/>
            <w:shd w:val="clear" w:color="auto" w:fill="156082" w:themeFill="accent1"/>
            <w:vAlign w:val="center"/>
            <w:hideMark/>
          </w:tcPr>
          <w:p w14:paraId="45EB1A6D"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Definición</w:t>
            </w:r>
          </w:p>
        </w:tc>
        <w:tc>
          <w:tcPr>
            <w:tcW w:w="1450" w:type="dxa"/>
            <w:shd w:val="clear" w:color="auto" w:fill="156082" w:themeFill="accent1"/>
            <w:vAlign w:val="center"/>
            <w:hideMark/>
          </w:tcPr>
          <w:p w14:paraId="6761905A"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Acción</w:t>
            </w:r>
          </w:p>
        </w:tc>
        <w:tc>
          <w:tcPr>
            <w:tcW w:w="1183" w:type="dxa"/>
            <w:shd w:val="clear" w:color="auto" w:fill="156082" w:themeFill="accent1"/>
            <w:vAlign w:val="center"/>
          </w:tcPr>
          <w:p w14:paraId="24EBB4D9"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Estrategia</w:t>
            </w:r>
          </w:p>
        </w:tc>
        <w:tc>
          <w:tcPr>
            <w:tcW w:w="5088" w:type="dxa"/>
            <w:shd w:val="clear" w:color="auto" w:fill="156082" w:themeFill="accent1"/>
            <w:vAlign w:val="center"/>
            <w:hideMark/>
          </w:tcPr>
          <w:p w14:paraId="0185AEBF"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Capas utilizadas</w:t>
            </w:r>
          </w:p>
        </w:tc>
      </w:tr>
      <w:tr w:rsidR="005F4B1B" w:rsidRPr="00404D6D" w14:paraId="02D53157" w14:textId="77777777" w:rsidTr="00BD2B64">
        <w:trPr>
          <w:trHeight w:val="493"/>
        </w:trPr>
        <w:tc>
          <w:tcPr>
            <w:tcW w:w="1742" w:type="dxa"/>
            <w:vAlign w:val="center"/>
            <w:hideMark/>
          </w:tcPr>
          <w:p w14:paraId="4DBD5B01"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Esta política busca optimizar el uso del suelo en las zonas urbanas, fomentando la concentración de la población y las actividades en áreas ya urbanizadas</w:t>
            </w:r>
          </w:p>
        </w:tc>
        <w:tc>
          <w:tcPr>
            <w:tcW w:w="1450" w:type="dxa"/>
            <w:vAlign w:val="center"/>
            <w:hideMark/>
          </w:tcPr>
          <w:p w14:paraId="74591E85" w14:textId="77777777" w:rsidR="005F4B1B" w:rsidRPr="00404D6D" w:rsidRDefault="005F4B1B" w:rsidP="00BD2B64">
            <w:pPr>
              <w:jc w:val="center"/>
              <w:rPr>
                <w:iCs/>
                <w:color w:val="404040" w:themeColor="text1" w:themeTint="BF"/>
                <w:sz w:val="16"/>
                <w:szCs w:val="16"/>
              </w:rPr>
            </w:pPr>
            <w:r w:rsidRPr="00404D6D">
              <w:rPr>
                <w:iCs/>
                <w:color w:val="404040" w:themeColor="text1" w:themeTint="BF"/>
                <w:sz w:val="16"/>
                <w:szCs w:val="16"/>
              </w:rPr>
              <w:t>Optimizar el uso del suelo en las zonas urbanas.</w:t>
            </w:r>
          </w:p>
        </w:tc>
        <w:tc>
          <w:tcPr>
            <w:tcW w:w="1183" w:type="dxa"/>
            <w:vAlign w:val="center"/>
          </w:tcPr>
          <w:p w14:paraId="19F4CE27"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Integración territorial desarrollo urbano e industria</w:t>
            </w:r>
          </w:p>
        </w:tc>
        <w:tc>
          <w:tcPr>
            <w:tcW w:w="5088" w:type="dxa"/>
            <w:vAlign w:val="center"/>
            <w:hideMark/>
          </w:tcPr>
          <w:p w14:paraId="5F956F21"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C04_Modelo_Ordenamiento_Territorial_OP_PG_2023_CP.shp</w:t>
            </w:r>
          </w:p>
        </w:tc>
      </w:tr>
      <w:tr w:rsidR="005F4B1B" w:rsidRPr="00404D6D" w14:paraId="71087052" w14:textId="77777777" w:rsidTr="00BD2B64">
        <w:tc>
          <w:tcPr>
            <w:tcW w:w="9463" w:type="dxa"/>
            <w:gridSpan w:val="4"/>
            <w:shd w:val="clear" w:color="auto" w:fill="156082" w:themeFill="accent1"/>
          </w:tcPr>
          <w:p w14:paraId="47D27CBE"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Analítico</w:t>
            </w:r>
          </w:p>
        </w:tc>
      </w:tr>
      <w:tr w:rsidR="005F4B1B" w:rsidRPr="00404D6D" w14:paraId="60867969" w14:textId="77777777" w:rsidTr="00BD2B64">
        <w:tc>
          <w:tcPr>
            <w:tcW w:w="4375" w:type="dxa"/>
            <w:gridSpan w:val="3"/>
            <w:shd w:val="clear" w:color="auto" w:fill="156082" w:themeFill="accent1"/>
            <w:vAlign w:val="center"/>
            <w:hideMark/>
          </w:tcPr>
          <w:p w14:paraId="6BC9EED3"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Densificación Urbana</w:t>
            </w:r>
          </w:p>
        </w:tc>
        <w:tc>
          <w:tcPr>
            <w:tcW w:w="5088" w:type="dxa"/>
            <w:shd w:val="clear" w:color="auto" w:fill="156082" w:themeFill="accent1"/>
            <w:vAlign w:val="center"/>
            <w:hideMark/>
          </w:tcPr>
          <w:p w14:paraId="3CDC0A5D"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Superficie del territorio</w:t>
            </w:r>
          </w:p>
        </w:tc>
      </w:tr>
      <w:tr w:rsidR="005F4B1B" w:rsidRPr="00404D6D" w14:paraId="509BFB09" w14:textId="77777777" w:rsidTr="00BD2B64">
        <w:tc>
          <w:tcPr>
            <w:tcW w:w="4375" w:type="dxa"/>
            <w:gridSpan w:val="3"/>
            <w:vAlign w:val="center"/>
            <w:hideMark/>
          </w:tcPr>
          <w:p w14:paraId="21EC9301"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KM</w:t>
            </w:r>
            <w:r w:rsidRPr="00404D6D">
              <w:rPr>
                <w:iCs/>
                <w:color w:val="404040" w:themeColor="text1" w:themeTint="BF"/>
                <w:sz w:val="16"/>
                <w:vertAlign w:val="superscript"/>
              </w:rPr>
              <w:t>2</w:t>
            </w:r>
          </w:p>
        </w:tc>
        <w:tc>
          <w:tcPr>
            <w:tcW w:w="5088" w:type="dxa"/>
            <w:vAlign w:val="center"/>
            <w:hideMark/>
          </w:tcPr>
          <w:p w14:paraId="0BD04962"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200.54 km²</w:t>
            </w:r>
          </w:p>
        </w:tc>
      </w:tr>
      <w:tr w:rsidR="005F4B1B" w:rsidRPr="00404D6D" w14:paraId="316FA74B" w14:textId="77777777" w:rsidTr="00BD2B64">
        <w:tc>
          <w:tcPr>
            <w:tcW w:w="4375" w:type="dxa"/>
            <w:gridSpan w:val="3"/>
            <w:vAlign w:val="center"/>
            <w:hideMark/>
          </w:tcPr>
          <w:p w14:paraId="0AFA5839"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w:t>
            </w:r>
          </w:p>
        </w:tc>
        <w:tc>
          <w:tcPr>
            <w:tcW w:w="5088" w:type="dxa"/>
            <w:vAlign w:val="center"/>
            <w:hideMark/>
          </w:tcPr>
          <w:p w14:paraId="41172EEA"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0.4%</w:t>
            </w:r>
          </w:p>
        </w:tc>
      </w:tr>
    </w:tbl>
    <w:p w14:paraId="2371AB62" w14:textId="77777777" w:rsidR="005F4B1B" w:rsidRPr="00404D6D" w:rsidRDefault="005F4B1B" w:rsidP="005F4B1B">
      <w:pPr>
        <w:rPr>
          <w:i/>
          <w:iCs/>
          <w:color w:val="404040" w:themeColor="text1" w:themeTint="BF"/>
          <w:sz w:val="16"/>
        </w:rPr>
      </w:pPr>
      <w:r w:rsidRPr="002E387E">
        <w:rPr>
          <w:rStyle w:val="nfasissutil"/>
        </w:rPr>
        <w:t>Fuente: Elaboración propia</w:t>
      </w:r>
    </w:p>
    <w:p w14:paraId="5AC89ED9" w14:textId="77777777" w:rsidR="005F4B1B" w:rsidRPr="00C91BF6" w:rsidRDefault="005F4B1B" w:rsidP="005F4B1B">
      <w:pPr>
        <w:pStyle w:val="Ttulo9"/>
        <w:rPr>
          <w:b/>
          <w:bCs/>
        </w:rPr>
      </w:pPr>
      <w:r w:rsidRPr="00C91BF6">
        <w:t xml:space="preserve">Reserva </w:t>
      </w:r>
      <w:r>
        <w:t xml:space="preserve">de </w:t>
      </w:r>
      <w:r w:rsidRPr="00C91BF6">
        <w:t>crecimiento TM (Tren Maya)</w:t>
      </w:r>
    </w:p>
    <w:p w14:paraId="5D82D946" w14:textId="77777777" w:rsidR="005F4B1B" w:rsidRPr="00404D6D" w:rsidRDefault="005F4B1B" w:rsidP="005F4B1B">
      <w:pPr>
        <w:spacing w:after="0"/>
        <w:rPr>
          <w:b/>
          <w:bCs/>
          <w:iCs/>
          <w:color w:val="404040" w:themeColor="text1" w:themeTint="BF"/>
          <w:szCs w:val="18"/>
        </w:rPr>
      </w:pPr>
      <w:r w:rsidRPr="00404D6D">
        <w:rPr>
          <w:b/>
          <w:bCs/>
          <w:iCs/>
          <w:color w:val="404040" w:themeColor="text1" w:themeTint="BF"/>
          <w:szCs w:val="18"/>
        </w:rPr>
        <w:t xml:space="preserve">Descripción: </w:t>
      </w:r>
      <w:r w:rsidRPr="00404D6D">
        <w:rPr>
          <w:iCs/>
          <w:color w:val="404040" w:themeColor="text1" w:themeTint="BF"/>
          <w:szCs w:val="18"/>
        </w:rPr>
        <w:t>Esta política busca </w:t>
      </w:r>
      <w:r>
        <w:rPr>
          <w:iCs/>
          <w:color w:val="404040" w:themeColor="text1" w:themeTint="BF"/>
          <w:szCs w:val="18"/>
        </w:rPr>
        <w:t>optimizar el uso del suelo cerca de las estaciones del tren maya, fomentando la movilidad y conexión a las localidades urbanas y rurales en su radio de influencia.</w:t>
      </w:r>
    </w:p>
    <w:p w14:paraId="7FD64897" w14:textId="77777777" w:rsidR="005F4B1B" w:rsidRPr="00404D6D" w:rsidRDefault="005F4B1B" w:rsidP="005F4B1B">
      <w:pPr>
        <w:spacing w:after="0"/>
        <w:rPr>
          <w:iCs/>
          <w:color w:val="404040" w:themeColor="text1" w:themeTint="BF"/>
          <w:szCs w:val="18"/>
        </w:rPr>
      </w:pPr>
      <w:r w:rsidRPr="00404D6D">
        <w:rPr>
          <w:b/>
          <w:bCs/>
          <w:iCs/>
          <w:color w:val="404040" w:themeColor="text1" w:themeTint="BF"/>
          <w:szCs w:val="18"/>
        </w:rPr>
        <w:t>Capas utilizadas</w:t>
      </w:r>
      <w:r w:rsidRPr="00404D6D">
        <w:rPr>
          <w:iCs/>
          <w:color w:val="404040" w:themeColor="text1" w:themeTint="BF"/>
          <w:szCs w:val="18"/>
        </w:rPr>
        <w:t>: C04_Programa_abastecimiento_agua_localidades_Tren_Maya_OPMATPG_2023.shp.</w:t>
      </w:r>
    </w:p>
    <w:p w14:paraId="5AABB3DA" w14:textId="77777777" w:rsidR="005F4B1B" w:rsidRPr="00404D6D" w:rsidRDefault="005F4B1B" w:rsidP="005F4B1B">
      <w:pPr>
        <w:rPr>
          <w:iCs/>
          <w:color w:val="404040" w:themeColor="text1" w:themeTint="BF"/>
          <w:szCs w:val="18"/>
        </w:rPr>
      </w:pPr>
      <w:r w:rsidRPr="00404D6D">
        <w:rPr>
          <w:b/>
          <w:bCs/>
          <w:iCs/>
          <w:color w:val="404040" w:themeColor="text1" w:themeTint="BF"/>
          <w:szCs w:val="18"/>
        </w:rPr>
        <w:t>Descripción analítica:</w:t>
      </w:r>
      <w:r w:rsidRPr="00404D6D">
        <w:rPr>
          <w:iCs/>
          <w:color w:val="404040" w:themeColor="text1" w:themeTint="BF"/>
          <w:szCs w:val="18"/>
        </w:rPr>
        <w:t xml:space="preserve"> La política de reserva crecimiento TM (Tren Maya) destina una superficie de 50.25 km², lo que representa el 0.1 % del territorio total del estado.</w:t>
      </w:r>
    </w:p>
    <w:tbl>
      <w:tblPr>
        <w:tblStyle w:val="Tablaconcuadrcula"/>
        <w:tblW w:w="9351" w:type="dxa"/>
        <w:tblLayout w:type="fixed"/>
        <w:tblLook w:val="04A0" w:firstRow="1" w:lastRow="0" w:firstColumn="1" w:lastColumn="0" w:noHBand="0" w:noVBand="1"/>
      </w:tblPr>
      <w:tblGrid>
        <w:gridCol w:w="1838"/>
        <w:gridCol w:w="1276"/>
        <w:gridCol w:w="1134"/>
        <w:gridCol w:w="5103"/>
      </w:tblGrid>
      <w:tr w:rsidR="005F4B1B" w:rsidRPr="00404D6D" w14:paraId="3F7F6D98" w14:textId="77777777" w:rsidTr="00BD2B64">
        <w:tc>
          <w:tcPr>
            <w:tcW w:w="9351" w:type="dxa"/>
            <w:gridSpan w:val="4"/>
            <w:shd w:val="clear" w:color="auto" w:fill="156082" w:themeFill="accent1"/>
            <w:vAlign w:val="center"/>
            <w:hideMark/>
          </w:tcPr>
          <w:p w14:paraId="081F9AB9"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Reserva de crecimiento TM (Tren Maya)</w:t>
            </w:r>
          </w:p>
        </w:tc>
      </w:tr>
      <w:tr w:rsidR="005F4B1B" w:rsidRPr="00404D6D" w14:paraId="020A6786" w14:textId="77777777" w:rsidTr="00BD2B64">
        <w:tc>
          <w:tcPr>
            <w:tcW w:w="9351" w:type="dxa"/>
            <w:gridSpan w:val="4"/>
            <w:shd w:val="clear" w:color="auto" w:fill="156082" w:themeFill="accent1"/>
            <w:vAlign w:val="center"/>
            <w:hideMark/>
          </w:tcPr>
          <w:p w14:paraId="169C3783"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Descriptivo</w:t>
            </w:r>
          </w:p>
        </w:tc>
      </w:tr>
      <w:tr w:rsidR="005F4B1B" w:rsidRPr="00404D6D" w14:paraId="53BB5AE4" w14:textId="77777777" w:rsidTr="00BD2B64">
        <w:tc>
          <w:tcPr>
            <w:tcW w:w="1838" w:type="dxa"/>
            <w:shd w:val="clear" w:color="auto" w:fill="156082" w:themeFill="accent1"/>
            <w:vAlign w:val="center"/>
            <w:hideMark/>
          </w:tcPr>
          <w:p w14:paraId="6432255E"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Definición</w:t>
            </w:r>
          </w:p>
        </w:tc>
        <w:tc>
          <w:tcPr>
            <w:tcW w:w="1276" w:type="dxa"/>
            <w:shd w:val="clear" w:color="auto" w:fill="156082" w:themeFill="accent1"/>
            <w:vAlign w:val="center"/>
            <w:hideMark/>
          </w:tcPr>
          <w:p w14:paraId="72D06F00"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Acción</w:t>
            </w:r>
          </w:p>
        </w:tc>
        <w:tc>
          <w:tcPr>
            <w:tcW w:w="1134" w:type="dxa"/>
            <w:shd w:val="clear" w:color="auto" w:fill="156082" w:themeFill="accent1"/>
            <w:vAlign w:val="center"/>
            <w:hideMark/>
          </w:tcPr>
          <w:p w14:paraId="413F3A67"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Estrategia</w:t>
            </w:r>
          </w:p>
        </w:tc>
        <w:tc>
          <w:tcPr>
            <w:tcW w:w="5103" w:type="dxa"/>
            <w:shd w:val="clear" w:color="auto" w:fill="156082" w:themeFill="accent1"/>
            <w:vAlign w:val="center"/>
            <w:hideMark/>
          </w:tcPr>
          <w:p w14:paraId="31B04E5F" w14:textId="77777777" w:rsidR="005F4B1B" w:rsidRPr="00404D6D" w:rsidRDefault="005F4B1B" w:rsidP="00BD2B64">
            <w:pPr>
              <w:spacing w:line="259" w:lineRule="auto"/>
              <w:jc w:val="center"/>
              <w:rPr>
                <w:b/>
                <w:bCs/>
                <w:color w:val="FFFFFF" w:themeColor="background1"/>
                <w:szCs w:val="18"/>
              </w:rPr>
            </w:pPr>
            <w:r w:rsidRPr="00404D6D">
              <w:rPr>
                <w:b/>
                <w:bCs/>
                <w:color w:val="FFFFFF" w:themeColor="background1"/>
                <w:szCs w:val="18"/>
              </w:rPr>
              <w:t>Capas utilizadas</w:t>
            </w:r>
          </w:p>
        </w:tc>
      </w:tr>
      <w:tr w:rsidR="005F4B1B" w:rsidRPr="00404D6D" w14:paraId="1E0E98CA" w14:textId="77777777" w:rsidTr="00BD2B64">
        <w:trPr>
          <w:trHeight w:val="493"/>
        </w:trPr>
        <w:tc>
          <w:tcPr>
            <w:tcW w:w="1838" w:type="dxa"/>
            <w:vMerge w:val="restart"/>
            <w:vAlign w:val="center"/>
            <w:hideMark/>
          </w:tcPr>
          <w:p w14:paraId="559AC880" w14:textId="77777777" w:rsidR="005F4B1B" w:rsidRPr="00344C48" w:rsidRDefault="005F4B1B" w:rsidP="00BD2B64">
            <w:pPr>
              <w:jc w:val="center"/>
              <w:rPr>
                <w:iCs/>
                <w:color w:val="404040" w:themeColor="text1" w:themeTint="BF"/>
                <w:sz w:val="16"/>
                <w:szCs w:val="16"/>
              </w:rPr>
            </w:pPr>
            <w:r w:rsidRPr="00344C48">
              <w:rPr>
                <w:iCs/>
                <w:color w:val="404040" w:themeColor="text1" w:themeTint="BF"/>
                <w:sz w:val="16"/>
                <w:szCs w:val="16"/>
              </w:rPr>
              <w:t>Esta política busca optimizar el uso del suelo cerca de las estaciones del tren maya, fomentando la movilidad y conexión a las localidades urbanas y rurales en su radio de influencia.</w:t>
            </w:r>
          </w:p>
        </w:tc>
        <w:tc>
          <w:tcPr>
            <w:tcW w:w="1276" w:type="dxa"/>
            <w:vMerge w:val="restart"/>
            <w:vAlign w:val="center"/>
            <w:hideMark/>
          </w:tcPr>
          <w:p w14:paraId="2E0AB104"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w:t>
            </w:r>
          </w:p>
          <w:p w14:paraId="6B35AA1C"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Programa de abastecimiento de agua potable y saneamiento para las localidades en el trazo del Tren Maya</w:t>
            </w:r>
          </w:p>
        </w:tc>
        <w:tc>
          <w:tcPr>
            <w:tcW w:w="1134" w:type="dxa"/>
            <w:vMerge w:val="restart"/>
            <w:vAlign w:val="center"/>
            <w:hideMark/>
          </w:tcPr>
          <w:p w14:paraId="04CBF534"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Integración territorial desarrollo urbano e industria</w:t>
            </w:r>
          </w:p>
        </w:tc>
        <w:tc>
          <w:tcPr>
            <w:tcW w:w="5103" w:type="dxa"/>
            <w:vAlign w:val="center"/>
            <w:hideMark/>
          </w:tcPr>
          <w:p w14:paraId="1F8A7747"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C04_Modelo_Ordenamiento_Territorial_OP_PG_2023_CP.shp</w:t>
            </w:r>
          </w:p>
        </w:tc>
      </w:tr>
      <w:tr w:rsidR="005F4B1B" w:rsidRPr="00404D6D" w14:paraId="6EEAC7BE" w14:textId="77777777" w:rsidTr="00BD2B64">
        <w:trPr>
          <w:trHeight w:val="493"/>
        </w:trPr>
        <w:tc>
          <w:tcPr>
            <w:tcW w:w="1838" w:type="dxa"/>
            <w:vMerge/>
            <w:vAlign w:val="center"/>
            <w:hideMark/>
          </w:tcPr>
          <w:p w14:paraId="3108477D" w14:textId="77777777" w:rsidR="005F4B1B" w:rsidRPr="00404D6D" w:rsidRDefault="005F4B1B" w:rsidP="00BD2B64">
            <w:pPr>
              <w:jc w:val="center"/>
              <w:rPr>
                <w:iCs/>
                <w:color w:val="404040" w:themeColor="text1" w:themeTint="BF"/>
                <w:sz w:val="16"/>
              </w:rPr>
            </w:pPr>
          </w:p>
        </w:tc>
        <w:tc>
          <w:tcPr>
            <w:tcW w:w="1276" w:type="dxa"/>
            <w:vMerge/>
            <w:vAlign w:val="center"/>
            <w:hideMark/>
          </w:tcPr>
          <w:p w14:paraId="25AB528A" w14:textId="77777777" w:rsidR="005F4B1B" w:rsidRPr="00404D6D" w:rsidRDefault="005F4B1B" w:rsidP="00BD2B64">
            <w:pPr>
              <w:jc w:val="center"/>
              <w:rPr>
                <w:iCs/>
                <w:color w:val="404040" w:themeColor="text1" w:themeTint="BF"/>
                <w:sz w:val="16"/>
              </w:rPr>
            </w:pPr>
          </w:p>
        </w:tc>
        <w:tc>
          <w:tcPr>
            <w:tcW w:w="1134" w:type="dxa"/>
            <w:vMerge/>
            <w:vAlign w:val="center"/>
            <w:hideMark/>
          </w:tcPr>
          <w:p w14:paraId="388A4097" w14:textId="77777777" w:rsidR="005F4B1B" w:rsidRPr="00404D6D" w:rsidRDefault="005F4B1B" w:rsidP="00BD2B64">
            <w:pPr>
              <w:jc w:val="center"/>
              <w:rPr>
                <w:iCs/>
                <w:color w:val="404040" w:themeColor="text1" w:themeTint="BF"/>
                <w:sz w:val="16"/>
              </w:rPr>
            </w:pPr>
          </w:p>
        </w:tc>
        <w:tc>
          <w:tcPr>
            <w:tcW w:w="5103" w:type="dxa"/>
            <w:vAlign w:val="center"/>
            <w:hideMark/>
          </w:tcPr>
          <w:p w14:paraId="2ADCAD22"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C04_Programa_abastecimiento_agua_localidades_Tren_Maya_OPMATPG_2023.shp</w:t>
            </w:r>
          </w:p>
        </w:tc>
      </w:tr>
      <w:tr w:rsidR="005F4B1B" w:rsidRPr="00404D6D" w14:paraId="02193C61" w14:textId="77777777" w:rsidTr="00BD2B64">
        <w:tc>
          <w:tcPr>
            <w:tcW w:w="9351" w:type="dxa"/>
            <w:gridSpan w:val="4"/>
            <w:shd w:val="clear" w:color="auto" w:fill="156082" w:themeFill="accent1"/>
            <w:vAlign w:val="center"/>
            <w:hideMark/>
          </w:tcPr>
          <w:p w14:paraId="3FFDAE6C"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Analítico</w:t>
            </w:r>
          </w:p>
        </w:tc>
      </w:tr>
      <w:tr w:rsidR="005F4B1B" w:rsidRPr="00404D6D" w14:paraId="03E01EAE" w14:textId="77777777" w:rsidTr="00BD2B64">
        <w:tc>
          <w:tcPr>
            <w:tcW w:w="4248" w:type="dxa"/>
            <w:gridSpan w:val="3"/>
            <w:shd w:val="clear" w:color="auto" w:fill="156082" w:themeFill="accent1"/>
            <w:vAlign w:val="center"/>
            <w:hideMark/>
          </w:tcPr>
          <w:p w14:paraId="1D2E123B"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Reserva crecimiento TM (Tren Maya)</w:t>
            </w:r>
          </w:p>
        </w:tc>
        <w:tc>
          <w:tcPr>
            <w:tcW w:w="5103" w:type="dxa"/>
            <w:shd w:val="clear" w:color="auto" w:fill="156082" w:themeFill="accent1"/>
            <w:vAlign w:val="center"/>
            <w:hideMark/>
          </w:tcPr>
          <w:p w14:paraId="0B7E35BC"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Superficie del territorio</w:t>
            </w:r>
          </w:p>
        </w:tc>
      </w:tr>
      <w:tr w:rsidR="005F4B1B" w:rsidRPr="00404D6D" w14:paraId="7201C9CA" w14:textId="77777777" w:rsidTr="00BD2B64">
        <w:tc>
          <w:tcPr>
            <w:tcW w:w="4248" w:type="dxa"/>
            <w:gridSpan w:val="3"/>
            <w:vAlign w:val="center"/>
            <w:hideMark/>
          </w:tcPr>
          <w:p w14:paraId="4805A139"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KM</w:t>
            </w:r>
            <w:r w:rsidRPr="00404D6D">
              <w:rPr>
                <w:iCs/>
                <w:color w:val="404040" w:themeColor="text1" w:themeTint="BF"/>
                <w:sz w:val="16"/>
                <w:vertAlign w:val="superscript"/>
              </w:rPr>
              <w:t>2</w:t>
            </w:r>
          </w:p>
        </w:tc>
        <w:tc>
          <w:tcPr>
            <w:tcW w:w="5103" w:type="dxa"/>
            <w:vAlign w:val="center"/>
            <w:hideMark/>
          </w:tcPr>
          <w:p w14:paraId="1B06E166"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50.25 km²</w:t>
            </w:r>
          </w:p>
        </w:tc>
      </w:tr>
      <w:tr w:rsidR="005F4B1B" w:rsidRPr="00404D6D" w14:paraId="7FF2F720" w14:textId="77777777" w:rsidTr="00BD2B64">
        <w:tc>
          <w:tcPr>
            <w:tcW w:w="4248" w:type="dxa"/>
            <w:gridSpan w:val="3"/>
            <w:vAlign w:val="center"/>
            <w:hideMark/>
          </w:tcPr>
          <w:p w14:paraId="49A72C04"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w:t>
            </w:r>
          </w:p>
        </w:tc>
        <w:tc>
          <w:tcPr>
            <w:tcW w:w="5103" w:type="dxa"/>
            <w:vAlign w:val="center"/>
            <w:hideMark/>
          </w:tcPr>
          <w:p w14:paraId="2D506301" w14:textId="77777777" w:rsidR="005F4B1B" w:rsidRPr="00404D6D" w:rsidRDefault="005F4B1B" w:rsidP="00BD2B64">
            <w:pPr>
              <w:jc w:val="center"/>
              <w:rPr>
                <w:iCs/>
                <w:color w:val="404040" w:themeColor="text1" w:themeTint="BF"/>
                <w:sz w:val="16"/>
              </w:rPr>
            </w:pPr>
            <w:r w:rsidRPr="00404D6D">
              <w:rPr>
                <w:iCs/>
                <w:color w:val="404040" w:themeColor="text1" w:themeTint="BF"/>
                <w:sz w:val="16"/>
              </w:rPr>
              <w:t>0.1%</w:t>
            </w:r>
          </w:p>
        </w:tc>
      </w:tr>
    </w:tbl>
    <w:p w14:paraId="26FF77B2" w14:textId="77777777" w:rsidR="005F4B1B" w:rsidRPr="00404D6D" w:rsidRDefault="005F4B1B" w:rsidP="005F4B1B">
      <w:pPr>
        <w:rPr>
          <w:i/>
          <w:iCs/>
          <w:color w:val="404040" w:themeColor="text1" w:themeTint="BF"/>
          <w:sz w:val="16"/>
        </w:rPr>
      </w:pPr>
      <w:r w:rsidRPr="002E387E">
        <w:rPr>
          <w:rStyle w:val="nfasissutil"/>
        </w:rPr>
        <w:t>Fuente: Elaboración propia</w:t>
      </w:r>
    </w:p>
    <w:p w14:paraId="319F9EE3" w14:textId="77777777" w:rsidR="005F4B1B" w:rsidRPr="00C91BF6" w:rsidRDefault="005F4B1B" w:rsidP="005F4B1B">
      <w:pPr>
        <w:pStyle w:val="Ttulo9"/>
        <w:rPr>
          <w:b/>
          <w:bCs/>
        </w:rPr>
      </w:pPr>
      <w:r w:rsidRPr="00C91BF6">
        <w:t>Crecimiento urbano PDU</w:t>
      </w:r>
    </w:p>
    <w:p w14:paraId="539F3F48" w14:textId="77777777" w:rsidR="005F4B1B" w:rsidRPr="00404D6D" w:rsidRDefault="005F4B1B" w:rsidP="005F4B1B">
      <w:pPr>
        <w:spacing w:after="0"/>
        <w:rPr>
          <w:b/>
          <w:bCs/>
          <w:iCs/>
          <w:color w:val="404040" w:themeColor="text1" w:themeTint="BF"/>
          <w:szCs w:val="18"/>
        </w:rPr>
      </w:pPr>
      <w:r w:rsidRPr="00404D6D">
        <w:rPr>
          <w:b/>
          <w:bCs/>
          <w:iCs/>
          <w:color w:val="404040" w:themeColor="text1" w:themeTint="BF"/>
          <w:szCs w:val="18"/>
        </w:rPr>
        <w:t xml:space="preserve">Descripción: </w:t>
      </w:r>
      <w:r w:rsidRPr="00404D6D">
        <w:rPr>
          <w:iCs/>
          <w:color w:val="404040" w:themeColor="text1" w:themeTint="BF"/>
          <w:szCs w:val="18"/>
        </w:rPr>
        <w:t>Esta política busca orientar el crecimiento de los asentamientos humanos en el Estado de Campeche hacia zonas consideradas como reserva territorial y aptas para dicho crecimiento.</w:t>
      </w:r>
    </w:p>
    <w:p w14:paraId="1F4B9EAD" w14:textId="77777777" w:rsidR="005F4B1B" w:rsidRPr="00404D6D" w:rsidRDefault="005F4B1B" w:rsidP="005F4B1B">
      <w:pPr>
        <w:spacing w:after="0"/>
        <w:rPr>
          <w:iCs/>
          <w:color w:val="404040" w:themeColor="text1" w:themeTint="BF"/>
          <w:szCs w:val="18"/>
        </w:rPr>
      </w:pPr>
      <w:r w:rsidRPr="00404D6D">
        <w:rPr>
          <w:b/>
          <w:bCs/>
          <w:iCs/>
          <w:color w:val="404040" w:themeColor="text1" w:themeTint="BF"/>
          <w:szCs w:val="18"/>
        </w:rPr>
        <w:t>Capas utilizadas:</w:t>
      </w:r>
      <w:r w:rsidRPr="00404D6D">
        <w:rPr>
          <w:iCs/>
          <w:color w:val="404040" w:themeColor="text1" w:themeTint="BF"/>
          <w:szCs w:val="18"/>
        </w:rPr>
        <w:t> C04_Fortalecimiento_energetico_INEGI_2020.shp, C04_Estudio_de_preinversion_Tren_Ligero_OPMATPG_2023.shp, C04_Parque_Industrial_Textil_OPMATPG_2023.shp, C04_Construcción_PTAR_OPMATPG_2023.shp, C04_Construccion_centrales_y_subestaciones_electricas_OPMATPG_2023.shp, C04_Construccion_libramientos_carreteros_OPMATPG_2023.shp, C04_Mejoramiento_conectividad_Corredor_Puebla-Progreso_OPMATPG_2023.shp y CO4_Transporte_fluvial_rio_Palizada_INEGI_2008.shp.</w:t>
      </w:r>
    </w:p>
    <w:p w14:paraId="33130D71" w14:textId="77777777" w:rsidR="005F4B1B" w:rsidRPr="0024227A" w:rsidRDefault="005F4B1B" w:rsidP="005F4B1B">
      <w:pPr>
        <w:rPr>
          <w:iCs/>
          <w:color w:val="404040" w:themeColor="text1" w:themeTint="BF"/>
          <w:szCs w:val="18"/>
        </w:rPr>
      </w:pPr>
      <w:r w:rsidRPr="00404D6D">
        <w:rPr>
          <w:b/>
          <w:bCs/>
          <w:iCs/>
          <w:color w:val="404040" w:themeColor="text1" w:themeTint="BF"/>
          <w:szCs w:val="18"/>
        </w:rPr>
        <w:t>Analítica:</w:t>
      </w:r>
      <w:r w:rsidRPr="00404D6D">
        <w:rPr>
          <w:iCs/>
          <w:color w:val="404040" w:themeColor="text1" w:themeTint="BF"/>
          <w:szCs w:val="18"/>
        </w:rPr>
        <w:t xml:space="preserve"> La política de reserva crecimiento TM (Tren Maya) destina una superficie de 114.14 km², lo que representa el 0.2 % del territorio total del estado.</w:t>
      </w:r>
    </w:p>
    <w:tbl>
      <w:tblPr>
        <w:tblStyle w:val="Tablaconcuadrcula"/>
        <w:tblW w:w="0" w:type="auto"/>
        <w:tblLayout w:type="fixed"/>
        <w:tblLook w:val="04A0" w:firstRow="1" w:lastRow="0" w:firstColumn="1" w:lastColumn="0" w:noHBand="0" w:noVBand="1"/>
      </w:tblPr>
      <w:tblGrid>
        <w:gridCol w:w="2122"/>
        <w:gridCol w:w="2126"/>
        <w:gridCol w:w="1276"/>
        <w:gridCol w:w="3826"/>
      </w:tblGrid>
      <w:tr w:rsidR="005F4B1B" w:rsidRPr="0024227A" w14:paraId="3E7E16A8" w14:textId="77777777" w:rsidTr="00BD2B64">
        <w:tc>
          <w:tcPr>
            <w:tcW w:w="9350" w:type="dxa"/>
            <w:gridSpan w:val="4"/>
            <w:shd w:val="clear" w:color="auto" w:fill="156082" w:themeFill="accent1"/>
            <w:vAlign w:val="center"/>
            <w:hideMark/>
          </w:tcPr>
          <w:p w14:paraId="7CF78389"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lastRenderedPageBreak/>
              <w:t>Crecimiento urbano PDU</w:t>
            </w:r>
          </w:p>
        </w:tc>
      </w:tr>
      <w:tr w:rsidR="005F4B1B" w:rsidRPr="0024227A" w14:paraId="2BF7C984" w14:textId="77777777" w:rsidTr="00BD2B64">
        <w:tc>
          <w:tcPr>
            <w:tcW w:w="9350" w:type="dxa"/>
            <w:gridSpan w:val="4"/>
            <w:shd w:val="clear" w:color="auto" w:fill="156082" w:themeFill="accent1"/>
            <w:vAlign w:val="center"/>
            <w:hideMark/>
          </w:tcPr>
          <w:p w14:paraId="0637F67D"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Descriptivo</w:t>
            </w:r>
          </w:p>
        </w:tc>
      </w:tr>
      <w:tr w:rsidR="005F4B1B" w:rsidRPr="0024227A" w14:paraId="378B945E" w14:textId="77777777" w:rsidTr="00BD2B64">
        <w:tc>
          <w:tcPr>
            <w:tcW w:w="2122" w:type="dxa"/>
            <w:shd w:val="clear" w:color="auto" w:fill="156082" w:themeFill="accent1"/>
            <w:vAlign w:val="center"/>
            <w:hideMark/>
          </w:tcPr>
          <w:p w14:paraId="5BFA97F4"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Definición</w:t>
            </w:r>
          </w:p>
        </w:tc>
        <w:tc>
          <w:tcPr>
            <w:tcW w:w="2126" w:type="dxa"/>
            <w:shd w:val="clear" w:color="auto" w:fill="156082" w:themeFill="accent1"/>
            <w:vAlign w:val="center"/>
            <w:hideMark/>
          </w:tcPr>
          <w:p w14:paraId="37A46506"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Acción</w:t>
            </w:r>
          </w:p>
        </w:tc>
        <w:tc>
          <w:tcPr>
            <w:tcW w:w="1276" w:type="dxa"/>
            <w:shd w:val="clear" w:color="auto" w:fill="156082" w:themeFill="accent1"/>
            <w:vAlign w:val="center"/>
            <w:hideMark/>
          </w:tcPr>
          <w:p w14:paraId="38C47AE9"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Estrategia</w:t>
            </w:r>
          </w:p>
        </w:tc>
        <w:tc>
          <w:tcPr>
            <w:tcW w:w="3826" w:type="dxa"/>
            <w:shd w:val="clear" w:color="auto" w:fill="156082" w:themeFill="accent1"/>
            <w:vAlign w:val="center"/>
            <w:hideMark/>
          </w:tcPr>
          <w:p w14:paraId="64AC0D6A"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Capas utilizadas</w:t>
            </w:r>
          </w:p>
        </w:tc>
      </w:tr>
      <w:tr w:rsidR="005F4B1B" w:rsidRPr="0024227A" w14:paraId="263C63D1" w14:textId="77777777" w:rsidTr="00BD2B64">
        <w:trPr>
          <w:trHeight w:val="493"/>
        </w:trPr>
        <w:tc>
          <w:tcPr>
            <w:tcW w:w="2122" w:type="dxa"/>
            <w:vMerge w:val="restart"/>
            <w:vAlign w:val="center"/>
            <w:hideMark/>
          </w:tcPr>
          <w:p w14:paraId="00C7B378"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Esta política busca orientar el crecimiento de los asentamientos humanos en el Estado de Campeche hacia zonas consideradas como reserva territorial y aptas para dicho crecimiento</w:t>
            </w:r>
          </w:p>
        </w:tc>
        <w:tc>
          <w:tcPr>
            <w:tcW w:w="2126" w:type="dxa"/>
            <w:vMerge w:val="restart"/>
            <w:vAlign w:val="center"/>
            <w:hideMark/>
          </w:tcPr>
          <w:p w14:paraId="083CA37E"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Fortalecimiento Energético en el Estado de Campeche</w:t>
            </w:r>
          </w:p>
        </w:tc>
        <w:tc>
          <w:tcPr>
            <w:tcW w:w="1276" w:type="dxa"/>
            <w:vMerge w:val="restart"/>
            <w:vAlign w:val="center"/>
            <w:hideMark/>
          </w:tcPr>
          <w:p w14:paraId="1958C24A"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Integración territorial desarrollo urbano e industria</w:t>
            </w:r>
          </w:p>
        </w:tc>
        <w:tc>
          <w:tcPr>
            <w:tcW w:w="3826" w:type="dxa"/>
            <w:vAlign w:val="center"/>
            <w:hideMark/>
          </w:tcPr>
          <w:p w14:paraId="7D22419F"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C04_Modelo_Ordenamiento_Territorial_OP_PG_2023_CP.shp</w:t>
            </w:r>
          </w:p>
        </w:tc>
      </w:tr>
      <w:tr w:rsidR="005F4B1B" w:rsidRPr="0024227A" w14:paraId="06605B27" w14:textId="77777777" w:rsidTr="00BD2B64">
        <w:trPr>
          <w:trHeight w:val="493"/>
        </w:trPr>
        <w:tc>
          <w:tcPr>
            <w:tcW w:w="2122" w:type="dxa"/>
            <w:vMerge/>
            <w:vAlign w:val="center"/>
            <w:hideMark/>
          </w:tcPr>
          <w:p w14:paraId="75CE0C22" w14:textId="77777777" w:rsidR="005F4B1B" w:rsidRPr="0024227A" w:rsidRDefault="005F4B1B" w:rsidP="00BD2B64">
            <w:pPr>
              <w:jc w:val="center"/>
              <w:rPr>
                <w:iCs/>
                <w:color w:val="404040" w:themeColor="text1" w:themeTint="BF"/>
                <w:sz w:val="16"/>
              </w:rPr>
            </w:pPr>
          </w:p>
        </w:tc>
        <w:tc>
          <w:tcPr>
            <w:tcW w:w="2126" w:type="dxa"/>
            <w:vMerge/>
            <w:vAlign w:val="center"/>
            <w:hideMark/>
          </w:tcPr>
          <w:p w14:paraId="7CB471EE" w14:textId="77777777" w:rsidR="005F4B1B" w:rsidRPr="0024227A" w:rsidRDefault="005F4B1B" w:rsidP="00BD2B64">
            <w:pPr>
              <w:jc w:val="center"/>
              <w:rPr>
                <w:iCs/>
                <w:color w:val="404040" w:themeColor="text1" w:themeTint="BF"/>
                <w:sz w:val="16"/>
              </w:rPr>
            </w:pPr>
          </w:p>
        </w:tc>
        <w:tc>
          <w:tcPr>
            <w:tcW w:w="1276" w:type="dxa"/>
            <w:vMerge/>
            <w:vAlign w:val="center"/>
            <w:hideMark/>
          </w:tcPr>
          <w:p w14:paraId="3183A1C9" w14:textId="77777777" w:rsidR="005F4B1B" w:rsidRPr="0024227A" w:rsidRDefault="005F4B1B" w:rsidP="00BD2B64">
            <w:pPr>
              <w:jc w:val="center"/>
              <w:rPr>
                <w:iCs/>
                <w:color w:val="404040" w:themeColor="text1" w:themeTint="BF"/>
                <w:sz w:val="16"/>
              </w:rPr>
            </w:pPr>
          </w:p>
        </w:tc>
        <w:tc>
          <w:tcPr>
            <w:tcW w:w="3826" w:type="dxa"/>
            <w:vAlign w:val="center"/>
            <w:hideMark/>
          </w:tcPr>
          <w:p w14:paraId="21E26C45"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C04_Fortalecimiento_energetico_INEGI_2020.shp</w:t>
            </w:r>
          </w:p>
        </w:tc>
      </w:tr>
      <w:tr w:rsidR="005F4B1B" w:rsidRPr="0024227A" w14:paraId="7B9F36F5" w14:textId="77777777" w:rsidTr="00BD2B64">
        <w:trPr>
          <w:trHeight w:val="493"/>
        </w:trPr>
        <w:tc>
          <w:tcPr>
            <w:tcW w:w="2122" w:type="dxa"/>
            <w:vMerge/>
            <w:vAlign w:val="center"/>
            <w:hideMark/>
          </w:tcPr>
          <w:p w14:paraId="3995909B" w14:textId="77777777" w:rsidR="005F4B1B" w:rsidRPr="0024227A" w:rsidRDefault="005F4B1B" w:rsidP="00BD2B64">
            <w:pPr>
              <w:jc w:val="center"/>
              <w:rPr>
                <w:iCs/>
                <w:color w:val="404040" w:themeColor="text1" w:themeTint="BF"/>
                <w:sz w:val="16"/>
              </w:rPr>
            </w:pPr>
          </w:p>
        </w:tc>
        <w:tc>
          <w:tcPr>
            <w:tcW w:w="2126" w:type="dxa"/>
            <w:vAlign w:val="center"/>
            <w:hideMark/>
          </w:tcPr>
          <w:p w14:paraId="39D94EF2"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Estudio de pre-inversión para Tren Ligero (Campeche).</w:t>
            </w:r>
          </w:p>
        </w:tc>
        <w:tc>
          <w:tcPr>
            <w:tcW w:w="1276" w:type="dxa"/>
            <w:vMerge/>
            <w:vAlign w:val="center"/>
            <w:hideMark/>
          </w:tcPr>
          <w:p w14:paraId="60B65C13" w14:textId="77777777" w:rsidR="005F4B1B" w:rsidRPr="0024227A" w:rsidRDefault="005F4B1B" w:rsidP="00BD2B64">
            <w:pPr>
              <w:jc w:val="center"/>
              <w:rPr>
                <w:iCs/>
                <w:color w:val="404040" w:themeColor="text1" w:themeTint="BF"/>
                <w:sz w:val="16"/>
              </w:rPr>
            </w:pPr>
          </w:p>
        </w:tc>
        <w:tc>
          <w:tcPr>
            <w:tcW w:w="3826" w:type="dxa"/>
            <w:vAlign w:val="center"/>
            <w:hideMark/>
          </w:tcPr>
          <w:p w14:paraId="4EF72DA7"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C04_Estudio_de_preinversion_Tren_Ligero_OPMATPG_2023.shp</w:t>
            </w:r>
          </w:p>
        </w:tc>
      </w:tr>
      <w:tr w:rsidR="005F4B1B" w:rsidRPr="0024227A" w14:paraId="38C6C78A" w14:textId="77777777" w:rsidTr="00BD2B64">
        <w:trPr>
          <w:trHeight w:val="493"/>
        </w:trPr>
        <w:tc>
          <w:tcPr>
            <w:tcW w:w="2122" w:type="dxa"/>
            <w:vMerge/>
            <w:vAlign w:val="center"/>
            <w:hideMark/>
          </w:tcPr>
          <w:p w14:paraId="260C464C" w14:textId="77777777" w:rsidR="005F4B1B" w:rsidRPr="0024227A" w:rsidRDefault="005F4B1B" w:rsidP="00BD2B64">
            <w:pPr>
              <w:jc w:val="center"/>
              <w:rPr>
                <w:iCs/>
                <w:color w:val="404040" w:themeColor="text1" w:themeTint="BF"/>
                <w:sz w:val="16"/>
              </w:rPr>
            </w:pPr>
          </w:p>
        </w:tc>
        <w:tc>
          <w:tcPr>
            <w:tcW w:w="2126" w:type="dxa"/>
            <w:vAlign w:val="center"/>
            <w:hideMark/>
          </w:tcPr>
          <w:p w14:paraId="3FF19DA9"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Parque Industrial Textil (Becal, Calkiní).</w:t>
            </w:r>
          </w:p>
        </w:tc>
        <w:tc>
          <w:tcPr>
            <w:tcW w:w="1276" w:type="dxa"/>
            <w:vMerge/>
            <w:vAlign w:val="center"/>
            <w:hideMark/>
          </w:tcPr>
          <w:p w14:paraId="333A443F" w14:textId="77777777" w:rsidR="005F4B1B" w:rsidRPr="0024227A" w:rsidRDefault="005F4B1B" w:rsidP="00BD2B64">
            <w:pPr>
              <w:jc w:val="center"/>
              <w:rPr>
                <w:iCs/>
                <w:color w:val="404040" w:themeColor="text1" w:themeTint="BF"/>
                <w:sz w:val="16"/>
              </w:rPr>
            </w:pPr>
          </w:p>
        </w:tc>
        <w:tc>
          <w:tcPr>
            <w:tcW w:w="3826" w:type="dxa"/>
            <w:vAlign w:val="center"/>
            <w:hideMark/>
          </w:tcPr>
          <w:p w14:paraId="5D58F549"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C04_Parque_Industrial_Textil_OPMATPG_2023.shp</w:t>
            </w:r>
          </w:p>
        </w:tc>
      </w:tr>
      <w:tr w:rsidR="005F4B1B" w:rsidRPr="0024227A" w14:paraId="12E674F3" w14:textId="77777777" w:rsidTr="00BD2B64">
        <w:trPr>
          <w:trHeight w:val="493"/>
        </w:trPr>
        <w:tc>
          <w:tcPr>
            <w:tcW w:w="2122" w:type="dxa"/>
            <w:vMerge/>
            <w:vAlign w:val="center"/>
            <w:hideMark/>
          </w:tcPr>
          <w:p w14:paraId="3CE1C0B1" w14:textId="77777777" w:rsidR="005F4B1B" w:rsidRPr="0024227A" w:rsidRDefault="005F4B1B" w:rsidP="00BD2B64">
            <w:pPr>
              <w:jc w:val="center"/>
              <w:rPr>
                <w:iCs/>
                <w:color w:val="404040" w:themeColor="text1" w:themeTint="BF"/>
                <w:sz w:val="16"/>
              </w:rPr>
            </w:pPr>
          </w:p>
        </w:tc>
        <w:tc>
          <w:tcPr>
            <w:tcW w:w="2126" w:type="dxa"/>
            <w:vAlign w:val="center"/>
            <w:hideMark/>
          </w:tcPr>
          <w:p w14:paraId="3BAA0BAF"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Construcción de Plantas de Tratamiento de Aguas Residuales (PTAR)</w:t>
            </w:r>
          </w:p>
        </w:tc>
        <w:tc>
          <w:tcPr>
            <w:tcW w:w="1276" w:type="dxa"/>
            <w:vMerge/>
            <w:vAlign w:val="center"/>
            <w:hideMark/>
          </w:tcPr>
          <w:p w14:paraId="058F1A0F" w14:textId="77777777" w:rsidR="005F4B1B" w:rsidRPr="0024227A" w:rsidRDefault="005F4B1B" w:rsidP="00BD2B64">
            <w:pPr>
              <w:jc w:val="center"/>
              <w:rPr>
                <w:iCs/>
                <w:color w:val="404040" w:themeColor="text1" w:themeTint="BF"/>
                <w:sz w:val="16"/>
              </w:rPr>
            </w:pPr>
          </w:p>
        </w:tc>
        <w:tc>
          <w:tcPr>
            <w:tcW w:w="3826" w:type="dxa"/>
            <w:vAlign w:val="center"/>
            <w:hideMark/>
          </w:tcPr>
          <w:p w14:paraId="5DE770FD"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C04_Construcción_PTAR_OPMATPG_2023.shp</w:t>
            </w:r>
          </w:p>
        </w:tc>
      </w:tr>
      <w:tr w:rsidR="005F4B1B" w:rsidRPr="0024227A" w14:paraId="0C9A4C43" w14:textId="77777777" w:rsidTr="00BD2B64">
        <w:trPr>
          <w:trHeight w:val="493"/>
        </w:trPr>
        <w:tc>
          <w:tcPr>
            <w:tcW w:w="2122" w:type="dxa"/>
            <w:vMerge/>
            <w:vAlign w:val="center"/>
            <w:hideMark/>
          </w:tcPr>
          <w:p w14:paraId="2E215C5B" w14:textId="77777777" w:rsidR="005F4B1B" w:rsidRPr="0024227A" w:rsidRDefault="005F4B1B" w:rsidP="00BD2B64">
            <w:pPr>
              <w:jc w:val="center"/>
              <w:rPr>
                <w:iCs/>
                <w:color w:val="404040" w:themeColor="text1" w:themeTint="BF"/>
                <w:sz w:val="16"/>
              </w:rPr>
            </w:pPr>
          </w:p>
        </w:tc>
        <w:tc>
          <w:tcPr>
            <w:tcW w:w="2126" w:type="dxa"/>
            <w:vAlign w:val="center"/>
            <w:hideMark/>
          </w:tcPr>
          <w:p w14:paraId="50E0CCE0"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Construcción de centrales y subestaciones eléctricas</w:t>
            </w:r>
          </w:p>
        </w:tc>
        <w:tc>
          <w:tcPr>
            <w:tcW w:w="1276" w:type="dxa"/>
            <w:vMerge/>
            <w:vAlign w:val="center"/>
            <w:hideMark/>
          </w:tcPr>
          <w:p w14:paraId="5B208198" w14:textId="77777777" w:rsidR="005F4B1B" w:rsidRPr="0024227A" w:rsidRDefault="005F4B1B" w:rsidP="00BD2B64">
            <w:pPr>
              <w:jc w:val="center"/>
              <w:rPr>
                <w:iCs/>
                <w:color w:val="404040" w:themeColor="text1" w:themeTint="BF"/>
                <w:sz w:val="16"/>
              </w:rPr>
            </w:pPr>
          </w:p>
        </w:tc>
        <w:tc>
          <w:tcPr>
            <w:tcW w:w="3826" w:type="dxa"/>
            <w:vAlign w:val="center"/>
            <w:hideMark/>
          </w:tcPr>
          <w:p w14:paraId="0918845B"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C04_Construccion_centrales_y_subestaciones_electricas_OPMATPG_2023.shp</w:t>
            </w:r>
          </w:p>
        </w:tc>
      </w:tr>
      <w:tr w:rsidR="005F4B1B" w:rsidRPr="0024227A" w14:paraId="4A3D94AF" w14:textId="77777777" w:rsidTr="00BD2B64">
        <w:trPr>
          <w:trHeight w:val="493"/>
        </w:trPr>
        <w:tc>
          <w:tcPr>
            <w:tcW w:w="2122" w:type="dxa"/>
            <w:vMerge/>
            <w:vAlign w:val="center"/>
            <w:hideMark/>
          </w:tcPr>
          <w:p w14:paraId="166C5878" w14:textId="77777777" w:rsidR="005F4B1B" w:rsidRPr="0024227A" w:rsidRDefault="005F4B1B" w:rsidP="00BD2B64">
            <w:pPr>
              <w:jc w:val="center"/>
              <w:rPr>
                <w:iCs/>
                <w:color w:val="404040" w:themeColor="text1" w:themeTint="BF"/>
                <w:sz w:val="16"/>
              </w:rPr>
            </w:pPr>
          </w:p>
        </w:tc>
        <w:tc>
          <w:tcPr>
            <w:tcW w:w="2126" w:type="dxa"/>
            <w:vAlign w:val="center"/>
            <w:hideMark/>
          </w:tcPr>
          <w:p w14:paraId="558ABAED"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Libramientos carreteros (Carmen, Atasta, Champotón).</w:t>
            </w:r>
          </w:p>
        </w:tc>
        <w:tc>
          <w:tcPr>
            <w:tcW w:w="1276" w:type="dxa"/>
            <w:vMerge/>
            <w:vAlign w:val="center"/>
            <w:hideMark/>
          </w:tcPr>
          <w:p w14:paraId="4631ECF1" w14:textId="77777777" w:rsidR="005F4B1B" w:rsidRPr="0024227A" w:rsidRDefault="005F4B1B" w:rsidP="00BD2B64">
            <w:pPr>
              <w:jc w:val="center"/>
              <w:rPr>
                <w:iCs/>
                <w:color w:val="404040" w:themeColor="text1" w:themeTint="BF"/>
                <w:sz w:val="16"/>
              </w:rPr>
            </w:pPr>
          </w:p>
        </w:tc>
        <w:tc>
          <w:tcPr>
            <w:tcW w:w="3826" w:type="dxa"/>
            <w:vAlign w:val="center"/>
            <w:hideMark/>
          </w:tcPr>
          <w:p w14:paraId="045BA109"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C04_Construccion_libramientos_carreteros_OPMATPG_2023.shp</w:t>
            </w:r>
          </w:p>
        </w:tc>
      </w:tr>
      <w:tr w:rsidR="005F4B1B" w:rsidRPr="0024227A" w14:paraId="32A6A6E9" w14:textId="77777777" w:rsidTr="00BD2B64">
        <w:trPr>
          <w:trHeight w:val="493"/>
        </w:trPr>
        <w:tc>
          <w:tcPr>
            <w:tcW w:w="2122" w:type="dxa"/>
            <w:vMerge/>
            <w:vAlign w:val="center"/>
            <w:hideMark/>
          </w:tcPr>
          <w:p w14:paraId="377DE32E" w14:textId="77777777" w:rsidR="005F4B1B" w:rsidRPr="0024227A" w:rsidRDefault="005F4B1B" w:rsidP="00BD2B64">
            <w:pPr>
              <w:jc w:val="center"/>
              <w:rPr>
                <w:iCs/>
                <w:color w:val="404040" w:themeColor="text1" w:themeTint="BF"/>
                <w:sz w:val="16"/>
              </w:rPr>
            </w:pPr>
          </w:p>
        </w:tc>
        <w:tc>
          <w:tcPr>
            <w:tcW w:w="2126" w:type="dxa"/>
            <w:vAlign w:val="center"/>
            <w:hideMark/>
          </w:tcPr>
          <w:p w14:paraId="73811ADF"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Mejoramiento de la conectividad del Corredor Puebla Progreso</w:t>
            </w:r>
          </w:p>
        </w:tc>
        <w:tc>
          <w:tcPr>
            <w:tcW w:w="1276" w:type="dxa"/>
            <w:vMerge/>
            <w:vAlign w:val="center"/>
            <w:hideMark/>
          </w:tcPr>
          <w:p w14:paraId="3AF0E1EF" w14:textId="77777777" w:rsidR="005F4B1B" w:rsidRPr="0024227A" w:rsidRDefault="005F4B1B" w:rsidP="00BD2B64">
            <w:pPr>
              <w:jc w:val="center"/>
              <w:rPr>
                <w:iCs/>
                <w:color w:val="404040" w:themeColor="text1" w:themeTint="BF"/>
                <w:sz w:val="16"/>
              </w:rPr>
            </w:pPr>
          </w:p>
        </w:tc>
        <w:tc>
          <w:tcPr>
            <w:tcW w:w="3826" w:type="dxa"/>
            <w:vAlign w:val="center"/>
            <w:hideMark/>
          </w:tcPr>
          <w:p w14:paraId="461870A8"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C04_Mejoramiento_conectividad_Corredor_Puebla-Progreso_OPMATPG_2023.shp</w:t>
            </w:r>
          </w:p>
        </w:tc>
      </w:tr>
      <w:tr w:rsidR="005F4B1B" w:rsidRPr="0024227A" w14:paraId="5D7B5A62" w14:textId="77777777" w:rsidTr="00BD2B64">
        <w:trPr>
          <w:trHeight w:val="493"/>
        </w:trPr>
        <w:tc>
          <w:tcPr>
            <w:tcW w:w="2122" w:type="dxa"/>
            <w:vMerge/>
            <w:vAlign w:val="center"/>
            <w:hideMark/>
          </w:tcPr>
          <w:p w14:paraId="3E5E163B" w14:textId="77777777" w:rsidR="005F4B1B" w:rsidRPr="0024227A" w:rsidRDefault="005F4B1B" w:rsidP="00BD2B64">
            <w:pPr>
              <w:jc w:val="center"/>
              <w:rPr>
                <w:iCs/>
                <w:color w:val="404040" w:themeColor="text1" w:themeTint="BF"/>
                <w:sz w:val="16"/>
              </w:rPr>
            </w:pPr>
          </w:p>
        </w:tc>
        <w:tc>
          <w:tcPr>
            <w:tcW w:w="2126" w:type="dxa"/>
            <w:vAlign w:val="center"/>
            <w:hideMark/>
          </w:tcPr>
          <w:p w14:paraId="3A87AA41"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Transporte fluvial (Río Palizada).</w:t>
            </w:r>
          </w:p>
        </w:tc>
        <w:tc>
          <w:tcPr>
            <w:tcW w:w="1276" w:type="dxa"/>
            <w:vMerge/>
            <w:vAlign w:val="center"/>
            <w:hideMark/>
          </w:tcPr>
          <w:p w14:paraId="019B4AC5" w14:textId="77777777" w:rsidR="005F4B1B" w:rsidRPr="0024227A" w:rsidRDefault="005F4B1B" w:rsidP="00BD2B64">
            <w:pPr>
              <w:jc w:val="center"/>
              <w:rPr>
                <w:iCs/>
                <w:color w:val="404040" w:themeColor="text1" w:themeTint="BF"/>
                <w:sz w:val="16"/>
              </w:rPr>
            </w:pPr>
          </w:p>
        </w:tc>
        <w:tc>
          <w:tcPr>
            <w:tcW w:w="3826" w:type="dxa"/>
            <w:vAlign w:val="center"/>
            <w:hideMark/>
          </w:tcPr>
          <w:p w14:paraId="3D902229"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CO4_Transporte_fluvial_rio_Palizada_INEGI_2008.shp</w:t>
            </w:r>
          </w:p>
        </w:tc>
      </w:tr>
      <w:tr w:rsidR="005F4B1B" w:rsidRPr="0024227A" w14:paraId="4789F2B0" w14:textId="77777777" w:rsidTr="00BD2B64">
        <w:trPr>
          <w:trHeight w:val="493"/>
        </w:trPr>
        <w:tc>
          <w:tcPr>
            <w:tcW w:w="2122" w:type="dxa"/>
            <w:vMerge/>
            <w:vAlign w:val="center"/>
            <w:hideMark/>
          </w:tcPr>
          <w:p w14:paraId="60473E96" w14:textId="77777777" w:rsidR="005F4B1B" w:rsidRPr="0024227A" w:rsidRDefault="005F4B1B" w:rsidP="00BD2B64">
            <w:pPr>
              <w:jc w:val="center"/>
              <w:rPr>
                <w:iCs/>
                <w:color w:val="404040" w:themeColor="text1" w:themeTint="BF"/>
                <w:sz w:val="16"/>
              </w:rPr>
            </w:pPr>
          </w:p>
        </w:tc>
        <w:tc>
          <w:tcPr>
            <w:tcW w:w="2126" w:type="dxa"/>
            <w:vAlign w:val="center"/>
            <w:hideMark/>
          </w:tcPr>
          <w:p w14:paraId="2838EA4B"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Estudio de ingenierías básicas para transporte de carga de API</w:t>
            </w:r>
          </w:p>
          <w:p w14:paraId="2A810502"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Seybaplaya a estación de Tren Maya de Campeche</w:t>
            </w:r>
          </w:p>
        </w:tc>
        <w:tc>
          <w:tcPr>
            <w:tcW w:w="1276" w:type="dxa"/>
            <w:vMerge/>
            <w:vAlign w:val="center"/>
            <w:hideMark/>
          </w:tcPr>
          <w:p w14:paraId="32A9D553" w14:textId="77777777" w:rsidR="005F4B1B" w:rsidRPr="0024227A" w:rsidRDefault="005F4B1B" w:rsidP="00BD2B64">
            <w:pPr>
              <w:jc w:val="center"/>
              <w:rPr>
                <w:iCs/>
                <w:color w:val="404040" w:themeColor="text1" w:themeTint="BF"/>
                <w:sz w:val="16"/>
              </w:rPr>
            </w:pPr>
          </w:p>
        </w:tc>
        <w:tc>
          <w:tcPr>
            <w:tcW w:w="3826" w:type="dxa"/>
            <w:vAlign w:val="center"/>
          </w:tcPr>
          <w:p w14:paraId="3869A273"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C04_Estudio_de_ingenierias_basicas_para_transporte_de_carga_OPMATPG_2023.dbf</w:t>
            </w:r>
          </w:p>
        </w:tc>
      </w:tr>
      <w:tr w:rsidR="005F4B1B" w:rsidRPr="0024227A" w14:paraId="5D324B72" w14:textId="77777777" w:rsidTr="00BD2B64">
        <w:tc>
          <w:tcPr>
            <w:tcW w:w="9350" w:type="dxa"/>
            <w:gridSpan w:val="4"/>
            <w:shd w:val="clear" w:color="auto" w:fill="156082" w:themeFill="accent1"/>
            <w:vAlign w:val="center"/>
            <w:hideMark/>
          </w:tcPr>
          <w:p w14:paraId="12302CC5"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Analítico</w:t>
            </w:r>
          </w:p>
        </w:tc>
      </w:tr>
      <w:tr w:rsidR="005F4B1B" w:rsidRPr="0024227A" w14:paraId="77CB8970" w14:textId="77777777" w:rsidTr="00BD2B64">
        <w:tc>
          <w:tcPr>
            <w:tcW w:w="5524" w:type="dxa"/>
            <w:gridSpan w:val="3"/>
            <w:shd w:val="clear" w:color="auto" w:fill="156082" w:themeFill="accent1"/>
            <w:vAlign w:val="center"/>
            <w:hideMark/>
          </w:tcPr>
          <w:p w14:paraId="6D8531FF"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Crecimiento urbano PDU</w:t>
            </w:r>
          </w:p>
        </w:tc>
        <w:tc>
          <w:tcPr>
            <w:tcW w:w="3826" w:type="dxa"/>
            <w:shd w:val="clear" w:color="auto" w:fill="156082" w:themeFill="accent1"/>
            <w:vAlign w:val="center"/>
            <w:hideMark/>
          </w:tcPr>
          <w:p w14:paraId="29DBFED2" w14:textId="77777777" w:rsidR="005F4B1B" w:rsidRPr="0024227A" w:rsidRDefault="005F4B1B" w:rsidP="00BD2B64">
            <w:pPr>
              <w:spacing w:line="259" w:lineRule="auto"/>
              <w:jc w:val="center"/>
              <w:rPr>
                <w:b/>
                <w:bCs/>
                <w:color w:val="FFFFFF" w:themeColor="background1"/>
                <w:szCs w:val="18"/>
              </w:rPr>
            </w:pPr>
            <w:r w:rsidRPr="0024227A">
              <w:rPr>
                <w:b/>
                <w:bCs/>
                <w:color w:val="FFFFFF" w:themeColor="background1"/>
                <w:szCs w:val="18"/>
              </w:rPr>
              <w:t>Superficie del territorio</w:t>
            </w:r>
          </w:p>
        </w:tc>
      </w:tr>
      <w:tr w:rsidR="005F4B1B" w:rsidRPr="0024227A" w14:paraId="24CC543F" w14:textId="77777777" w:rsidTr="00BD2B64">
        <w:tc>
          <w:tcPr>
            <w:tcW w:w="5524" w:type="dxa"/>
            <w:gridSpan w:val="3"/>
            <w:vAlign w:val="center"/>
            <w:hideMark/>
          </w:tcPr>
          <w:p w14:paraId="56649502"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KM</w:t>
            </w:r>
            <w:r w:rsidRPr="0024227A">
              <w:rPr>
                <w:iCs/>
                <w:color w:val="404040" w:themeColor="text1" w:themeTint="BF"/>
                <w:sz w:val="16"/>
                <w:vertAlign w:val="superscript"/>
              </w:rPr>
              <w:t>2</w:t>
            </w:r>
          </w:p>
        </w:tc>
        <w:tc>
          <w:tcPr>
            <w:tcW w:w="3826" w:type="dxa"/>
            <w:vAlign w:val="center"/>
            <w:hideMark/>
          </w:tcPr>
          <w:p w14:paraId="6BB5495D"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114.14 km²</w:t>
            </w:r>
          </w:p>
        </w:tc>
      </w:tr>
      <w:tr w:rsidR="005F4B1B" w:rsidRPr="0024227A" w14:paraId="4D6017B7" w14:textId="77777777" w:rsidTr="00BD2B64">
        <w:tc>
          <w:tcPr>
            <w:tcW w:w="5524" w:type="dxa"/>
            <w:gridSpan w:val="3"/>
            <w:vAlign w:val="center"/>
            <w:hideMark/>
          </w:tcPr>
          <w:p w14:paraId="4DC8B83F"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w:t>
            </w:r>
          </w:p>
        </w:tc>
        <w:tc>
          <w:tcPr>
            <w:tcW w:w="3826" w:type="dxa"/>
            <w:vAlign w:val="center"/>
            <w:hideMark/>
          </w:tcPr>
          <w:p w14:paraId="28512E0B" w14:textId="77777777" w:rsidR="005F4B1B" w:rsidRPr="0024227A" w:rsidRDefault="005F4B1B" w:rsidP="00BD2B64">
            <w:pPr>
              <w:jc w:val="center"/>
              <w:rPr>
                <w:iCs/>
                <w:color w:val="404040" w:themeColor="text1" w:themeTint="BF"/>
                <w:sz w:val="16"/>
              </w:rPr>
            </w:pPr>
            <w:r w:rsidRPr="0024227A">
              <w:rPr>
                <w:iCs/>
                <w:color w:val="404040" w:themeColor="text1" w:themeTint="BF"/>
                <w:sz w:val="16"/>
              </w:rPr>
              <w:t>0.2%</w:t>
            </w:r>
          </w:p>
        </w:tc>
      </w:tr>
    </w:tbl>
    <w:p w14:paraId="7A7A9866" w14:textId="77777777" w:rsidR="005F4B1B" w:rsidRPr="00A75EE5" w:rsidRDefault="005F4B1B" w:rsidP="005F4B1B">
      <w:pPr>
        <w:rPr>
          <w:i/>
          <w:iCs/>
          <w:color w:val="404040" w:themeColor="text1" w:themeTint="BF"/>
          <w:sz w:val="16"/>
        </w:rPr>
      </w:pPr>
      <w:r w:rsidRPr="002E387E">
        <w:rPr>
          <w:rStyle w:val="nfasissutil"/>
        </w:rPr>
        <w:t>Fuente: Elaboración propia</w:t>
      </w:r>
    </w:p>
    <w:p w14:paraId="4C3587DA" w14:textId="77777777" w:rsidR="005F4B1B" w:rsidRDefault="005F4B1B" w:rsidP="005F4B1B">
      <w:pPr>
        <w:pStyle w:val="Descripcin"/>
        <w:keepNext/>
        <w:spacing w:after="0"/>
        <w:jc w:val="center"/>
      </w:pPr>
      <w:r>
        <w:lastRenderedPageBreak/>
        <w:t xml:space="preserve">Figura </w:t>
      </w:r>
      <w:r>
        <w:fldChar w:fldCharType="begin"/>
      </w:r>
      <w:r>
        <w:instrText xml:space="preserve"> SEQ Figura \* ARABIC </w:instrText>
      </w:r>
      <w:r>
        <w:fldChar w:fldCharType="separate"/>
      </w:r>
      <w:r>
        <w:rPr>
          <w:noProof/>
        </w:rPr>
        <w:t>39</w:t>
      </w:r>
      <w:r>
        <w:rPr>
          <w:noProof/>
        </w:rPr>
        <w:fldChar w:fldCharType="end"/>
      </w:r>
      <w:r>
        <w:t xml:space="preserve"> Mapa base del monitor del Modelo de Ordenamiento Territorial</w:t>
      </w:r>
    </w:p>
    <w:p w14:paraId="3CA98758" w14:textId="77777777" w:rsidR="005F4B1B" w:rsidRDefault="005F4B1B" w:rsidP="005F4B1B">
      <w:pPr>
        <w:spacing w:after="0"/>
        <w:jc w:val="center"/>
        <w:rPr>
          <w:rStyle w:val="nfasissutil"/>
        </w:rPr>
      </w:pPr>
      <w:r>
        <w:rPr>
          <w:i/>
          <w:iCs/>
          <w:noProof/>
          <w:color w:val="404040" w:themeColor="text1" w:themeTint="BF"/>
          <w:sz w:val="16"/>
        </w:rPr>
        <w:drawing>
          <wp:inline distT="0" distB="0" distL="0" distR="0" wp14:anchorId="19CADBA5" wp14:editId="16590A35">
            <wp:extent cx="5942274" cy="4201795"/>
            <wp:effectExtent l="0" t="0" r="1905" b="8255"/>
            <wp:docPr id="899425045" name="Imagen 16"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4765" name="Imagen 16" descr="Map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2274" cy="4201795"/>
                    </a:xfrm>
                    <a:prstGeom prst="rect">
                      <a:avLst/>
                    </a:prstGeom>
                  </pic:spPr>
                </pic:pic>
              </a:graphicData>
            </a:graphic>
          </wp:inline>
        </w:drawing>
      </w:r>
    </w:p>
    <w:p w14:paraId="4EBA09F1" w14:textId="77777777" w:rsidR="005F4B1B" w:rsidRDefault="005F4B1B" w:rsidP="005F4B1B">
      <w:pPr>
        <w:jc w:val="center"/>
        <w:rPr>
          <w:rStyle w:val="nfasissutil"/>
        </w:rPr>
      </w:pPr>
      <w:r w:rsidRPr="002E387E">
        <w:rPr>
          <w:rStyle w:val="nfasissutil"/>
        </w:rPr>
        <w:t>Fuente: Elaboración propia</w:t>
      </w:r>
    </w:p>
    <w:p w14:paraId="521C4D9F" w14:textId="77777777" w:rsidR="005F4B1B" w:rsidRDefault="005F4B1B" w:rsidP="005F4B1B">
      <w:pPr>
        <w:pStyle w:val="Ttulo6"/>
        <w:rPr>
          <w:lang w:val="es-ES"/>
        </w:rPr>
      </w:pPr>
      <w:r>
        <w:rPr>
          <w:lang w:val="es-ES"/>
        </w:rPr>
        <w:t>Usos de suelo y densidades</w:t>
      </w:r>
    </w:p>
    <w:p w14:paraId="22DABC42" w14:textId="77777777" w:rsidR="005F4B1B" w:rsidRPr="00167670" w:rsidRDefault="005F4B1B" w:rsidP="005F4B1B">
      <w:pPr>
        <w:rPr>
          <w:lang w:val="es-ES"/>
        </w:rPr>
      </w:pPr>
      <w:r w:rsidRPr="004C3584">
        <w:rPr>
          <w:lang w:val="es-ES"/>
        </w:rPr>
        <w:t xml:space="preserve">Este módulo constituye el componente encargado de administrar la información normativa relacionada con los usos del suelo, densidades, compatibilidades y restricciones territoriales. Su diseño define la estructura del catálogo normativo, las reglas de consulta, el control de versiones y los mecanismos que permitirán mantener actualizada la información conforme </w:t>
      </w:r>
      <w:r>
        <w:rPr>
          <w:lang w:val="es-ES"/>
        </w:rPr>
        <w:t xml:space="preserve">se anexen y </w:t>
      </w:r>
      <w:r w:rsidRPr="004C3584">
        <w:rPr>
          <w:lang w:val="es-ES"/>
        </w:rPr>
        <w:t>evolucionen los instrumentos de ordenamiento territorial</w:t>
      </w:r>
      <w:r>
        <w:rPr>
          <w:lang w:val="es-ES"/>
        </w:rPr>
        <w:t xml:space="preserve">. Se </w:t>
      </w:r>
      <w:r w:rsidRPr="004C3584">
        <w:rPr>
          <w:lang w:val="es-ES"/>
        </w:rPr>
        <w:t xml:space="preserve">establece las relaciones entre la información normativa y la cartografía oficial, </w:t>
      </w:r>
      <w:r>
        <w:rPr>
          <w:lang w:val="es-ES"/>
        </w:rPr>
        <w:t xml:space="preserve">a partir de la ficha técnica única, </w:t>
      </w:r>
      <w:r w:rsidRPr="004C3584">
        <w:rPr>
          <w:lang w:val="es-ES"/>
        </w:rPr>
        <w:t xml:space="preserve">permitiendo </w:t>
      </w:r>
      <w:r>
        <w:rPr>
          <w:lang w:val="es-ES"/>
        </w:rPr>
        <w:t xml:space="preserve">realizar </w:t>
      </w:r>
      <w:r w:rsidRPr="004C3584">
        <w:rPr>
          <w:lang w:val="es-ES"/>
        </w:rPr>
        <w:t xml:space="preserve">consultas territoriales integradas y facilitando la </w:t>
      </w:r>
      <w:r>
        <w:rPr>
          <w:lang w:val="es-ES"/>
        </w:rPr>
        <w:t>accesibilidad de los instrumentos.</w:t>
      </w:r>
    </w:p>
    <w:p w14:paraId="7E9F9B55" w14:textId="77777777" w:rsidR="0046169D" w:rsidRDefault="0046169D"/>
    <w:sectPr w:rsidR="004616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D7202E6"/>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85580C9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913396"/>
    <w:multiLevelType w:val="multilevel"/>
    <w:tmpl w:val="91D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3285"/>
    <w:multiLevelType w:val="hybridMultilevel"/>
    <w:tmpl w:val="96885E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4058C1"/>
    <w:multiLevelType w:val="multilevel"/>
    <w:tmpl w:val="55D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D791E"/>
    <w:multiLevelType w:val="multilevel"/>
    <w:tmpl w:val="7A9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66D5A"/>
    <w:multiLevelType w:val="multilevel"/>
    <w:tmpl w:val="E5F2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971E1"/>
    <w:multiLevelType w:val="multilevel"/>
    <w:tmpl w:val="0B62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C4E10"/>
    <w:multiLevelType w:val="hybridMultilevel"/>
    <w:tmpl w:val="6E6EE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EE766D9"/>
    <w:multiLevelType w:val="multilevel"/>
    <w:tmpl w:val="DE5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5330B"/>
    <w:multiLevelType w:val="multilevel"/>
    <w:tmpl w:val="C49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73972"/>
    <w:multiLevelType w:val="multilevel"/>
    <w:tmpl w:val="2E8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25ECF"/>
    <w:multiLevelType w:val="multilevel"/>
    <w:tmpl w:val="C738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40A75"/>
    <w:multiLevelType w:val="multilevel"/>
    <w:tmpl w:val="D87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76CBE"/>
    <w:multiLevelType w:val="multilevel"/>
    <w:tmpl w:val="E6F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B34D4"/>
    <w:multiLevelType w:val="multilevel"/>
    <w:tmpl w:val="D5B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61DE7"/>
    <w:multiLevelType w:val="multilevel"/>
    <w:tmpl w:val="CDC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92399"/>
    <w:multiLevelType w:val="multilevel"/>
    <w:tmpl w:val="C1E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70EB2"/>
    <w:multiLevelType w:val="multilevel"/>
    <w:tmpl w:val="F49A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86CBB"/>
    <w:multiLevelType w:val="multilevel"/>
    <w:tmpl w:val="423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21811"/>
    <w:multiLevelType w:val="multilevel"/>
    <w:tmpl w:val="DE4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621E6"/>
    <w:multiLevelType w:val="multilevel"/>
    <w:tmpl w:val="A38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326E9"/>
    <w:multiLevelType w:val="multilevel"/>
    <w:tmpl w:val="CD4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261A4"/>
    <w:multiLevelType w:val="multilevel"/>
    <w:tmpl w:val="230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5665E"/>
    <w:multiLevelType w:val="multilevel"/>
    <w:tmpl w:val="D5D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25B51"/>
    <w:multiLevelType w:val="multilevel"/>
    <w:tmpl w:val="DA1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B2E32"/>
    <w:multiLevelType w:val="multilevel"/>
    <w:tmpl w:val="D4F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30F38"/>
    <w:multiLevelType w:val="multilevel"/>
    <w:tmpl w:val="0BE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84921"/>
    <w:multiLevelType w:val="multilevel"/>
    <w:tmpl w:val="5E1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F37A3C"/>
    <w:multiLevelType w:val="multilevel"/>
    <w:tmpl w:val="306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64441"/>
    <w:multiLevelType w:val="multilevel"/>
    <w:tmpl w:val="4C1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F30F8"/>
    <w:multiLevelType w:val="multilevel"/>
    <w:tmpl w:val="CFA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161B7"/>
    <w:multiLevelType w:val="multilevel"/>
    <w:tmpl w:val="E7C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0A3FAB"/>
    <w:multiLevelType w:val="hybridMultilevel"/>
    <w:tmpl w:val="A0AA3A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E672DE2"/>
    <w:multiLevelType w:val="hybridMultilevel"/>
    <w:tmpl w:val="CFCC4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EEA4DE1"/>
    <w:multiLevelType w:val="multilevel"/>
    <w:tmpl w:val="08B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C5FDA"/>
    <w:multiLevelType w:val="multilevel"/>
    <w:tmpl w:val="EC9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605A93"/>
    <w:multiLevelType w:val="multilevel"/>
    <w:tmpl w:val="E4F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515697"/>
    <w:multiLevelType w:val="multilevel"/>
    <w:tmpl w:val="44A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265FC4"/>
    <w:multiLevelType w:val="multilevel"/>
    <w:tmpl w:val="417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B4A6F"/>
    <w:multiLevelType w:val="multilevel"/>
    <w:tmpl w:val="7C8E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77FED"/>
    <w:multiLevelType w:val="multilevel"/>
    <w:tmpl w:val="1CE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316D4"/>
    <w:multiLevelType w:val="multilevel"/>
    <w:tmpl w:val="CA60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5F5024"/>
    <w:multiLevelType w:val="hybridMultilevel"/>
    <w:tmpl w:val="8B8E30EE"/>
    <w:lvl w:ilvl="0" w:tplc="5010D010">
      <w:start w:val="1"/>
      <w:numFmt w:val="upperRoman"/>
      <w:pStyle w:val="Sinespaciado"/>
      <w:lvlText w:val="%1"/>
      <w:lvlJc w:val="righ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29052F"/>
    <w:multiLevelType w:val="multilevel"/>
    <w:tmpl w:val="2438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654C1"/>
    <w:multiLevelType w:val="multilevel"/>
    <w:tmpl w:val="5D2E0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312A90"/>
    <w:multiLevelType w:val="multilevel"/>
    <w:tmpl w:val="1AF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C52E48"/>
    <w:multiLevelType w:val="hybridMultilevel"/>
    <w:tmpl w:val="8EF495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75A2D38"/>
    <w:multiLevelType w:val="multilevel"/>
    <w:tmpl w:val="EF8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778C2"/>
    <w:multiLevelType w:val="multilevel"/>
    <w:tmpl w:val="F710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86B56"/>
    <w:multiLevelType w:val="hybridMultilevel"/>
    <w:tmpl w:val="4FA6297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1" w15:restartNumberingAfterBreak="0">
    <w:nsid w:val="6C7F22C0"/>
    <w:multiLevelType w:val="hybridMultilevel"/>
    <w:tmpl w:val="986258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CF70A2C"/>
    <w:multiLevelType w:val="multilevel"/>
    <w:tmpl w:val="D2E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E2F6D"/>
    <w:multiLevelType w:val="multilevel"/>
    <w:tmpl w:val="525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73351"/>
    <w:multiLevelType w:val="hybridMultilevel"/>
    <w:tmpl w:val="D07E2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8424E4E"/>
    <w:multiLevelType w:val="multilevel"/>
    <w:tmpl w:val="BD2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1D1D12"/>
    <w:multiLevelType w:val="multilevel"/>
    <w:tmpl w:val="EDE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D4193"/>
    <w:multiLevelType w:val="multilevel"/>
    <w:tmpl w:val="2FB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47CD8"/>
    <w:multiLevelType w:val="multilevel"/>
    <w:tmpl w:val="575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E7337"/>
    <w:multiLevelType w:val="hybridMultilevel"/>
    <w:tmpl w:val="C2B676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7EDD3F73"/>
    <w:multiLevelType w:val="multilevel"/>
    <w:tmpl w:val="F66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970728">
    <w:abstractNumId w:val="43"/>
  </w:num>
  <w:num w:numId="2" w16cid:durableId="1978022024">
    <w:abstractNumId w:val="50"/>
  </w:num>
  <w:num w:numId="3" w16cid:durableId="1882939282">
    <w:abstractNumId w:val="19"/>
  </w:num>
  <w:num w:numId="4" w16cid:durableId="1090082025">
    <w:abstractNumId w:val="31"/>
  </w:num>
  <w:num w:numId="5" w16cid:durableId="2141606106">
    <w:abstractNumId w:val="13"/>
  </w:num>
  <w:num w:numId="6" w16cid:durableId="1969160278">
    <w:abstractNumId w:val="9"/>
  </w:num>
  <w:num w:numId="7" w16cid:durableId="670639792">
    <w:abstractNumId w:val="4"/>
  </w:num>
  <w:num w:numId="8" w16cid:durableId="1188907891">
    <w:abstractNumId w:val="53"/>
  </w:num>
  <w:num w:numId="9" w16cid:durableId="22486595">
    <w:abstractNumId w:val="37"/>
  </w:num>
  <w:num w:numId="10" w16cid:durableId="1862623148">
    <w:abstractNumId w:val="27"/>
  </w:num>
  <w:num w:numId="11" w16cid:durableId="1726297668">
    <w:abstractNumId w:val="16"/>
  </w:num>
  <w:num w:numId="12" w16cid:durableId="1330402229">
    <w:abstractNumId w:val="2"/>
  </w:num>
  <w:num w:numId="13" w16cid:durableId="640963907">
    <w:abstractNumId w:val="14"/>
  </w:num>
  <w:num w:numId="14" w16cid:durableId="378240004">
    <w:abstractNumId w:val="54"/>
  </w:num>
  <w:num w:numId="15" w16cid:durableId="1075740149">
    <w:abstractNumId w:val="57"/>
  </w:num>
  <w:num w:numId="16" w16cid:durableId="1770588737">
    <w:abstractNumId w:val="60"/>
  </w:num>
  <w:num w:numId="17" w16cid:durableId="950671837">
    <w:abstractNumId w:val="48"/>
  </w:num>
  <w:num w:numId="18" w16cid:durableId="616107956">
    <w:abstractNumId w:val="21"/>
  </w:num>
  <w:num w:numId="19" w16cid:durableId="1699307074">
    <w:abstractNumId w:val="41"/>
  </w:num>
  <w:num w:numId="20" w16cid:durableId="1380202436">
    <w:abstractNumId w:val="42"/>
  </w:num>
  <w:num w:numId="21" w16cid:durableId="974792643">
    <w:abstractNumId w:val="24"/>
  </w:num>
  <w:num w:numId="22" w16cid:durableId="98725563">
    <w:abstractNumId w:val="12"/>
  </w:num>
  <w:num w:numId="23" w16cid:durableId="816336285">
    <w:abstractNumId w:val="32"/>
  </w:num>
  <w:num w:numId="24" w16cid:durableId="1120077375">
    <w:abstractNumId w:val="38"/>
  </w:num>
  <w:num w:numId="25" w16cid:durableId="1812482530">
    <w:abstractNumId w:val="30"/>
  </w:num>
  <w:num w:numId="26" w16cid:durableId="1839224383">
    <w:abstractNumId w:val="45"/>
  </w:num>
  <w:num w:numId="27" w16cid:durableId="1860267573">
    <w:abstractNumId w:val="6"/>
  </w:num>
  <w:num w:numId="28" w16cid:durableId="857889432">
    <w:abstractNumId w:val="46"/>
  </w:num>
  <w:num w:numId="29" w16cid:durableId="583102383">
    <w:abstractNumId w:val="58"/>
  </w:num>
  <w:num w:numId="30" w16cid:durableId="2004893675">
    <w:abstractNumId w:val="15"/>
  </w:num>
  <w:num w:numId="31" w16cid:durableId="176122090">
    <w:abstractNumId w:val="17"/>
  </w:num>
  <w:num w:numId="32" w16cid:durableId="2049648814">
    <w:abstractNumId w:val="18"/>
  </w:num>
  <w:num w:numId="33" w16cid:durableId="96877512">
    <w:abstractNumId w:val="36"/>
  </w:num>
  <w:num w:numId="34" w16cid:durableId="1755780583">
    <w:abstractNumId w:val="40"/>
  </w:num>
  <w:num w:numId="35" w16cid:durableId="1504860206">
    <w:abstractNumId w:val="55"/>
  </w:num>
  <w:num w:numId="36" w16cid:durableId="1924532626">
    <w:abstractNumId w:val="52"/>
  </w:num>
  <w:num w:numId="37" w16cid:durableId="1063068382">
    <w:abstractNumId w:val="22"/>
  </w:num>
  <w:num w:numId="38" w16cid:durableId="350569761">
    <w:abstractNumId w:val="29"/>
  </w:num>
  <w:num w:numId="39" w16cid:durableId="536239376">
    <w:abstractNumId w:val="56"/>
  </w:num>
  <w:num w:numId="40" w16cid:durableId="1982079886">
    <w:abstractNumId w:val="11"/>
  </w:num>
  <w:num w:numId="41" w16cid:durableId="1607735233">
    <w:abstractNumId w:val="7"/>
  </w:num>
  <w:num w:numId="42" w16cid:durableId="1307053527">
    <w:abstractNumId w:val="10"/>
  </w:num>
  <w:num w:numId="43" w16cid:durableId="587740045">
    <w:abstractNumId w:val="25"/>
  </w:num>
  <w:num w:numId="44" w16cid:durableId="227543453">
    <w:abstractNumId w:val="39"/>
  </w:num>
  <w:num w:numId="45" w16cid:durableId="2046782759">
    <w:abstractNumId w:val="49"/>
  </w:num>
  <w:num w:numId="46" w16cid:durableId="1002584080">
    <w:abstractNumId w:val="20"/>
  </w:num>
  <w:num w:numId="47" w16cid:durableId="129566035">
    <w:abstractNumId w:val="44"/>
  </w:num>
  <w:num w:numId="48" w16cid:durableId="78186827">
    <w:abstractNumId w:val="26"/>
  </w:num>
  <w:num w:numId="49" w16cid:durableId="1005938766">
    <w:abstractNumId w:val="5"/>
  </w:num>
  <w:num w:numId="50" w16cid:durableId="1058434971">
    <w:abstractNumId w:val="35"/>
  </w:num>
  <w:num w:numId="51" w16cid:durableId="89393698">
    <w:abstractNumId w:val="23"/>
  </w:num>
  <w:num w:numId="52" w16cid:durableId="1622493959">
    <w:abstractNumId w:val="28"/>
  </w:num>
  <w:num w:numId="53" w16cid:durableId="932472698">
    <w:abstractNumId w:val="8"/>
  </w:num>
  <w:num w:numId="54" w16cid:durableId="2066180534">
    <w:abstractNumId w:val="33"/>
  </w:num>
  <w:num w:numId="55" w16cid:durableId="687877132">
    <w:abstractNumId w:val="3"/>
  </w:num>
  <w:num w:numId="56" w16cid:durableId="1581207419">
    <w:abstractNumId w:val="51"/>
  </w:num>
  <w:num w:numId="57" w16cid:durableId="1464688014">
    <w:abstractNumId w:val="47"/>
  </w:num>
  <w:num w:numId="58" w16cid:durableId="1248421222">
    <w:abstractNumId w:val="34"/>
  </w:num>
  <w:num w:numId="59" w16cid:durableId="739714373">
    <w:abstractNumId w:val="59"/>
  </w:num>
  <w:num w:numId="60" w16cid:durableId="878787038">
    <w:abstractNumId w:val="1"/>
  </w:num>
  <w:num w:numId="61" w16cid:durableId="1876892276">
    <w:abstractNumId w:val="0"/>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jandra Guzmán Nuricumbo">
    <w15:presenceInfo w15:providerId="Windows Live" w15:userId="8ff01f78931f25ed"/>
  </w15:person>
  <w15:person w15:author="Elsa PP">
    <w15:presenceInfo w15:providerId="Windows Live" w15:userId="9c455679342d9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1B"/>
    <w:rsid w:val="0046169D"/>
    <w:rsid w:val="005F4B1B"/>
    <w:rsid w:val="009A1214"/>
    <w:rsid w:val="009F1DC8"/>
    <w:rsid w:val="00AF3E71"/>
    <w:rsid w:val="00CF03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1C5E"/>
  <w15:chartTrackingRefBased/>
  <w15:docId w15:val="{F1A82D40-122D-4608-8297-B79F4181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B1B"/>
    <w:pPr>
      <w:spacing w:line="240" w:lineRule="auto"/>
      <w:jc w:val="both"/>
    </w:pPr>
    <w:rPr>
      <w:rFonts w:ascii="Montserrat" w:hAnsi="Montserrat"/>
      <w:kern w:val="0"/>
      <w:sz w:val="18"/>
      <w:szCs w:val="22"/>
    </w:rPr>
  </w:style>
  <w:style w:type="paragraph" w:styleId="Ttulo1">
    <w:name w:val="heading 1"/>
    <w:basedOn w:val="Normal"/>
    <w:next w:val="Normal"/>
    <w:link w:val="Ttulo1Car"/>
    <w:uiPriority w:val="9"/>
    <w:qFormat/>
    <w:rsid w:val="005F4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4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F4B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F4B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F4B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5F4B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5F4B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5F4B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5F4B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4B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4B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F4B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F4B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F4B1B"/>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5F4B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5F4B1B"/>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5F4B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5F4B1B"/>
    <w:rPr>
      <w:rFonts w:eastAsiaTheme="majorEastAsia" w:cstheme="majorBidi"/>
      <w:color w:val="272727" w:themeColor="text1" w:themeTint="D8"/>
    </w:rPr>
  </w:style>
  <w:style w:type="paragraph" w:styleId="Ttulo">
    <w:name w:val="Title"/>
    <w:basedOn w:val="Normal"/>
    <w:next w:val="Normal"/>
    <w:link w:val="TtuloCar"/>
    <w:uiPriority w:val="10"/>
    <w:qFormat/>
    <w:rsid w:val="005F4B1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B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4B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4B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4B1B"/>
    <w:pPr>
      <w:spacing w:before="160"/>
      <w:jc w:val="center"/>
    </w:pPr>
    <w:rPr>
      <w:i/>
      <w:iCs/>
      <w:color w:val="404040" w:themeColor="text1" w:themeTint="BF"/>
    </w:rPr>
  </w:style>
  <w:style w:type="character" w:customStyle="1" w:styleId="CitaCar">
    <w:name w:val="Cita Car"/>
    <w:basedOn w:val="Fuentedeprrafopredeter"/>
    <w:link w:val="Cita"/>
    <w:uiPriority w:val="29"/>
    <w:rsid w:val="005F4B1B"/>
    <w:rPr>
      <w:i/>
      <w:iCs/>
      <w:color w:val="404040" w:themeColor="text1" w:themeTint="BF"/>
    </w:rPr>
  </w:style>
  <w:style w:type="paragraph" w:styleId="Prrafodelista">
    <w:name w:val="List Paragraph"/>
    <w:basedOn w:val="Normal"/>
    <w:uiPriority w:val="34"/>
    <w:qFormat/>
    <w:rsid w:val="005F4B1B"/>
    <w:pPr>
      <w:ind w:left="720"/>
      <w:contextualSpacing/>
    </w:pPr>
  </w:style>
  <w:style w:type="character" w:styleId="nfasisintenso">
    <w:name w:val="Intense Emphasis"/>
    <w:basedOn w:val="Fuentedeprrafopredeter"/>
    <w:uiPriority w:val="21"/>
    <w:qFormat/>
    <w:rsid w:val="005F4B1B"/>
    <w:rPr>
      <w:i/>
      <w:iCs/>
      <w:color w:val="0F4761" w:themeColor="accent1" w:themeShade="BF"/>
    </w:rPr>
  </w:style>
  <w:style w:type="paragraph" w:styleId="Citadestacada">
    <w:name w:val="Intense Quote"/>
    <w:basedOn w:val="Normal"/>
    <w:next w:val="Normal"/>
    <w:link w:val="CitadestacadaCar"/>
    <w:uiPriority w:val="30"/>
    <w:qFormat/>
    <w:rsid w:val="005F4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4B1B"/>
    <w:rPr>
      <w:i/>
      <w:iCs/>
      <w:color w:val="0F4761" w:themeColor="accent1" w:themeShade="BF"/>
    </w:rPr>
  </w:style>
  <w:style w:type="character" w:styleId="Referenciaintensa">
    <w:name w:val="Intense Reference"/>
    <w:basedOn w:val="Fuentedeprrafopredeter"/>
    <w:uiPriority w:val="32"/>
    <w:qFormat/>
    <w:rsid w:val="005F4B1B"/>
    <w:rPr>
      <w:b/>
      <w:bCs/>
      <w:smallCaps/>
      <w:color w:val="0F4761" w:themeColor="accent1" w:themeShade="BF"/>
      <w:spacing w:val="5"/>
    </w:rPr>
  </w:style>
  <w:style w:type="paragraph" w:styleId="Encabezado">
    <w:name w:val="header"/>
    <w:basedOn w:val="Normal"/>
    <w:link w:val="EncabezadoCar"/>
    <w:uiPriority w:val="99"/>
    <w:unhideWhenUsed/>
    <w:rsid w:val="005F4B1B"/>
    <w:pPr>
      <w:tabs>
        <w:tab w:val="center" w:pos="4680"/>
        <w:tab w:val="right" w:pos="9360"/>
      </w:tabs>
      <w:spacing w:after="0"/>
    </w:pPr>
  </w:style>
  <w:style w:type="character" w:customStyle="1" w:styleId="EncabezadoCar">
    <w:name w:val="Encabezado Car"/>
    <w:basedOn w:val="Fuentedeprrafopredeter"/>
    <w:link w:val="Encabezado"/>
    <w:uiPriority w:val="99"/>
    <w:rsid w:val="005F4B1B"/>
    <w:rPr>
      <w:rFonts w:ascii="Montserrat" w:hAnsi="Montserrat"/>
      <w:kern w:val="0"/>
      <w:sz w:val="18"/>
      <w:szCs w:val="22"/>
    </w:rPr>
  </w:style>
  <w:style w:type="paragraph" w:styleId="Piedepgina">
    <w:name w:val="footer"/>
    <w:basedOn w:val="Normal"/>
    <w:link w:val="PiedepginaCar"/>
    <w:uiPriority w:val="99"/>
    <w:unhideWhenUsed/>
    <w:qFormat/>
    <w:rsid w:val="005F4B1B"/>
    <w:pPr>
      <w:tabs>
        <w:tab w:val="center" w:pos="4680"/>
        <w:tab w:val="right" w:pos="9360"/>
      </w:tabs>
      <w:spacing w:after="0"/>
    </w:pPr>
  </w:style>
  <w:style w:type="character" w:customStyle="1" w:styleId="PiedepginaCar">
    <w:name w:val="Pie de página Car"/>
    <w:basedOn w:val="Fuentedeprrafopredeter"/>
    <w:link w:val="Piedepgina"/>
    <w:uiPriority w:val="99"/>
    <w:rsid w:val="005F4B1B"/>
    <w:rPr>
      <w:rFonts w:ascii="Montserrat" w:hAnsi="Montserrat"/>
      <w:kern w:val="0"/>
      <w:sz w:val="18"/>
      <w:szCs w:val="22"/>
    </w:rPr>
  </w:style>
  <w:style w:type="paragraph" w:styleId="Textonotapie">
    <w:name w:val="footnote text"/>
    <w:basedOn w:val="Normal"/>
    <w:link w:val="TextonotapieCar"/>
    <w:uiPriority w:val="99"/>
    <w:unhideWhenUsed/>
    <w:rsid w:val="005F4B1B"/>
    <w:pPr>
      <w:spacing w:after="0"/>
    </w:pPr>
    <w:rPr>
      <w:sz w:val="20"/>
      <w:szCs w:val="20"/>
    </w:rPr>
  </w:style>
  <w:style w:type="character" w:customStyle="1" w:styleId="TextonotapieCar">
    <w:name w:val="Texto nota pie Car"/>
    <w:basedOn w:val="Fuentedeprrafopredeter"/>
    <w:link w:val="Textonotapie"/>
    <w:uiPriority w:val="99"/>
    <w:rsid w:val="005F4B1B"/>
    <w:rPr>
      <w:rFonts w:ascii="Montserrat" w:hAnsi="Montserrat"/>
      <w:kern w:val="0"/>
      <w:sz w:val="20"/>
      <w:szCs w:val="20"/>
    </w:rPr>
  </w:style>
  <w:style w:type="character" w:styleId="Refdenotaalpie">
    <w:name w:val="footnote reference"/>
    <w:basedOn w:val="Fuentedeprrafopredeter"/>
    <w:uiPriority w:val="99"/>
    <w:semiHidden/>
    <w:unhideWhenUsed/>
    <w:rsid w:val="005F4B1B"/>
    <w:rPr>
      <w:vertAlign w:val="superscript"/>
    </w:rPr>
  </w:style>
  <w:style w:type="paragraph" w:styleId="Descripcin">
    <w:name w:val="caption"/>
    <w:basedOn w:val="Normal"/>
    <w:next w:val="Normal"/>
    <w:uiPriority w:val="35"/>
    <w:unhideWhenUsed/>
    <w:qFormat/>
    <w:rsid w:val="005F4B1B"/>
    <w:pPr>
      <w:spacing w:after="200"/>
    </w:pPr>
    <w:rPr>
      <w:i/>
      <w:iCs/>
      <w:color w:val="074F6A" w:themeColor="accent4" w:themeShade="80"/>
      <w:sz w:val="16"/>
      <w:szCs w:val="18"/>
    </w:rPr>
  </w:style>
  <w:style w:type="paragraph" w:styleId="Sinespaciado">
    <w:name w:val="No Spacing"/>
    <w:aliases w:val="Lista con número"/>
    <w:link w:val="SinespaciadoCar"/>
    <w:uiPriority w:val="1"/>
    <w:qFormat/>
    <w:rsid w:val="005F4B1B"/>
    <w:pPr>
      <w:numPr>
        <w:numId w:val="1"/>
      </w:numPr>
      <w:spacing w:before="120" w:after="0" w:line="240" w:lineRule="auto"/>
      <w:ind w:left="0" w:firstLine="0"/>
      <w:jc w:val="both"/>
    </w:pPr>
    <w:rPr>
      <w:rFonts w:eastAsiaTheme="minorEastAsia"/>
      <w:kern w:val="0"/>
      <w:sz w:val="22"/>
      <w:szCs w:val="22"/>
      <w:lang w:val="en-US"/>
      <w14:ligatures w14:val="none"/>
    </w:rPr>
  </w:style>
  <w:style w:type="character" w:customStyle="1" w:styleId="SinespaciadoCar">
    <w:name w:val="Sin espaciado Car"/>
    <w:aliases w:val="Lista con número Car"/>
    <w:basedOn w:val="Fuentedeprrafopredeter"/>
    <w:link w:val="Sinespaciado"/>
    <w:uiPriority w:val="1"/>
    <w:rsid w:val="005F4B1B"/>
    <w:rPr>
      <w:rFonts w:eastAsiaTheme="minorEastAsia"/>
      <w:kern w:val="0"/>
      <w:sz w:val="22"/>
      <w:szCs w:val="22"/>
      <w:lang w:val="en-US"/>
      <w14:ligatures w14:val="none"/>
    </w:rPr>
  </w:style>
  <w:style w:type="paragraph" w:customStyle="1" w:styleId="Organizacin">
    <w:name w:val="Organización"/>
    <w:basedOn w:val="Normal"/>
    <w:uiPriority w:val="2"/>
    <w:rsid w:val="005F4B1B"/>
    <w:pPr>
      <w:spacing w:after="60"/>
      <w:ind w:left="29" w:right="29"/>
    </w:pPr>
    <w:rPr>
      <w:rFonts w:ascii="Helvetica" w:eastAsiaTheme="minorEastAsia" w:hAnsi="Helvetica"/>
      <w:b/>
      <w:bCs/>
      <w:color w:val="156082" w:themeColor="accent1"/>
      <w:sz w:val="36"/>
      <w14:ligatures w14:val="none"/>
    </w:rPr>
  </w:style>
  <w:style w:type="character" w:styleId="Hipervnculo">
    <w:name w:val="Hyperlink"/>
    <w:basedOn w:val="Fuentedeprrafopredeter"/>
    <w:uiPriority w:val="99"/>
    <w:unhideWhenUsed/>
    <w:rsid w:val="005F4B1B"/>
    <w:rPr>
      <w:color w:val="467886" w:themeColor="hyperlink"/>
      <w:u w:val="single"/>
    </w:rPr>
  </w:style>
  <w:style w:type="character" w:styleId="Mencinsinresolver">
    <w:name w:val="Unresolved Mention"/>
    <w:basedOn w:val="Fuentedeprrafopredeter"/>
    <w:uiPriority w:val="99"/>
    <w:semiHidden/>
    <w:unhideWhenUsed/>
    <w:rsid w:val="005F4B1B"/>
    <w:rPr>
      <w:color w:val="605E5C"/>
      <w:shd w:val="clear" w:color="auto" w:fill="E1DFDD"/>
    </w:rPr>
  </w:style>
  <w:style w:type="paragraph" w:styleId="TtuloTDC">
    <w:name w:val="TOC Heading"/>
    <w:basedOn w:val="Ttulo1"/>
    <w:next w:val="Normal"/>
    <w:uiPriority w:val="39"/>
    <w:unhideWhenUsed/>
    <w:qFormat/>
    <w:rsid w:val="005F4B1B"/>
    <w:pPr>
      <w:spacing w:before="240" w:after="0"/>
      <w:outlineLvl w:val="9"/>
    </w:pPr>
    <w:rPr>
      <w:rFonts w:ascii="Montserrat" w:hAnsi="Montserrat"/>
      <w:b/>
      <w:color w:val="0B769F" w:themeColor="accent4" w:themeShade="BF"/>
      <w:sz w:val="32"/>
      <w:szCs w:val="32"/>
      <w:lang w:eastAsia="es-MX"/>
      <w14:ligatures w14:val="none"/>
    </w:rPr>
  </w:style>
  <w:style w:type="paragraph" w:styleId="TDC2">
    <w:name w:val="toc 2"/>
    <w:basedOn w:val="Normal"/>
    <w:next w:val="Normal"/>
    <w:autoRedefine/>
    <w:uiPriority w:val="39"/>
    <w:unhideWhenUsed/>
    <w:rsid w:val="005F4B1B"/>
    <w:pPr>
      <w:spacing w:after="0"/>
      <w:ind w:left="220"/>
    </w:pPr>
    <w:rPr>
      <w:smallCaps/>
      <w:sz w:val="20"/>
      <w:szCs w:val="20"/>
    </w:rPr>
  </w:style>
  <w:style w:type="paragraph" w:styleId="TDC3">
    <w:name w:val="toc 3"/>
    <w:basedOn w:val="Normal"/>
    <w:next w:val="Normal"/>
    <w:autoRedefine/>
    <w:uiPriority w:val="39"/>
    <w:unhideWhenUsed/>
    <w:rsid w:val="005F4B1B"/>
    <w:pPr>
      <w:spacing w:after="0"/>
      <w:ind w:left="440"/>
    </w:pPr>
    <w:rPr>
      <w:i/>
      <w:iCs/>
      <w:sz w:val="20"/>
      <w:szCs w:val="20"/>
    </w:rPr>
  </w:style>
  <w:style w:type="table" w:styleId="Tablaconcuadrcula">
    <w:name w:val="Table Grid"/>
    <w:basedOn w:val="Tablanormal"/>
    <w:uiPriority w:val="59"/>
    <w:rsid w:val="005F4B1B"/>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5F4B1B"/>
    <w:rPr>
      <w:color w:val="96607D" w:themeColor="followedHyperlink"/>
      <w:u w:val="single"/>
    </w:rPr>
  </w:style>
  <w:style w:type="paragraph" w:styleId="TDC1">
    <w:name w:val="toc 1"/>
    <w:basedOn w:val="Normal"/>
    <w:next w:val="Normal"/>
    <w:autoRedefine/>
    <w:uiPriority w:val="39"/>
    <w:unhideWhenUsed/>
    <w:rsid w:val="005F4B1B"/>
    <w:pPr>
      <w:spacing w:before="120" w:after="120"/>
    </w:pPr>
    <w:rPr>
      <w:b/>
      <w:bCs/>
      <w:caps/>
      <w:sz w:val="20"/>
      <w:szCs w:val="20"/>
    </w:rPr>
  </w:style>
  <w:style w:type="paragraph" w:styleId="Revisin">
    <w:name w:val="Revision"/>
    <w:hidden/>
    <w:uiPriority w:val="99"/>
    <w:semiHidden/>
    <w:rsid w:val="005F4B1B"/>
    <w:pPr>
      <w:spacing w:after="0" w:line="240" w:lineRule="auto"/>
    </w:pPr>
    <w:rPr>
      <w:kern w:val="0"/>
      <w:sz w:val="22"/>
      <w:szCs w:val="22"/>
    </w:rPr>
  </w:style>
  <w:style w:type="character" w:styleId="Refdecomentario">
    <w:name w:val="annotation reference"/>
    <w:basedOn w:val="Fuentedeprrafopredeter"/>
    <w:uiPriority w:val="99"/>
    <w:semiHidden/>
    <w:unhideWhenUsed/>
    <w:rsid w:val="005F4B1B"/>
    <w:rPr>
      <w:sz w:val="16"/>
      <w:szCs w:val="16"/>
    </w:rPr>
  </w:style>
  <w:style w:type="paragraph" w:styleId="Textocomentario">
    <w:name w:val="annotation text"/>
    <w:basedOn w:val="Normal"/>
    <w:link w:val="TextocomentarioCar"/>
    <w:uiPriority w:val="99"/>
    <w:unhideWhenUsed/>
    <w:rsid w:val="005F4B1B"/>
    <w:rPr>
      <w:sz w:val="20"/>
      <w:szCs w:val="20"/>
    </w:rPr>
  </w:style>
  <w:style w:type="character" w:customStyle="1" w:styleId="TextocomentarioCar">
    <w:name w:val="Texto comentario Car"/>
    <w:basedOn w:val="Fuentedeprrafopredeter"/>
    <w:link w:val="Textocomentario"/>
    <w:uiPriority w:val="99"/>
    <w:rsid w:val="005F4B1B"/>
    <w:rPr>
      <w:rFonts w:ascii="Montserrat" w:hAnsi="Montserrat"/>
      <w:kern w:val="0"/>
      <w:sz w:val="20"/>
      <w:szCs w:val="20"/>
    </w:rPr>
  </w:style>
  <w:style w:type="paragraph" w:styleId="Asuntodelcomentario">
    <w:name w:val="annotation subject"/>
    <w:basedOn w:val="Textocomentario"/>
    <w:next w:val="Textocomentario"/>
    <w:link w:val="AsuntodelcomentarioCar"/>
    <w:uiPriority w:val="99"/>
    <w:semiHidden/>
    <w:unhideWhenUsed/>
    <w:rsid w:val="005F4B1B"/>
    <w:rPr>
      <w:b/>
      <w:bCs/>
    </w:rPr>
  </w:style>
  <w:style w:type="character" w:customStyle="1" w:styleId="AsuntodelcomentarioCar">
    <w:name w:val="Asunto del comentario Car"/>
    <w:basedOn w:val="TextocomentarioCar"/>
    <w:link w:val="Asuntodelcomentario"/>
    <w:uiPriority w:val="99"/>
    <w:semiHidden/>
    <w:rsid w:val="005F4B1B"/>
    <w:rPr>
      <w:rFonts w:ascii="Montserrat" w:hAnsi="Montserrat"/>
      <w:b/>
      <w:bCs/>
      <w:kern w:val="0"/>
      <w:sz w:val="20"/>
      <w:szCs w:val="20"/>
    </w:rPr>
  </w:style>
  <w:style w:type="paragraph" w:styleId="NormalWeb">
    <w:name w:val="Normal (Web)"/>
    <w:basedOn w:val="Normal"/>
    <w:uiPriority w:val="99"/>
    <w:unhideWhenUsed/>
    <w:rsid w:val="005F4B1B"/>
    <w:pPr>
      <w:spacing w:before="100" w:beforeAutospacing="1" w:after="100" w:afterAutospacing="1"/>
    </w:pPr>
    <w:rPr>
      <w:rFonts w:ascii="Times New Roman" w:eastAsia="Times New Roman" w:hAnsi="Times New Roman" w:cs="Times New Roman"/>
      <w:sz w:val="24"/>
      <w:szCs w:val="24"/>
      <w:lang w:eastAsia="es-MX"/>
      <w14:ligatures w14:val="none"/>
    </w:rPr>
  </w:style>
  <w:style w:type="paragraph" w:styleId="TDC4">
    <w:name w:val="toc 4"/>
    <w:basedOn w:val="Normal"/>
    <w:next w:val="Normal"/>
    <w:autoRedefine/>
    <w:uiPriority w:val="39"/>
    <w:unhideWhenUsed/>
    <w:rsid w:val="005F4B1B"/>
    <w:pPr>
      <w:spacing w:after="0"/>
      <w:ind w:left="660"/>
    </w:pPr>
    <w:rPr>
      <w:szCs w:val="18"/>
    </w:rPr>
  </w:style>
  <w:style w:type="paragraph" w:styleId="TDC5">
    <w:name w:val="toc 5"/>
    <w:basedOn w:val="Normal"/>
    <w:next w:val="Normal"/>
    <w:autoRedefine/>
    <w:uiPriority w:val="39"/>
    <w:unhideWhenUsed/>
    <w:rsid w:val="005F4B1B"/>
    <w:pPr>
      <w:spacing w:after="0"/>
      <w:ind w:left="880"/>
    </w:pPr>
    <w:rPr>
      <w:szCs w:val="18"/>
    </w:rPr>
  </w:style>
  <w:style w:type="paragraph" w:styleId="TDC6">
    <w:name w:val="toc 6"/>
    <w:basedOn w:val="Normal"/>
    <w:next w:val="Normal"/>
    <w:autoRedefine/>
    <w:uiPriority w:val="39"/>
    <w:unhideWhenUsed/>
    <w:rsid w:val="005F4B1B"/>
    <w:pPr>
      <w:spacing w:after="0"/>
      <w:ind w:left="1100"/>
    </w:pPr>
    <w:rPr>
      <w:szCs w:val="18"/>
    </w:rPr>
  </w:style>
  <w:style w:type="paragraph" w:styleId="TDC7">
    <w:name w:val="toc 7"/>
    <w:basedOn w:val="Normal"/>
    <w:next w:val="Normal"/>
    <w:autoRedefine/>
    <w:uiPriority w:val="39"/>
    <w:unhideWhenUsed/>
    <w:rsid w:val="005F4B1B"/>
    <w:pPr>
      <w:spacing w:after="0"/>
      <w:ind w:left="1320"/>
    </w:pPr>
    <w:rPr>
      <w:szCs w:val="18"/>
    </w:rPr>
  </w:style>
  <w:style w:type="paragraph" w:styleId="TDC8">
    <w:name w:val="toc 8"/>
    <w:basedOn w:val="Normal"/>
    <w:next w:val="Normal"/>
    <w:autoRedefine/>
    <w:uiPriority w:val="39"/>
    <w:unhideWhenUsed/>
    <w:rsid w:val="005F4B1B"/>
    <w:pPr>
      <w:spacing w:after="0"/>
      <w:ind w:left="1540"/>
    </w:pPr>
    <w:rPr>
      <w:szCs w:val="18"/>
    </w:rPr>
  </w:style>
  <w:style w:type="paragraph" w:styleId="TDC9">
    <w:name w:val="toc 9"/>
    <w:basedOn w:val="Normal"/>
    <w:next w:val="Normal"/>
    <w:autoRedefine/>
    <w:uiPriority w:val="39"/>
    <w:unhideWhenUsed/>
    <w:rsid w:val="005F4B1B"/>
    <w:pPr>
      <w:spacing w:after="0"/>
      <w:ind w:left="1760"/>
    </w:pPr>
    <w:rPr>
      <w:szCs w:val="18"/>
    </w:rPr>
  </w:style>
  <w:style w:type="character" w:styleId="nfasissutil">
    <w:name w:val="Subtle Emphasis"/>
    <w:basedOn w:val="Fuentedeprrafopredeter"/>
    <w:uiPriority w:val="19"/>
    <w:qFormat/>
    <w:rsid w:val="005F4B1B"/>
    <w:rPr>
      <w:rFonts w:ascii="Montserrat" w:hAnsi="Montserrat"/>
      <w:i/>
      <w:iCs/>
      <w:color w:val="404040" w:themeColor="text1" w:themeTint="BF"/>
      <w:sz w:val="16"/>
    </w:rPr>
  </w:style>
  <w:style w:type="paragraph" w:styleId="Bibliografa">
    <w:name w:val="Bibliography"/>
    <w:basedOn w:val="Normal"/>
    <w:next w:val="Normal"/>
    <w:uiPriority w:val="37"/>
    <w:unhideWhenUsed/>
    <w:rsid w:val="005F4B1B"/>
  </w:style>
  <w:style w:type="table" w:styleId="Tablaconcuadrcula1Claro-nfasis2">
    <w:name w:val="Grid Table 1 Light Accent 2"/>
    <w:basedOn w:val="Tablanormal"/>
    <w:uiPriority w:val="46"/>
    <w:rsid w:val="005F4B1B"/>
    <w:pPr>
      <w:spacing w:after="0" w:line="240" w:lineRule="auto"/>
    </w:pPr>
    <w:rPr>
      <w:kern w:val="0"/>
      <w:sz w:val="22"/>
      <w:szCs w:val="22"/>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customStyle="1" w:styleId="msonormal0">
    <w:name w:val="msonormal"/>
    <w:basedOn w:val="Normal"/>
    <w:rsid w:val="005F4B1B"/>
    <w:pPr>
      <w:spacing w:before="100" w:beforeAutospacing="1" w:after="100" w:afterAutospacing="1"/>
      <w:jc w:val="left"/>
    </w:pPr>
    <w:rPr>
      <w:rFonts w:ascii="Times New Roman" w:eastAsia="Times New Roman" w:hAnsi="Times New Roman" w:cs="Times New Roman"/>
      <w:sz w:val="24"/>
      <w:szCs w:val="24"/>
      <w:lang w:eastAsia="es-MX"/>
      <w14:ligatures w14:val="none"/>
    </w:rPr>
  </w:style>
  <w:style w:type="paragraph" w:customStyle="1" w:styleId="xl66">
    <w:name w:val="xl66"/>
    <w:basedOn w:val="Normal"/>
    <w:rsid w:val="005F4B1B"/>
    <w:pPr>
      <w:pBdr>
        <w:top w:val="single" w:sz="4" w:space="0" w:color="auto"/>
        <w:left w:val="single" w:sz="4"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67">
    <w:name w:val="xl67"/>
    <w:basedOn w:val="Normal"/>
    <w:rsid w:val="005F4B1B"/>
    <w:pPr>
      <w:pBdr>
        <w:top w:val="single" w:sz="4" w:space="0" w:color="auto"/>
        <w:left w:val="single" w:sz="4"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68">
    <w:name w:val="xl68"/>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69">
    <w:name w:val="xl69"/>
    <w:basedOn w:val="Normal"/>
    <w:rsid w:val="005F4B1B"/>
    <w:pPr>
      <w:pBdr>
        <w:top w:val="single" w:sz="4" w:space="0" w:color="auto"/>
        <w:left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70">
    <w:name w:val="xl70"/>
    <w:basedOn w:val="Normal"/>
    <w:rsid w:val="005F4B1B"/>
    <w:pPr>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Helvetica" w:eastAsia="Times New Roman" w:hAnsi="Helvetica" w:cs="Helvetica"/>
      <w:sz w:val="24"/>
      <w:szCs w:val="24"/>
      <w:lang w:eastAsia="es-MX"/>
      <w14:ligatures w14:val="none"/>
    </w:rPr>
  </w:style>
  <w:style w:type="paragraph" w:customStyle="1" w:styleId="xl71">
    <w:name w:val="xl71"/>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Helvetica" w:eastAsia="Times New Roman" w:hAnsi="Helvetica" w:cs="Helvetica"/>
      <w:sz w:val="24"/>
      <w:szCs w:val="24"/>
      <w:lang w:eastAsia="es-MX"/>
      <w14:ligatures w14:val="none"/>
    </w:rPr>
  </w:style>
  <w:style w:type="paragraph" w:customStyle="1" w:styleId="xl72">
    <w:name w:val="xl72"/>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73">
    <w:name w:val="xl73"/>
    <w:basedOn w:val="Normal"/>
    <w:rsid w:val="005F4B1B"/>
    <w:pPr>
      <w:pBdr>
        <w:top w:val="single" w:sz="4" w:space="0" w:color="auto"/>
        <w:left w:val="single" w:sz="4" w:space="0" w:color="auto"/>
        <w:bottom w:val="single" w:sz="4" w:space="0" w:color="auto"/>
        <w:right w:val="single" w:sz="4" w:space="0" w:color="auto"/>
      </w:pBdr>
      <w:shd w:val="clear" w:color="000000" w:fill="DFB551"/>
      <w:spacing w:before="100" w:beforeAutospacing="1" w:after="100" w:afterAutospacing="1"/>
      <w:jc w:val="left"/>
      <w:textAlignment w:val="center"/>
    </w:pPr>
    <w:rPr>
      <w:rFonts w:ascii="Helvetica" w:eastAsia="Times New Roman" w:hAnsi="Helvetica" w:cs="Helvetica"/>
      <w:color w:val="000000"/>
      <w:sz w:val="21"/>
      <w:szCs w:val="21"/>
      <w:lang w:eastAsia="es-MX"/>
      <w14:ligatures w14:val="none"/>
    </w:rPr>
  </w:style>
  <w:style w:type="paragraph" w:customStyle="1" w:styleId="xl74">
    <w:name w:val="xl74"/>
    <w:basedOn w:val="Normal"/>
    <w:rsid w:val="005F4B1B"/>
    <w:pPr>
      <w:pBdr>
        <w:top w:val="single" w:sz="4" w:space="0" w:color="auto"/>
        <w:left w:val="single" w:sz="8"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75">
    <w:name w:val="xl75"/>
    <w:basedOn w:val="Normal"/>
    <w:rsid w:val="005F4B1B"/>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76">
    <w:name w:val="xl76"/>
    <w:basedOn w:val="Normal"/>
    <w:rsid w:val="005F4B1B"/>
    <w:pPr>
      <w:pBdr>
        <w:top w:val="single" w:sz="4" w:space="0" w:color="auto"/>
        <w:left w:val="single" w:sz="4" w:space="0" w:color="auto"/>
        <w:bottom w:val="single" w:sz="4" w:space="0" w:color="auto"/>
        <w:right w:val="single" w:sz="8" w:space="0" w:color="auto"/>
      </w:pBdr>
      <w:shd w:val="clear" w:color="000000" w:fill="DFB551"/>
      <w:spacing w:before="100" w:beforeAutospacing="1" w:after="100" w:afterAutospacing="1"/>
      <w:jc w:val="left"/>
      <w:textAlignment w:val="center"/>
    </w:pPr>
    <w:rPr>
      <w:rFonts w:ascii="Helvetica" w:eastAsia="Times New Roman" w:hAnsi="Helvetica" w:cs="Helvetica"/>
      <w:color w:val="000000"/>
      <w:sz w:val="21"/>
      <w:szCs w:val="21"/>
      <w:lang w:eastAsia="es-MX"/>
      <w14:ligatures w14:val="none"/>
    </w:rPr>
  </w:style>
  <w:style w:type="paragraph" w:customStyle="1" w:styleId="xl77">
    <w:name w:val="xl77"/>
    <w:basedOn w:val="Normal"/>
    <w:rsid w:val="005F4B1B"/>
    <w:pPr>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Helvetica" w:eastAsia="Times New Roman" w:hAnsi="Helvetica" w:cs="Helvetica"/>
      <w:sz w:val="24"/>
      <w:szCs w:val="24"/>
      <w:lang w:eastAsia="es-MX"/>
      <w14:ligatures w14:val="none"/>
    </w:rPr>
  </w:style>
  <w:style w:type="paragraph" w:customStyle="1" w:styleId="xl78">
    <w:name w:val="xl78"/>
    <w:basedOn w:val="Normal"/>
    <w:rsid w:val="005F4B1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79">
    <w:name w:val="xl79"/>
    <w:basedOn w:val="Normal"/>
    <w:rsid w:val="005F4B1B"/>
    <w:pPr>
      <w:pBdr>
        <w:top w:val="single" w:sz="4" w:space="0" w:color="auto"/>
        <w:left w:val="single" w:sz="8"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80">
    <w:name w:val="xl80"/>
    <w:basedOn w:val="Normal"/>
    <w:rsid w:val="005F4B1B"/>
    <w:pPr>
      <w:pBdr>
        <w:top w:val="single" w:sz="4" w:space="0" w:color="auto"/>
        <w:left w:val="single" w:sz="4" w:space="0" w:color="auto"/>
        <w:bottom w:val="single" w:sz="4" w:space="0" w:color="auto"/>
        <w:right w:val="single" w:sz="8"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81">
    <w:name w:val="xl81"/>
    <w:basedOn w:val="Normal"/>
    <w:rsid w:val="005F4B1B"/>
    <w:pPr>
      <w:pBdr>
        <w:top w:val="single" w:sz="4" w:space="0" w:color="auto"/>
        <w:left w:val="single" w:sz="4" w:space="0" w:color="auto"/>
        <w:bottom w:val="single" w:sz="4" w:space="0" w:color="auto"/>
        <w:right w:val="single" w:sz="8"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82">
    <w:name w:val="xl82"/>
    <w:basedOn w:val="Normal"/>
    <w:rsid w:val="005F4B1B"/>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Helvetica" w:eastAsia="Times New Roman" w:hAnsi="Helvetica" w:cs="Helvetica"/>
      <w:color w:val="000000"/>
      <w:sz w:val="21"/>
      <w:szCs w:val="21"/>
      <w:lang w:eastAsia="es-MX"/>
      <w14:ligatures w14:val="none"/>
    </w:rPr>
  </w:style>
  <w:style w:type="paragraph" w:customStyle="1" w:styleId="xl83">
    <w:name w:val="xl83"/>
    <w:basedOn w:val="Normal"/>
    <w:rsid w:val="005F4B1B"/>
    <w:pPr>
      <w:pBdr>
        <w:top w:val="single" w:sz="4" w:space="0" w:color="auto"/>
        <w:left w:val="single" w:sz="8"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84">
    <w:name w:val="xl84"/>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85">
    <w:name w:val="xl85"/>
    <w:basedOn w:val="Normal"/>
    <w:rsid w:val="005F4B1B"/>
    <w:pPr>
      <w:pBdr>
        <w:top w:val="single" w:sz="4" w:space="0" w:color="auto"/>
        <w:left w:val="single" w:sz="8"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86">
    <w:name w:val="xl86"/>
    <w:basedOn w:val="Normal"/>
    <w:rsid w:val="005F4B1B"/>
    <w:pPr>
      <w:pBdr>
        <w:top w:val="single" w:sz="4" w:space="0" w:color="auto"/>
        <w:left w:val="single" w:sz="4"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87">
    <w:name w:val="xl87"/>
    <w:basedOn w:val="Normal"/>
    <w:rsid w:val="005F4B1B"/>
    <w:pPr>
      <w:pBdr>
        <w:top w:val="single" w:sz="4" w:space="0" w:color="auto"/>
        <w:left w:val="single" w:sz="4" w:space="0" w:color="auto"/>
        <w:bottom w:val="single" w:sz="4" w:space="0" w:color="auto"/>
        <w:right w:val="single" w:sz="8"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88">
    <w:name w:val="xl88"/>
    <w:basedOn w:val="Normal"/>
    <w:rsid w:val="005F4B1B"/>
    <w:pPr>
      <w:pBdr>
        <w:top w:val="single" w:sz="4" w:space="0" w:color="auto"/>
        <w:left w:val="single" w:sz="8"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89">
    <w:name w:val="xl89"/>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0">
    <w:name w:val="xl90"/>
    <w:basedOn w:val="Normal"/>
    <w:rsid w:val="005F4B1B"/>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1">
    <w:name w:val="xl91"/>
    <w:basedOn w:val="Normal"/>
    <w:rsid w:val="005F4B1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2">
    <w:name w:val="xl92"/>
    <w:basedOn w:val="Normal"/>
    <w:rsid w:val="005F4B1B"/>
    <w:pPr>
      <w:pBdr>
        <w:top w:val="single" w:sz="4" w:space="0" w:color="auto"/>
        <w:left w:val="single" w:sz="4" w:space="0" w:color="auto"/>
        <w:bottom w:val="single" w:sz="4" w:space="0" w:color="auto"/>
        <w:right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3">
    <w:name w:val="xl93"/>
    <w:basedOn w:val="Normal"/>
    <w:rsid w:val="005F4B1B"/>
    <w:pPr>
      <w:pBdr>
        <w:top w:val="single" w:sz="4" w:space="0" w:color="auto"/>
        <w:left w:val="single" w:sz="4" w:space="0" w:color="auto"/>
        <w:bottom w:val="single" w:sz="4" w:space="0" w:color="auto"/>
        <w:right w:val="single" w:sz="8"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4">
    <w:name w:val="xl94"/>
    <w:basedOn w:val="Normal"/>
    <w:rsid w:val="005F4B1B"/>
    <w:pPr>
      <w:pBdr>
        <w:top w:val="single" w:sz="4" w:space="0" w:color="auto"/>
        <w:left w:val="single" w:sz="8" w:space="0" w:color="auto"/>
        <w:bottom w:val="single" w:sz="4" w:space="0" w:color="auto"/>
        <w:right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5">
    <w:name w:val="xl95"/>
    <w:basedOn w:val="Normal"/>
    <w:rsid w:val="005F4B1B"/>
    <w:pPr>
      <w:pBdr>
        <w:top w:val="single" w:sz="4" w:space="0" w:color="auto"/>
        <w:left w:val="single" w:sz="8"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6">
    <w:name w:val="xl96"/>
    <w:basedOn w:val="Normal"/>
    <w:rsid w:val="005F4B1B"/>
    <w:pPr>
      <w:pBdr>
        <w:top w:val="single" w:sz="4" w:space="0" w:color="auto"/>
        <w:left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7">
    <w:name w:val="xl97"/>
    <w:basedOn w:val="Normal"/>
    <w:rsid w:val="005F4B1B"/>
    <w:pPr>
      <w:pBdr>
        <w:top w:val="single" w:sz="4" w:space="0" w:color="auto"/>
        <w:left w:val="single" w:sz="8"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8">
    <w:name w:val="xl98"/>
    <w:basedOn w:val="Normal"/>
    <w:rsid w:val="005F4B1B"/>
    <w:pPr>
      <w:pBdr>
        <w:top w:val="single" w:sz="4" w:space="0" w:color="auto"/>
        <w:left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99">
    <w:name w:val="xl99"/>
    <w:basedOn w:val="Normal"/>
    <w:rsid w:val="005F4B1B"/>
    <w:pPr>
      <w:pBdr>
        <w:top w:val="single" w:sz="4" w:space="0" w:color="auto"/>
        <w:left w:val="single" w:sz="4" w:space="0" w:color="auto"/>
        <w:bottom w:val="single" w:sz="4" w:space="0" w:color="auto"/>
        <w:right w:val="single" w:sz="8"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0">
    <w:name w:val="xl100"/>
    <w:basedOn w:val="Normal"/>
    <w:rsid w:val="005F4B1B"/>
    <w:pPr>
      <w:pBdr>
        <w:top w:val="single" w:sz="4" w:space="0" w:color="auto"/>
        <w:left w:val="single" w:sz="8"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1">
    <w:name w:val="xl101"/>
    <w:basedOn w:val="Normal"/>
    <w:rsid w:val="005F4B1B"/>
    <w:pPr>
      <w:pBdr>
        <w:top w:val="single" w:sz="4" w:space="0" w:color="auto"/>
        <w:left w:val="single" w:sz="4"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2">
    <w:name w:val="xl102"/>
    <w:basedOn w:val="Normal"/>
    <w:rsid w:val="005F4B1B"/>
    <w:pPr>
      <w:pBdr>
        <w:top w:val="single" w:sz="4" w:space="0" w:color="auto"/>
        <w:left w:val="single" w:sz="4" w:space="0" w:color="auto"/>
        <w:bottom w:val="single" w:sz="4" w:space="0" w:color="auto"/>
        <w:right w:val="single" w:sz="8"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3">
    <w:name w:val="xl103"/>
    <w:basedOn w:val="Normal"/>
    <w:rsid w:val="005F4B1B"/>
    <w:pPr>
      <w:pBdr>
        <w:top w:val="single" w:sz="4" w:space="0" w:color="auto"/>
        <w:left w:val="single" w:sz="8"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4">
    <w:name w:val="xl104"/>
    <w:basedOn w:val="Normal"/>
    <w:rsid w:val="005F4B1B"/>
    <w:pPr>
      <w:pBdr>
        <w:top w:val="single" w:sz="4" w:space="0" w:color="auto"/>
        <w:left w:val="single" w:sz="4"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5">
    <w:name w:val="xl105"/>
    <w:basedOn w:val="Normal"/>
    <w:rsid w:val="005F4B1B"/>
    <w:pPr>
      <w:pBdr>
        <w:top w:val="single" w:sz="4" w:space="0" w:color="auto"/>
        <w:left w:val="single" w:sz="8"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6">
    <w:name w:val="xl106"/>
    <w:basedOn w:val="Normal"/>
    <w:rsid w:val="005F4B1B"/>
    <w:pPr>
      <w:pBdr>
        <w:top w:val="single" w:sz="4" w:space="0" w:color="auto"/>
        <w:left w:val="single" w:sz="4"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7">
    <w:name w:val="xl107"/>
    <w:basedOn w:val="Normal"/>
    <w:rsid w:val="005F4B1B"/>
    <w:pPr>
      <w:pBdr>
        <w:top w:val="single" w:sz="4" w:space="0" w:color="auto"/>
        <w:left w:val="single" w:sz="8"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8">
    <w:name w:val="xl108"/>
    <w:basedOn w:val="Normal"/>
    <w:rsid w:val="005F4B1B"/>
    <w:pPr>
      <w:pBdr>
        <w:top w:val="single" w:sz="4" w:space="0" w:color="auto"/>
        <w:left w:val="single" w:sz="4"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09">
    <w:name w:val="xl109"/>
    <w:basedOn w:val="Normal"/>
    <w:rsid w:val="005F4B1B"/>
    <w:pPr>
      <w:pBdr>
        <w:top w:val="single" w:sz="4" w:space="0" w:color="auto"/>
        <w:left w:val="single" w:sz="8"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10">
    <w:name w:val="xl110"/>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11">
    <w:name w:val="xl111"/>
    <w:basedOn w:val="Normal"/>
    <w:rsid w:val="005F4B1B"/>
    <w:pPr>
      <w:pBdr>
        <w:top w:val="single" w:sz="4" w:space="0" w:color="auto"/>
        <w:left w:val="single" w:sz="4" w:space="0" w:color="auto"/>
        <w:bottom w:val="single" w:sz="4" w:space="0" w:color="auto"/>
        <w:right w:val="single" w:sz="8"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12">
    <w:name w:val="xl112"/>
    <w:basedOn w:val="Normal"/>
    <w:rsid w:val="005F4B1B"/>
    <w:pPr>
      <w:pBdr>
        <w:top w:val="single" w:sz="4" w:space="0" w:color="auto"/>
        <w:left w:val="single" w:sz="8"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13">
    <w:name w:val="xl113"/>
    <w:basedOn w:val="Normal"/>
    <w:rsid w:val="005F4B1B"/>
    <w:pPr>
      <w:pBdr>
        <w:top w:val="single" w:sz="4" w:space="0" w:color="auto"/>
        <w:left w:val="single" w:sz="4"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14">
    <w:name w:val="xl114"/>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Helvetica" w:eastAsia="Times New Roman" w:hAnsi="Helvetica" w:cs="Helvetica"/>
      <w:color w:val="000000"/>
      <w:sz w:val="21"/>
      <w:szCs w:val="21"/>
      <w:lang w:eastAsia="es-MX"/>
      <w14:ligatures w14:val="none"/>
    </w:rPr>
  </w:style>
  <w:style w:type="paragraph" w:customStyle="1" w:styleId="xl115">
    <w:name w:val="xl115"/>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Helvetica" w:eastAsia="Times New Roman" w:hAnsi="Helvetica" w:cs="Helvetica"/>
      <w:color w:val="000000"/>
      <w:szCs w:val="18"/>
      <w:lang w:eastAsia="es-MX"/>
      <w14:ligatures w14:val="none"/>
    </w:rPr>
  </w:style>
  <w:style w:type="paragraph" w:customStyle="1" w:styleId="xl116">
    <w:name w:val="xl116"/>
    <w:basedOn w:val="Normal"/>
    <w:rsid w:val="005F4B1B"/>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17">
    <w:name w:val="xl117"/>
    <w:basedOn w:val="Normal"/>
    <w:rsid w:val="005F4B1B"/>
    <w:pPr>
      <w:spacing w:before="100" w:beforeAutospacing="1" w:after="100" w:afterAutospacing="1"/>
      <w:jc w:val="center"/>
      <w:textAlignment w:val="center"/>
    </w:pPr>
    <w:rPr>
      <w:rFonts w:ascii="Times New Roman" w:eastAsia="Times New Roman" w:hAnsi="Times New Roman" w:cs="Times New Roman"/>
      <w:color w:val="000000"/>
      <w:sz w:val="22"/>
      <w:lang w:eastAsia="es-MX"/>
      <w14:ligatures w14:val="none"/>
    </w:rPr>
  </w:style>
  <w:style w:type="paragraph" w:customStyle="1" w:styleId="xl118">
    <w:name w:val="xl118"/>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b/>
      <w:bCs/>
      <w:color w:val="333F4F"/>
      <w:szCs w:val="18"/>
      <w:lang w:eastAsia="es-MX"/>
      <w14:ligatures w14:val="none"/>
    </w:rPr>
  </w:style>
  <w:style w:type="paragraph" w:customStyle="1" w:styleId="xl119">
    <w:name w:val="xl119"/>
    <w:basedOn w:val="Normal"/>
    <w:rsid w:val="005F4B1B"/>
    <w:pPr>
      <w:spacing w:before="100" w:beforeAutospacing="1" w:after="100" w:afterAutospacing="1"/>
      <w:jc w:val="center"/>
    </w:pPr>
    <w:rPr>
      <w:rFonts w:ascii="Times New Roman" w:eastAsia="Times New Roman" w:hAnsi="Times New Roman" w:cs="Times New Roman"/>
      <w:color w:val="000000"/>
      <w:sz w:val="22"/>
      <w:lang w:eastAsia="es-MX"/>
      <w14:ligatures w14:val="none"/>
    </w:rPr>
  </w:style>
  <w:style w:type="paragraph" w:customStyle="1" w:styleId="xl120">
    <w:name w:val="xl120"/>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b/>
      <w:bCs/>
      <w:szCs w:val="18"/>
      <w:lang w:eastAsia="es-MX"/>
      <w14:ligatures w14:val="none"/>
    </w:rPr>
  </w:style>
  <w:style w:type="paragraph" w:customStyle="1" w:styleId="xl121">
    <w:name w:val="xl121"/>
    <w:basedOn w:val="Normal"/>
    <w:rsid w:val="005F4B1B"/>
    <w:pPr>
      <w:pBdr>
        <w:top w:val="single" w:sz="4" w:space="0" w:color="auto"/>
        <w:left w:val="single" w:sz="8" w:space="0" w:color="auto"/>
        <w:bottom w:val="single" w:sz="4" w:space="0" w:color="auto"/>
      </w:pBdr>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22">
    <w:name w:val="xl122"/>
    <w:basedOn w:val="Normal"/>
    <w:rsid w:val="005F4B1B"/>
    <w:pPr>
      <w:pBdr>
        <w:top w:val="single" w:sz="4"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23">
    <w:name w:val="xl123"/>
    <w:basedOn w:val="Normal"/>
    <w:rsid w:val="005F4B1B"/>
    <w:pPr>
      <w:pBdr>
        <w:top w:val="single" w:sz="4" w:space="0" w:color="auto"/>
        <w:left w:val="single" w:sz="4" w:space="0" w:color="auto"/>
        <w:bottom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24">
    <w:name w:val="xl124"/>
    <w:basedOn w:val="Normal"/>
    <w:rsid w:val="005F4B1B"/>
    <w:pPr>
      <w:pBdr>
        <w:top w:val="single" w:sz="4" w:space="0" w:color="auto"/>
        <w:bottom w:val="single" w:sz="4" w:space="0" w:color="auto"/>
        <w:right w:val="single" w:sz="8"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25">
    <w:name w:val="xl125"/>
    <w:basedOn w:val="Normal"/>
    <w:rsid w:val="005F4B1B"/>
    <w:pPr>
      <w:pBdr>
        <w:top w:val="single" w:sz="4" w:space="0" w:color="auto"/>
        <w:left w:val="single" w:sz="8" w:space="0" w:color="auto"/>
        <w:bottom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26">
    <w:name w:val="xl126"/>
    <w:basedOn w:val="Normal"/>
    <w:rsid w:val="005F4B1B"/>
    <w:pPr>
      <w:pBdr>
        <w:top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27">
    <w:name w:val="xl127"/>
    <w:basedOn w:val="Normal"/>
    <w:rsid w:val="005F4B1B"/>
    <w:pPr>
      <w:pBdr>
        <w:top w:val="single" w:sz="4" w:space="0" w:color="auto"/>
        <w:left w:val="single" w:sz="8" w:space="0" w:color="auto"/>
        <w:bottom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28">
    <w:name w:val="xl128"/>
    <w:basedOn w:val="Normal"/>
    <w:rsid w:val="005F4B1B"/>
    <w:pPr>
      <w:pBdr>
        <w:top w:val="single" w:sz="4" w:space="0" w:color="auto"/>
        <w:bottom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29">
    <w:name w:val="xl129"/>
    <w:basedOn w:val="Normal"/>
    <w:rsid w:val="005F4B1B"/>
    <w:pPr>
      <w:pBdr>
        <w:top w:val="single" w:sz="4" w:space="0" w:color="auto"/>
        <w:bottom w:val="single" w:sz="4" w:space="0" w:color="auto"/>
        <w:right w:val="single" w:sz="8"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30">
    <w:name w:val="xl130"/>
    <w:basedOn w:val="Normal"/>
    <w:rsid w:val="005F4B1B"/>
    <w:pPr>
      <w:pBdr>
        <w:top w:val="single" w:sz="4" w:space="0" w:color="auto"/>
        <w:left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31">
    <w:name w:val="xl131"/>
    <w:basedOn w:val="Normal"/>
    <w:rsid w:val="005F4B1B"/>
    <w:pPr>
      <w:pBdr>
        <w:top w:val="single" w:sz="4" w:space="0" w:color="auto"/>
        <w:left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32">
    <w:name w:val="xl132"/>
    <w:basedOn w:val="Normal"/>
    <w:rsid w:val="005F4B1B"/>
    <w:pPr>
      <w:pBdr>
        <w:top w:val="single" w:sz="4" w:space="0" w:color="auto"/>
        <w:left w:val="single" w:sz="4" w:space="0" w:color="auto"/>
        <w:bottom w:val="single" w:sz="4" w:space="0" w:color="auto"/>
        <w:right w:val="single" w:sz="8"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33">
    <w:name w:val="xl133"/>
    <w:basedOn w:val="Normal"/>
    <w:rsid w:val="005F4B1B"/>
    <w:pPr>
      <w:pBdr>
        <w:top w:val="single" w:sz="4" w:space="0" w:color="auto"/>
        <w:left w:val="single" w:sz="8"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34">
    <w:name w:val="xl134"/>
    <w:basedOn w:val="Normal"/>
    <w:rsid w:val="005F4B1B"/>
    <w:pPr>
      <w:pBdr>
        <w:top w:val="single" w:sz="4" w:space="0" w:color="auto"/>
        <w:left w:val="single" w:sz="4"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35">
    <w:name w:val="xl135"/>
    <w:basedOn w:val="Normal"/>
    <w:rsid w:val="005F4B1B"/>
    <w:pPr>
      <w:pBdr>
        <w:top w:val="single" w:sz="4" w:space="0" w:color="auto"/>
        <w:left w:val="single" w:sz="8"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36">
    <w:name w:val="xl136"/>
    <w:basedOn w:val="Normal"/>
    <w:rsid w:val="005F4B1B"/>
    <w:pPr>
      <w:pBdr>
        <w:top w:val="single" w:sz="4" w:space="0" w:color="auto"/>
        <w:left w:val="single" w:sz="4" w:space="0" w:color="auto"/>
        <w:bottom w:val="single" w:sz="4" w:space="0" w:color="auto"/>
        <w:right w:val="single" w:sz="4" w:space="0" w:color="auto"/>
      </w:pBdr>
      <w:shd w:val="clear" w:color="000000" w:fill="80A8C0"/>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37">
    <w:name w:val="xl137"/>
    <w:basedOn w:val="Normal"/>
    <w:rsid w:val="005F4B1B"/>
    <w:pPr>
      <w:pBdr>
        <w:top w:val="single" w:sz="4" w:space="0" w:color="auto"/>
        <w:left w:val="single" w:sz="8"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38">
    <w:name w:val="xl138"/>
    <w:basedOn w:val="Normal"/>
    <w:rsid w:val="005F4B1B"/>
    <w:pPr>
      <w:pBdr>
        <w:top w:val="single" w:sz="4" w:space="0" w:color="auto"/>
        <w:left w:val="single" w:sz="4"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39">
    <w:name w:val="xl139"/>
    <w:basedOn w:val="Normal"/>
    <w:rsid w:val="005F4B1B"/>
    <w:pPr>
      <w:pBdr>
        <w:top w:val="single" w:sz="4" w:space="0" w:color="auto"/>
        <w:left w:val="single" w:sz="8" w:space="0" w:color="auto"/>
        <w:bottom w:val="single" w:sz="4" w:space="0" w:color="auto"/>
        <w:right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40">
    <w:name w:val="xl140"/>
    <w:basedOn w:val="Normal"/>
    <w:rsid w:val="005F4B1B"/>
    <w:pPr>
      <w:pBdr>
        <w:top w:val="single" w:sz="4" w:space="0" w:color="auto"/>
        <w:left w:val="single" w:sz="4" w:space="0" w:color="auto"/>
        <w:bottom w:val="single" w:sz="4" w:space="0" w:color="auto"/>
        <w:right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41">
    <w:name w:val="xl141"/>
    <w:basedOn w:val="Normal"/>
    <w:rsid w:val="005F4B1B"/>
    <w:pPr>
      <w:pBdr>
        <w:top w:val="single" w:sz="4" w:space="0" w:color="auto"/>
        <w:left w:val="single" w:sz="4"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42">
    <w:name w:val="xl142"/>
    <w:basedOn w:val="Normal"/>
    <w:rsid w:val="005F4B1B"/>
    <w:pPr>
      <w:pBdr>
        <w:top w:val="single" w:sz="4" w:space="0" w:color="auto"/>
        <w:left w:val="single" w:sz="4"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43">
    <w:name w:val="xl143"/>
    <w:basedOn w:val="Normal"/>
    <w:rsid w:val="005F4B1B"/>
    <w:pPr>
      <w:pBdr>
        <w:top w:val="single" w:sz="4" w:space="0" w:color="auto"/>
        <w:left w:val="single" w:sz="4" w:space="0" w:color="auto"/>
        <w:bottom w:val="single" w:sz="4" w:space="0" w:color="auto"/>
        <w:right w:val="single" w:sz="8"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44">
    <w:name w:val="xl144"/>
    <w:basedOn w:val="Normal"/>
    <w:rsid w:val="005F4B1B"/>
    <w:pPr>
      <w:pBdr>
        <w:top w:val="single" w:sz="4" w:space="0" w:color="auto"/>
        <w:left w:val="single" w:sz="8"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45">
    <w:name w:val="xl145"/>
    <w:basedOn w:val="Normal"/>
    <w:rsid w:val="005F4B1B"/>
    <w:pPr>
      <w:pBdr>
        <w:top w:val="single" w:sz="4" w:space="0" w:color="auto"/>
        <w:left w:val="single" w:sz="8" w:space="0" w:color="auto"/>
        <w:bottom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46">
    <w:name w:val="xl146"/>
    <w:basedOn w:val="Normal"/>
    <w:rsid w:val="005F4B1B"/>
    <w:pPr>
      <w:pBdr>
        <w:top w:val="single" w:sz="4" w:space="0" w:color="auto"/>
        <w:bottom w:val="single" w:sz="4" w:space="0" w:color="auto"/>
        <w:right w:val="single" w:sz="4" w:space="0" w:color="auto"/>
      </w:pBdr>
      <w:shd w:val="clear" w:color="000000" w:fill="B84D8A"/>
      <w:spacing w:before="100" w:beforeAutospacing="1" w:after="100" w:afterAutospacing="1"/>
      <w:jc w:val="center"/>
      <w:textAlignment w:val="center"/>
    </w:pPr>
    <w:rPr>
      <w:rFonts w:ascii="Helvetica" w:eastAsia="Times New Roman" w:hAnsi="Helvetica" w:cs="Helvetica"/>
      <w:color w:val="000000"/>
      <w:sz w:val="16"/>
      <w:szCs w:val="16"/>
      <w:lang w:eastAsia="es-MX"/>
      <w14:ligatures w14:val="none"/>
    </w:rPr>
  </w:style>
  <w:style w:type="paragraph" w:customStyle="1" w:styleId="xl147">
    <w:name w:val="xl147"/>
    <w:basedOn w:val="Normal"/>
    <w:rsid w:val="005F4B1B"/>
    <w:pPr>
      <w:pBdr>
        <w:top w:val="single" w:sz="4" w:space="0" w:color="auto"/>
        <w:left w:val="single" w:sz="8"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48">
    <w:name w:val="xl148"/>
    <w:basedOn w:val="Normal"/>
    <w:rsid w:val="005F4B1B"/>
    <w:pPr>
      <w:pBdr>
        <w:top w:val="single" w:sz="4" w:space="0" w:color="auto"/>
        <w:left w:val="single" w:sz="4" w:space="0" w:color="auto"/>
        <w:bottom w:val="single" w:sz="4" w:space="0" w:color="auto"/>
        <w:right w:val="single" w:sz="4"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49">
    <w:name w:val="xl149"/>
    <w:basedOn w:val="Normal"/>
    <w:rsid w:val="005F4B1B"/>
    <w:pPr>
      <w:pBdr>
        <w:top w:val="single" w:sz="4" w:space="0" w:color="auto"/>
        <w:left w:val="single" w:sz="4" w:space="0" w:color="auto"/>
        <w:bottom w:val="single" w:sz="4" w:space="0" w:color="auto"/>
        <w:right w:val="single" w:sz="8" w:space="0" w:color="auto"/>
      </w:pBdr>
      <w:shd w:val="clear" w:color="000000" w:fill="56C0A9"/>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50">
    <w:name w:val="xl150"/>
    <w:basedOn w:val="Normal"/>
    <w:rsid w:val="005F4B1B"/>
    <w:pPr>
      <w:pBdr>
        <w:top w:val="single" w:sz="4" w:space="0" w:color="auto"/>
        <w:left w:val="single" w:sz="8" w:space="0" w:color="auto"/>
        <w:bottom w:val="single" w:sz="4" w:space="0" w:color="auto"/>
        <w:right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51">
    <w:name w:val="xl151"/>
    <w:basedOn w:val="Normal"/>
    <w:rsid w:val="005F4B1B"/>
    <w:pPr>
      <w:pBdr>
        <w:top w:val="single" w:sz="4" w:space="0" w:color="auto"/>
        <w:left w:val="single" w:sz="4" w:space="0" w:color="auto"/>
        <w:bottom w:val="single" w:sz="4" w:space="0" w:color="auto"/>
        <w:right w:val="single" w:sz="4"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52">
    <w:name w:val="xl152"/>
    <w:basedOn w:val="Normal"/>
    <w:rsid w:val="005F4B1B"/>
    <w:pPr>
      <w:pBdr>
        <w:top w:val="single" w:sz="4" w:space="0" w:color="auto"/>
        <w:left w:val="single" w:sz="4" w:space="0" w:color="auto"/>
        <w:bottom w:val="single" w:sz="4" w:space="0" w:color="auto"/>
        <w:right w:val="single" w:sz="8" w:space="0" w:color="auto"/>
      </w:pBdr>
      <w:shd w:val="clear" w:color="000000" w:fill="9F5E90"/>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53">
    <w:name w:val="xl153"/>
    <w:basedOn w:val="Normal"/>
    <w:rsid w:val="005F4B1B"/>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54">
    <w:name w:val="xl154"/>
    <w:basedOn w:val="Normal"/>
    <w:rsid w:val="005F4B1B"/>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55">
    <w:name w:val="xl155"/>
    <w:basedOn w:val="Normal"/>
    <w:rsid w:val="005F4B1B"/>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56">
    <w:name w:val="xl156"/>
    <w:basedOn w:val="Normal"/>
    <w:rsid w:val="005F4B1B"/>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57">
    <w:name w:val="xl157"/>
    <w:basedOn w:val="Normal"/>
    <w:rsid w:val="005F4B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58">
    <w:name w:val="xl158"/>
    <w:basedOn w:val="Normal"/>
    <w:rsid w:val="005F4B1B"/>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59">
    <w:name w:val="xl159"/>
    <w:basedOn w:val="Normal"/>
    <w:rsid w:val="005F4B1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60">
    <w:name w:val="xl160"/>
    <w:basedOn w:val="Normal"/>
    <w:rsid w:val="005F4B1B"/>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Helvetica" w:eastAsia="Times New Roman" w:hAnsi="Helvetica" w:cs="Helvetica"/>
      <w:sz w:val="22"/>
      <w:lang w:eastAsia="es-MX"/>
      <w14:ligatures w14:val="none"/>
    </w:rPr>
  </w:style>
  <w:style w:type="paragraph" w:customStyle="1" w:styleId="xl161">
    <w:name w:val="xl161"/>
    <w:basedOn w:val="Normal"/>
    <w:rsid w:val="005F4B1B"/>
    <w:pPr>
      <w:pBdr>
        <w:top w:val="single" w:sz="4" w:space="0" w:color="auto"/>
        <w:left w:val="single" w:sz="8"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2">
    <w:name w:val="xl162"/>
    <w:basedOn w:val="Normal"/>
    <w:rsid w:val="005F4B1B"/>
    <w:pPr>
      <w:pBdr>
        <w:top w:val="single" w:sz="4" w:space="0" w:color="auto"/>
        <w:left w:val="single" w:sz="4"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3">
    <w:name w:val="xl163"/>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4">
    <w:name w:val="xl164"/>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5">
    <w:name w:val="xl165"/>
    <w:basedOn w:val="Normal"/>
    <w:rsid w:val="005F4B1B"/>
    <w:pPr>
      <w:pBdr>
        <w:top w:val="single" w:sz="4" w:space="0" w:color="auto"/>
        <w:left w:val="single" w:sz="4" w:space="0" w:color="auto"/>
        <w:bottom w:val="single" w:sz="4" w:space="0" w:color="auto"/>
        <w:right w:val="single" w:sz="8"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6">
    <w:name w:val="xl166"/>
    <w:basedOn w:val="Normal"/>
    <w:rsid w:val="005F4B1B"/>
    <w:pPr>
      <w:pBdr>
        <w:top w:val="single" w:sz="4" w:space="0" w:color="auto"/>
        <w:left w:val="single" w:sz="8"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7">
    <w:name w:val="xl167"/>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8">
    <w:name w:val="xl168"/>
    <w:basedOn w:val="Normal"/>
    <w:rsid w:val="005F4B1B"/>
    <w:pPr>
      <w:pBdr>
        <w:top w:val="single" w:sz="4" w:space="0" w:color="auto"/>
        <w:left w:val="single" w:sz="4" w:space="0" w:color="auto"/>
        <w:bottom w:val="single" w:sz="4" w:space="0" w:color="auto"/>
        <w:right w:val="single" w:sz="8"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69">
    <w:name w:val="xl169"/>
    <w:basedOn w:val="Normal"/>
    <w:rsid w:val="005F4B1B"/>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Helvetica" w:eastAsia="Times New Roman" w:hAnsi="Helvetica" w:cs="Helvetica"/>
      <w:sz w:val="24"/>
      <w:szCs w:val="24"/>
      <w:lang w:eastAsia="es-MX"/>
      <w14:ligatures w14:val="none"/>
    </w:rPr>
  </w:style>
  <w:style w:type="paragraph" w:customStyle="1" w:styleId="xl170">
    <w:name w:val="xl170"/>
    <w:basedOn w:val="Normal"/>
    <w:rsid w:val="005F4B1B"/>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Helvetica" w:eastAsia="Times New Roman" w:hAnsi="Helvetica" w:cs="Helvetica"/>
      <w:sz w:val="24"/>
      <w:szCs w:val="24"/>
      <w:lang w:eastAsia="es-MX"/>
      <w14:ligatures w14:val="none"/>
    </w:rPr>
  </w:style>
  <w:style w:type="paragraph" w:customStyle="1" w:styleId="xl171">
    <w:name w:val="xl171"/>
    <w:basedOn w:val="Normal"/>
    <w:rsid w:val="005F4B1B"/>
    <w:pPr>
      <w:pBdr>
        <w:top w:val="single" w:sz="4" w:space="0" w:color="auto"/>
        <w:left w:val="single" w:sz="8"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72">
    <w:name w:val="xl172"/>
    <w:basedOn w:val="Normal"/>
    <w:rsid w:val="005F4B1B"/>
    <w:pPr>
      <w:pBdr>
        <w:top w:val="single" w:sz="4" w:space="0" w:color="auto"/>
        <w:left w:val="single" w:sz="4"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73">
    <w:name w:val="xl173"/>
    <w:basedOn w:val="Normal"/>
    <w:rsid w:val="005F4B1B"/>
    <w:pPr>
      <w:pBdr>
        <w:top w:val="single" w:sz="4" w:space="0" w:color="auto"/>
        <w:left w:val="single" w:sz="4" w:space="0" w:color="auto"/>
        <w:bottom w:val="single" w:sz="4" w:space="0" w:color="auto"/>
        <w:right w:val="single" w:sz="8"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Cs w:val="18"/>
      <w:lang w:eastAsia="es-MX"/>
      <w14:ligatures w14:val="none"/>
    </w:rPr>
  </w:style>
  <w:style w:type="paragraph" w:customStyle="1" w:styleId="xl174">
    <w:name w:val="xl174"/>
    <w:basedOn w:val="Normal"/>
    <w:rsid w:val="005F4B1B"/>
    <w:pPr>
      <w:pBdr>
        <w:top w:val="single" w:sz="4" w:space="0" w:color="auto"/>
        <w:left w:val="single" w:sz="8"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75">
    <w:name w:val="xl175"/>
    <w:basedOn w:val="Normal"/>
    <w:rsid w:val="005F4B1B"/>
    <w:pPr>
      <w:pBdr>
        <w:top w:val="single" w:sz="4" w:space="0" w:color="auto"/>
        <w:left w:val="single" w:sz="4" w:space="0" w:color="auto"/>
        <w:bottom w:val="single" w:sz="4" w:space="0" w:color="auto"/>
        <w:right w:val="single" w:sz="4" w:space="0" w:color="auto"/>
      </w:pBdr>
      <w:shd w:val="clear" w:color="000000" w:fill="D35E77"/>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76">
    <w:name w:val="xl176"/>
    <w:basedOn w:val="Normal"/>
    <w:rsid w:val="005F4B1B"/>
    <w:pPr>
      <w:pBdr>
        <w:left w:val="single" w:sz="8"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77">
    <w:name w:val="xl177"/>
    <w:basedOn w:val="Normal"/>
    <w:rsid w:val="005F4B1B"/>
    <w:pPr>
      <w:pBdr>
        <w:left w:val="single" w:sz="4" w:space="0" w:color="auto"/>
        <w:bottom w:val="single" w:sz="4" w:space="0" w:color="auto"/>
        <w:right w:val="single" w:sz="4" w:space="0" w:color="auto"/>
      </w:pBdr>
      <w:shd w:val="clear" w:color="000000" w:fill="DFB5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78">
    <w:name w:val="xl178"/>
    <w:basedOn w:val="Normal"/>
    <w:rsid w:val="005F4B1B"/>
    <w:pPr>
      <w:pBdr>
        <w:top w:val="single" w:sz="4" w:space="0" w:color="auto"/>
        <w:left w:val="single" w:sz="8"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paragraph" w:customStyle="1" w:styleId="xl179">
    <w:name w:val="xl179"/>
    <w:basedOn w:val="Normal"/>
    <w:rsid w:val="005F4B1B"/>
    <w:pPr>
      <w:pBdr>
        <w:top w:val="single" w:sz="4" w:space="0" w:color="auto"/>
        <w:left w:val="single" w:sz="4" w:space="0" w:color="auto"/>
        <w:bottom w:val="single" w:sz="4" w:space="0" w:color="auto"/>
        <w:right w:val="single" w:sz="4" w:space="0" w:color="auto"/>
      </w:pBdr>
      <w:shd w:val="clear" w:color="000000" w:fill="D78951"/>
      <w:spacing w:before="100" w:beforeAutospacing="1" w:after="100" w:afterAutospacing="1"/>
      <w:jc w:val="center"/>
      <w:textAlignment w:val="center"/>
    </w:pPr>
    <w:rPr>
      <w:rFonts w:ascii="Helvetica" w:eastAsia="Times New Roman" w:hAnsi="Helvetica" w:cs="Helvetica"/>
      <w:color w:val="000000"/>
      <w:sz w:val="21"/>
      <w:szCs w:val="21"/>
      <w:lang w:eastAsia="es-MX"/>
      <w14:ligatures w14:val="none"/>
    </w:rPr>
  </w:style>
  <w:style w:type="character" w:customStyle="1" w:styleId="apple-converted-space">
    <w:name w:val="apple-converted-space"/>
    <w:basedOn w:val="Fuentedeprrafopredeter"/>
    <w:rsid w:val="005F4B1B"/>
  </w:style>
  <w:style w:type="character" w:styleId="CdigoHTML">
    <w:name w:val="HTML Code"/>
    <w:basedOn w:val="Fuentedeprrafopredeter"/>
    <w:uiPriority w:val="99"/>
    <w:semiHidden/>
    <w:unhideWhenUsed/>
    <w:rsid w:val="005F4B1B"/>
    <w:rPr>
      <w:rFonts w:ascii="Courier New" w:eastAsia="Times New Roman" w:hAnsi="Courier New" w:cs="Courier New"/>
      <w:sz w:val="20"/>
      <w:szCs w:val="20"/>
    </w:rPr>
  </w:style>
  <w:style w:type="character" w:styleId="Fuerte">
    <w:name w:val="Strong"/>
    <w:basedOn w:val="Fuentedeprrafopredeter"/>
    <w:uiPriority w:val="22"/>
    <w:qFormat/>
    <w:rsid w:val="005F4B1B"/>
    <w:rPr>
      <w:b/>
      <w:bCs/>
    </w:rPr>
  </w:style>
  <w:style w:type="table" w:styleId="Tablaconcuadrcula1clara-nfasis1">
    <w:name w:val="Grid Table 1 Light Accent 1"/>
    <w:basedOn w:val="Tablanormal"/>
    <w:uiPriority w:val="46"/>
    <w:rsid w:val="005F4B1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5F4B1B"/>
    <w:pPr>
      <w:spacing w:after="0" w:line="240" w:lineRule="auto"/>
    </w:pPr>
    <w:rPr>
      <w:kern w:val="0"/>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5F4B1B"/>
    <w:pPr>
      <w:spacing w:after="0" w:line="240" w:lineRule="auto"/>
    </w:pPr>
    <w:rPr>
      <w:kern w:val="0"/>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nfasis1">
    <w:name w:val="List Table 3 Accent 1"/>
    <w:basedOn w:val="Tablanormal"/>
    <w:uiPriority w:val="48"/>
    <w:rsid w:val="005F4B1B"/>
    <w:pPr>
      <w:spacing w:after="0" w:line="240" w:lineRule="auto"/>
    </w:pPr>
    <w:rPr>
      <w:kern w:val="0"/>
      <w:sz w:val="22"/>
      <w:szCs w:val="22"/>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Listaconvietas">
    <w:name w:val="List Bullet"/>
    <w:basedOn w:val="Normal"/>
    <w:uiPriority w:val="99"/>
    <w:unhideWhenUsed/>
    <w:rsid w:val="005F4B1B"/>
    <w:pPr>
      <w:numPr>
        <w:numId w:val="60"/>
      </w:numPr>
      <w:tabs>
        <w:tab w:val="clear" w:pos="360"/>
      </w:tabs>
      <w:spacing w:after="200" w:line="276" w:lineRule="auto"/>
      <w:ind w:left="0" w:firstLine="0"/>
      <w:contextualSpacing/>
      <w:jc w:val="left"/>
    </w:pPr>
    <w:rPr>
      <w:rFonts w:ascii="Arial" w:eastAsiaTheme="minorEastAsia" w:hAnsi="Arial"/>
      <w:sz w:val="22"/>
      <w:lang w:val="en-US"/>
      <w14:ligatures w14:val="none"/>
    </w:rPr>
  </w:style>
  <w:style w:type="paragraph" w:styleId="Listaconnmeros">
    <w:name w:val="List Number"/>
    <w:basedOn w:val="Normal"/>
    <w:uiPriority w:val="99"/>
    <w:unhideWhenUsed/>
    <w:rsid w:val="005F4B1B"/>
    <w:pPr>
      <w:numPr>
        <w:numId w:val="61"/>
      </w:numPr>
      <w:tabs>
        <w:tab w:val="clear" w:pos="360"/>
      </w:tabs>
      <w:spacing w:after="200" w:line="276" w:lineRule="auto"/>
      <w:ind w:left="0" w:firstLine="0"/>
      <w:contextualSpacing/>
      <w:jc w:val="left"/>
    </w:pPr>
    <w:rPr>
      <w:rFonts w:ascii="Aptos" w:eastAsiaTheme="minorEastAsia" w:hAnsi="Aptos"/>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IBM261</b:Tag>
    <b:SourceType>InternetSite</b:SourceType>
    <b:Guid>{CDEA6BB3-3616-41BC-A1D6-8CD343395405}</b:Guid>
    <b:Title>IBM</b:Title>
    <b:Year>2026</b:Year>
    <b:Author>
      <b:Author>
        <b:Corporate>IBM</b:Corporate>
      </b:Author>
    </b:Author>
    <b:URL>https://www.ibm.com/docs/en/rational-soft-arch/9.7.0?topic=diagrams-uml-models</b:URL>
    <b:RefOrder>18</b:RefOrder>
  </b:Source>
  <b:Source>
    <b:Tag>SED231</b:Tag>
    <b:SourceType>Report</b:SourceType>
    <b:Guid>{CDC20D9A-648E-4830-9EF9-97719B199024}</b:Guid>
    <b:Author>
      <b:Author>
        <b:Corporate>SEDATU</b:Corporate>
      </b:Author>
    </b:Author>
    <b:Title>Programa Estatal de Ordenamiento Territorial y Desarrollo Urbano de Campeche (PEOTDU)</b:Title>
    <b:Year>2023</b:Year>
    <b:RefOrder>19</b:RefOrder>
  </b:Source>
  <b:Source>
    <b:Tag>SED23</b:Tag>
    <b:SourceType>Report</b:SourceType>
    <b:Guid>{774F68A0-699F-45AA-94BB-DD61B40E5DE1}</b:Guid>
    <b:Author>
      <b:Author>
        <b:Corporate>SEDATU</b:Corporate>
      </b:Author>
    </b:Author>
    <b:Title>Programa Estatal de Ordenamiento Territorial y Desarrollo Urbano de Campeche</b:Title>
    <b:Year>2023</b:Year>
    <b:RefOrder>3</b:RefOrder>
  </b:Source>
</b:Sources>
</file>

<file path=customXml/itemProps1.xml><?xml version="1.0" encoding="utf-8"?>
<ds:datastoreItem xmlns:ds="http://schemas.openxmlformats.org/officeDocument/2006/customXml" ds:itemID="{6FEC4A98-05BE-4432-A82F-40D469CE9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36918</Words>
  <Characters>203051</Characters>
  <Application>Microsoft Office Word</Application>
  <DocSecurity>0</DocSecurity>
  <Lines>1692</Lines>
  <Paragraphs>478</Paragraphs>
  <ScaleCrop>false</ScaleCrop>
  <Company/>
  <LinksUpToDate>false</LinksUpToDate>
  <CharactersWithSpaces>239491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PP</dc:creator>
  <cp:keywords/>
  <dc:description/>
  <cp:lastModifiedBy>Elsa PP</cp:lastModifiedBy>
  <cp:revision>1</cp:revision>
  <dcterms:created xsi:type="dcterms:W3CDTF">2026-10-20T18:06:00Z</dcterms:created>
  <dcterms:modified xsi:type="dcterms:W3CDTF">2026-10-20T18:06:00Z</dcterms:modified>
</cp:coreProperties>
</file>